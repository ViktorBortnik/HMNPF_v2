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Y="-48"/>
        <w:tblW w:w="10031" w:type="dxa"/>
        <w:tblLayout w:type="fixed"/>
        <w:tblLook w:val="0000" w:firstRow="0" w:lastRow="0" w:firstColumn="0" w:lastColumn="0" w:noHBand="0" w:noVBand="0"/>
      </w:tblPr>
      <w:tblGrid>
        <w:gridCol w:w="6912"/>
        <w:gridCol w:w="3119"/>
      </w:tblGrid>
      <w:tr w:rsidR="005706EF" w:rsidRPr="00C8370E" w14:paraId="1A9452EF" w14:textId="77777777">
        <w:tblPrEx>
          <w:tblCellMar>
            <w:top w:w="0" w:type="dxa"/>
            <w:bottom w:w="0" w:type="dxa"/>
          </w:tblCellMar>
        </w:tblPrEx>
        <w:tc>
          <w:tcPr>
            <w:tcW w:w="6912" w:type="dxa"/>
          </w:tcPr>
          <w:p w14:paraId="49728571" w14:textId="77777777" w:rsidR="005706EF" w:rsidRPr="00C8370E" w:rsidRDefault="005706EF">
            <w:pPr>
              <w:jc w:val="center"/>
              <w:rPr>
                <w:b/>
                <w:sz w:val="36"/>
              </w:rPr>
            </w:pPr>
          </w:p>
        </w:tc>
        <w:tc>
          <w:tcPr>
            <w:tcW w:w="3119" w:type="dxa"/>
          </w:tcPr>
          <w:p w14:paraId="497624AE" w14:textId="77777777" w:rsidR="005706EF" w:rsidRPr="00C8370E" w:rsidRDefault="005706EF">
            <w:pPr>
              <w:pStyle w:val="20"/>
              <w:rPr>
                <w:b w:val="0"/>
                <w:bCs/>
              </w:rPr>
            </w:pPr>
            <w:r w:rsidRPr="00C8370E">
              <w:rPr>
                <w:b w:val="0"/>
                <w:bCs/>
              </w:rPr>
              <w:t>УТВЕРЖДЕНЫ</w:t>
            </w:r>
          </w:p>
          <w:p w14:paraId="5469FEE0" w14:textId="77777777" w:rsidR="005706EF" w:rsidRPr="00C8370E" w:rsidRDefault="005706EF">
            <w:pPr>
              <w:rPr>
                <w:b/>
              </w:rPr>
            </w:pPr>
          </w:p>
          <w:p w14:paraId="0163C526" w14:textId="77777777" w:rsidR="005706EF" w:rsidRPr="00C8370E" w:rsidRDefault="00320002">
            <w:pPr>
              <w:rPr>
                <w:bCs/>
              </w:rPr>
            </w:pPr>
            <w:r w:rsidRPr="00C8370E">
              <w:rPr>
                <w:bCs/>
              </w:rPr>
              <w:t>Решением Совета ф</w:t>
            </w:r>
            <w:r w:rsidR="005706EF" w:rsidRPr="00C8370E">
              <w:rPr>
                <w:bCs/>
              </w:rPr>
              <w:t xml:space="preserve">онда </w:t>
            </w:r>
          </w:p>
          <w:p w14:paraId="6B8EFA40" w14:textId="77777777" w:rsidR="005706EF" w:rsidRPr="00C8370E" w:rsidRDefault="005706EF">
            <w:pPr>
              <w:rPr>
                <w:bCs/>
              </w:rPr>
            </w:pPr>
            <w:r w:rsidRPr="00C8370E">
              <w:rPr>
                <w:bCs/>
              </w:rPr>
              <w:t xml:space="preserve">Ханты-Мансийского НПФ </w:t>
            </w:r>
          </w:p>
          <w:p w14:paraId="672352F9" w14:textId="77777777" w:rsidR="005706EF" w:rsidRPr="00C8370E" w:rsidRDefault="00524872">
            <w:pPr>
              <w:rPr>
                <w:bCs/>
              </w:rPr>
            </w:pPr>
            <w:r w:rsidRPr="00C8370E">
              <w:rPr>
                <w:bCs/>
              </w:rPr>
              <w:t xml:space="preserve">протокол № </w:t>
            </w:r>
            <w:r w:rsidR="00674B6B">
              <w:rPr>
                <w:bCs/>
              </w:rPr>
              <w:t>30</w:t>
            </w:r>
            <w:r w:rsidR="005706EF" w:rsidRPr="00C8370E">
              <w:rPr>
                <w:bCs/>
              </w:rPr>
              <w:t xml:space="preserve"> </w:t>
            </w:r>
          </w:p>
          <w:p w14:paraId="51330B39" w14:textId="77777777" w:rsidR="005706EF" w:rsidRPr="00C8370E" w:rsidRDefault="00524872">
            <w:pPr>
              <w:rPr>
                <w:bCs/>
              </w:rPr>
            </w:pPr>
            <w:r w:rsidRPr="00C8370E">
              <w:rPr>
                <w:bCs/>
              </w:rPr>
              <w:t>от “</w:t>
            </w:r>
            <w:r w:rsidR="00606F82" w:rsidRPr="00C8370E">
              <w:rPr>
                <w:bCs/>
              </w:rPr>
              <w:t>_</w:t>
            </w:r>
            <w:r w:rsidR="00674B6B">
              <w:rPr>
                <w:bCs/>
              </w:rPr>
              <w:t>16</w:t>
            </w:r>
            <w:r w:rsidR="00606F82" w:rsidRPr="00C8370E">
              <w:rPr>
                <w:bCs/>
              </w:rPr>
              <w:t>__</w:t>
            </w:r>
            <w:r w:rsidR="005706EF" w:rsidRPr="00C8370E">
              <w:rPr>
                <w:bCs/>
              </w:rPr>
              <w:t xml:space="preserve">” </w:t>
            </w:r>
            <w:r w:rsidR="00606F82" w:rsidRPr="00C8370E">
              <w:rPr>
                <w:bCs/>
              </w:rPr>
              <w:t>__</w:t>
            </w:r>
            <w:r w:rsidR="00674B6B">
              <w:rPr>
                <w:bCs/>
              </w:rPr>
              <w:t xml:space="preserve">декабря </w:t>
            </w:r>
            <w:r w:rsidRPr="00C8370E">
              <w:rPr>
                <w:bCs/>
              </w:rPr>
              <w:t xml:space="preserve"> </w:t>
            </w:r>
            <w:smartTag w:uri="urn:schemas-microsoft-com:office:smarttags" w:element="metricconverter">
              <w:smartTagPr>
                <w:attr w:name="ProductID" w:val="2005 г"/>
              </w:smartTagPr>
              <w:r w:rsidRPr="00C8370E">
                <w:rPr>
                  <w:bCs/>
                </w:rPr>
                <w:t>200</w:t>
              </w:r>
              <w:r w:rsidR="00606F82" w:rsidRPr="00C8370E">
                <w:rPr>
                  <w:bCs/>
                </w:rPr>
                <w:t>5</w:t>
              </w:r>
              <w:r w:rsidRPr="00C8370E">
                <w:rPr>
                  <w:bCs/>
                </w:rPr>
                <w:t xml:space="preserve"> г</w:t>
              </w:r>
            </w:smartTag>
            <w:r w:rsidRPr="00C8370E">
              <w:rPr>
                <w:bCs/>
              </w:rPr>
              <w:t>.</w:t>
            </w:r>
          </w:p>
          <w:p w14:paraId="2E4271B5" w14:textId="77777777" w:rsidR="005706EF" w:rsidRPr="00C8370E" w:rsidRDefault="005706EF">
            <w:pPr>
              <w:jc w:val="right"/>
              <w:rPr>
                <w:bCs/>
              </w:rPr>
            </w:pPr>
          </w:p>
          <w:p w14:paraId="46110B17" w14:textId="77777777" w:rsidR="005706EF" w:rsidRPr="00C8370E" w:rsidRDefault="00320002">
            <w:pPr>
              <w:jc w:val="right"/>
              <w:rPr>
                <w:bCs/>
              </w:rPr>
            </w:pPr>
            <w:r w:rsidRPr="00C8370E">
              <w:rPr>
                <w:bCs/>
              </w:rPr>
              <w:t>Председатель Совета ф</w:t>
            </w:r>
            <w:r w:rsidR="005706EF" w:rsidRPr="00C8370E">
              <w:rPr>
                <w:bCs/>
              </w:rPr>
              <w:t xml:space="preserve">онда </w:t>
            </w:r>
          </w:p>
          <w:p w14:paraId="16E33F22" w14:textId="77777777" w:rsidR="005706EF" w:rsidRPr="00C8370E" w:rsidRDefault="005706EF">
            <w:pPr>
              <w:jc w:val="right"/>
              <w:rPr>
                <w:bCs/>
              </w:rPr>
            </w:pPr>
          </w:p>
          <w:p w14:paraId="26F9C3A9" w14:textId="77777777" w:rsidR="005706EF" w:rsidRPr="00C8370E" w:rsidRDefault="00606F82">
            <w:pPr>
              <w:rPr>
                <w:sz w:val="28"/>
              </w:rPr>
            </w:pPr>
            <w:r w:rsidRPr="00C8370E">
              <w:rPr>
                <w:bCs/>
              </w:rPr>
              <w:t xml:space="preserve"> ____________К.Л.Морозов</w:t>
            </w:r>
          </w:p>
          <w:p w14:paraId="56D3E8BC" w14:textId="77777777" w:rsidR="005706EF" w:rsidRPr="00C8370E" w:rsidRDefault="005706EF">
            <w:pPr>
              <w:jc w:val="center"/>
              <w:rPr>
                <w:b/>
                <w:sz w:val="36"/>
              </w:rPr>
            </w:pPr>
          </w:p>
        </w:tc>
      </w:tr>
    </w:tbl>
    <w:p w14:paraId="473E5E1C" w14:textId="77777777" w:rsidR="005706EF" w:rsidRPr="00C8370E" w:rsidRDefault="005706EF">
      <w:pPr>
        <w:jc w:val="center"/>
        <w:rPr>
          <w:bCs/>
        </w:rPr>
      </w:pPr>
    </w:p>
    <w:p w14:paraId="3EAD365B" w14:textId="77777777" w:rsidR="005706EF" w:rsidRPr="00C8370E" w:rsidRDefault="005706EF">
      <w:pPr>
        <w:jc w:val="right"/>
        <w:rPr>
          <w:b/>
          <w:sz w:val="36"/>
        </w:rPr>
      </w:pPr>
    </w:p>
    <w:p w14:paraId="160B2743" w14:textId="77777777" w:rsidR="005706EF" w:rsidRPr="00C8370E" w:rsidRDefault="005706EF">
      <w:pPr>
        <w:jc w:val="center"/>
        <w:rPr>
          <w:b/>
          <w:sz w:val="36"/>
        </w:rPr>
      </w:pPr>
    </w:p>
    <w:p w14:paraId="44EE05E3" w14:textId="77777777" w:rsidR="005706EF" w:rsidRPr="00C8370E" w:rsidRDefault="005706EF">
      <w:pPr>
        <w:jc w:val="center"/>
        <w:rPr>
          <w:b/>
          <w:sz w:val="36"/>
        </w:rPr>
      </w:pPr>
    </w:p>
    <w:p w14:paraId="7A64B96A" w14:textId="77777777" w:rsidR="005706EF" w:rsidRPr="00C8370E" w:rsidRDefault="005706EF">
      <w:pPr>
        <w:jc w:val="center"/>
        <w:rPr>
          <w:b/>
          <w:sz w:val="36"/>
        </w:rPr>
      </w:pPr>
    </w:p>
    <w:p w14:paraId="052A238D" w14:textId="77777777" w:rsidR="005706EF" w:rsidRPr="00C8370E" w:rsidRDefault="005706EF">
      <w:pPr>
        <w:jc w:val="center"/>
        <w:rPr>
          <w:b/>
          <w:sz w:val="28"/>
        </w:rPr>
      </w:pPr>
    </w:p>
    <w:p w14:paraId="3CA29E6E" w14:textId="77777777" w:rsidR="005706EF" w:rsidRPr="00C8370E" w:rsidRDefault="005706EF">
      <w:pPr>
        <w:jc w:val="center"/>
        <w:rPr>
          <w:b/>
          <w:sz w:val="28"/>
        </w:rPr>
      </w:pPr>
    </w:p>
    <w:p w14:paraId="45A4C35E" w14:textId="77777777" w:rsidR="005706EF" w:rsidRPr="00C8370E" w:rsidRDefault="005706EF">
      <w:pPr>
        <w:jc w:val="center"/>
        <w:rPr>
          <w:b/>
          <w:sz w:val="28"/>
        </w:rPr>
      </w:pPr>
      <w:r w:rsidRPr="00C8370E">
        <w:rPr>
          <w:b/>
          <w:sz w:val="28"/>
        </w:rPr>
        <w:t>ПЕНСИОННЫЕ  ПРАВИЛА</w:t>
      </w:r>
    </w:p>
    <w:p w14:paraId="5CE7CC15" w14:textId="77777777" w:rsidR="005706EF" w:rsidRPr="00C8370E" w:rsidRDefault="005706EF">
      <w:pPr>
        <w:jc w:val="center"/>
        <w:rPr>
          <w:b/>
          <w:sz w:val="28"/>
        </w:rPr>
      </w:pPr>
      <w:r w:rsidRPr="00C8370E">
        <w:rPr>
          <w:b/>
          <w:sz w:val="28"/>
        </w:rPr>
        <w:t xml:space="preserve">ХАНТЫ-МАНСИЙСКОГО НЕГОСУДАРСТВЕННОГО </w:t>
      </w:r>
    </w:p>
    <w:p w14:paraId="438D20CA" w14:textId="77777777" w:rsidR="005706EF" w:rsidRPr="00C8370E" w:rsidRDefault="005706EF">
      <w:pPr>
        <w:pStyle w:val="7"/>
        <w:rPr>
          <w:bCs/>
        </w:rPr>
      </w:pPr>
      <w:r w:rsidRPr="00C8370E">
        <w:rPr>
          <w:bCs/>
        </w:rPr>
        <w:t>ПЕНСИОННОГО ФОНДА</w:t>
      </w:r>
    </w:p>
    <w:p w14:paraId="182FB316" w14:textId="77777777" w:rsidR="005706EF" w:rsidRPr="00C8370E" w:rsidRDefault="0031595E">
      <w:pPr>
        <w:spacing w:before="240"/>
        <w:jc w:val="center"/>
        <w:rPr>
          <w:b/>
          <w:sz w:val="28"/>
        </w:rPr>
      </w:pPr>
      <w:r w:rsidRPr="00C8370E">
        <w:rPr>
          <w:b/>
          <w:sz w:val="28"/>
        </w:rPr>
        <w:t>(</w:t>
      </w:r>
      <w:r w:rsidR="00B7402B" w:rsidRPr="00C8370E">
        <w:rPr>
          <w:b/>
          <w:sz w:val="28"/>
        </w:rPr>
        <w:t>Р</w:t>
      </w:r>
      <w:r w:rsidR="0047301E" w:rsidRPr="00C8370E">
        <w:rPr>
          <w:b/>
          <w:sz w:val="28"/>
        </w:rPr>
        <w:t>едакция № 4</w:t>
      </w:r>
      <w:r w:rsidR="005706EF" w:rsidRPr="00C8370E">
        <w:rPr>
          <w:b/>
          <w:sz w:val="28"/>
        </w:rPr>
        <w:t>)</w:t>
      </w:r>
    </w:p>
    <w:p w14:paraId="78F61454" w14:textId="77777777" w:rsidR="005706EF" w:rsidRPr="00C8370E" w:rsidRDefault="005706EF">
      <w:pPr>
        <w:ind w:right="-2"/>
        <w:jc w:val="center"/>
      </w:pPr>
      <w:r w:rsidRPr="00C8370E">
        <w:rPr>
          <w:b/>
        </w:rPr>
        <w:t xml:space="preserve"> </w:t>
      </w:r>
    </w:p>
    <w:p w14:paraId="1376C358" w14:textId="77777777" w:rsidR="005706EF" w:rsidRPr="00C8370E" w:rsidRDefault="005706EF">
      <w:pPr>
        <w:pStyle w:val="2"/>
      </w:pPr>
    </w:p>
    <w:p w14:paraId="4E30BEF1" w14:textId="77777777" w:rsidR="005706EF" w:rsidRPr="00C8370E" w:rsidRDefault="005706EF">
      <w:pPr>
        <w:pStyle w:val="2"/>
        <w:rPr>
          <w:b w:val="0"/>
          <w:bCs/>
        </w:rPr>
      </w:pPr>
      <w:r w:rsidRPr="00C8370E">
        <w:rPr>
          <w:b w:val="0"/>
          <w:bCs/>
        </w:rPr>
        <w:t xml:space="preserve"> </w:t>
      </w:r>
    </w:p>
    <w:p w14:paraId="3F19F154" w14:textId="77777777" w:rsidR="005706EF" w:rsidRPr="00C8370E" w:rsidRDefault="005706EF">
      <w:pPr>
        <w:jc w:val="center"/>
        <w:rPr>
          <w:b/>
        </w:rPr>
      </w:pPr>
    </w:p>
    <w:p w14:paraId="614BEBD2" w14:textId="77777777" w:rsidR="005706EF" w:rsidRPr="00C8370E" w:rsidRDefault="005706EF">
      <w:pPr>
        <w:jc w:val="center"/>
        <w:rPr>
          <w:sz w:val="28"/>
        </w:rPr>
      </w:pPr>
    </w:p>
    <w:p w14:paraId="38A2BBFE" w14:textId="77777777" w:rsidR="005706EF" w:rsidRPr="00C8370E" w:rsidRDefault="005706EF">
      <w:pPr>
        <w:jc w:val="center"/>
        <w:rPr>
          <w:b/>
          <w:sz w:val="28"/>
        </w:rPr>
      </w:pPr>
    </w:p>
    <w:p w14:paraId="5612DDE8" w14:textId="77777777" w:rsidR="005706EF" w:rsidRPr="00C8370E" w:rsidRDefault="005706EF">
      <w:pPr>
        <w:jc w:val="center"/>
        <w:rPr>
          <w:b/>
          <w:sz w:val="28"/>
        </w:rPr>
      </w:pPr>
    </w:p>
    <w:p w14:paraId="2CD7F6EE" w14:textId="77777777" w:rsidR="005706EF" w:rsidRPr="00C8370E" w:rsidRDefault="005706EF">
      <w:pPr>
        <w:jc w:val="center"/>
        <w:rPr>
          <w:b/>
          <w:sz w:val="28"/>
        </w:rPr>
      </w:pPr>
    </w:p>
    <w:p w14:paraId="7428E6A5" w14:textId="77777777" w:rsidR="005706EF" w:rsidRPr="00C8370E" w:rsidRDefault="005706EF">
      <w:pPr>
        <w:jc w:val="center"/>
        <w:rPr>
          <w:b/>
          <w:sz w:val="28"/>
        </w:rPr>
      </w:pPr>
    </w:p>
    <w:p w14:paraId="60252E24" w14:textId="77777777" w:rsidR="005706EF" w:rsidRPr="00C8370E" w:rsidRDefault="005706EF">
      <w:pPr>
        <w:jc w:val="center"/>
        <w:rPr>
          <w:b/>
          <w:sz w:val="28"/>
        </w:rPr>
      </w:pPr>
    </w:p>
    <w:p w14:paraId="0D6811FE" w14:textId="77777777" w:rsidR="005706EF" w:rsidRPr="00C8370E" w:rsidRDefault="005706EF">
      <w:pPr>
        <w:jc w:val="center"/>
        <w:rPr>
          <w:b/>
          <w:sz w:val="28"/>
        </w:rPr>
      </w:pPr>
    </w:p>
    <w:p w14:paraId="6C86FADD" w14:textId="77777777" w:rsidR="005706EF" w:rsidRPr="00C8370E" w:rsidRDefault="005706EF">
      <w:pPr>
        <w:jc w:val="center"/>
        <w:rPr>
          <w:b/>
          <w:sz w:val="28"/>
        </w:rPr>
      </w:pPr>
    </w:p>
    <w:p w14:paraId="1152D5F7" w14:textId="77777777" w:rsidR="005706EF" w:rsidRPr="00C8370E" w:rsidRDefault="005706EF">
      <w:pPr>
        <w:jc w:val="center"/>
        <w:rPr>
          <w:b/>
          <w:sz w:val="28"/>
        </w:rPr>
      </w:pPr>
      <w:r w:rsidRPr="00C8370E">
        <w:rPr>
          <w:b/>
          <w:sz w:val="28"/>
        </w:rPr>
        <w:t xml:space="preserve">   </w:t>
      </w:r>
    </w:p>
    <w:p w14:paraId="31E72AF1" w14:textId="77777777" w:rsidR="005706EF" w:rsidRPr="00C8370E" w:rsidRDefault="005706EF">
      <w:pPr>
        <w:jc w:val="center"/>
        <w:rPr>
          <w:b/>
          <w:sz w:val="28"/>
        </w:rPr>
      </w:pPr>
      <w:r w:rsidRPr="00C8370E">
        <w:rPr>
          <w:b/>
          <w:sz w:val="28"/>
        </w:rPr>
        <w:t xml:space="preserve">    </w:t>
      </w:r>
    </w:p>
    <w:p w14:paraId="0C671A99" w14:textId="77777777" w:rsidR="005706EF" w:rsidRPr="00C8370E" w:rsidRDefault="005706EF">
      <w:pPr>
        <w:jc w:val="center"/>
        <w:rPr>
          <w:b/>
          <w:sz w:val="28"/>
        </w:rPr>
      </w:pPr>
    </w:p>
    <w:p w14:paraId="6A741827" w14:textId="77777777" w:rsidR="005706EF" w:rsidRPr="00C8370E" w:rsidRDefault="005706EF">
      <w:pPr>
        <w:rPr>
          <w:b/>
          <w:sz w:val="28"/>
        </w:rPr>
      </w:pPr>
    </w:p>
    <w:p w14:paraId="02CF6F55" w14:textId="77777777" w:rsidR="005706EF" w:rsidRPr="00C8370E" w:rsidRDefault="005706EF">
      <w:pPr>
        <w:jc w:val="center"/>
      </w:pPr>
    </w:p>
    <w:p w14:paraId="6AEEB737" w14:textId="77777777" w:rsidR="005706EF" w:rsidRPr="00C8370E" w:rsidRDefault="005706EF">
      <w:pPr>
        <w:jc w:val="center"/>
      </w:pPr>
    </w:p>
    <w:p w14:paraId="62F7A0AF" w14:textId="77777777" w:rsidR="005706EF" w:rsidRPr="00C8370E" w:rsidRDefault="005706EF">
      <w:pPr>
        <w:jc w:val="center"/>
      </w:pPr>
    </w:p>
    <w:p w14:paraId="50DC331D" w14:textId="77777777" w:rsidR="005706EF" w:rsidRPr="00C8370E" w:rsidRDefault="005706EF">
      <w:pPr>
        <w:jc w:val="center"/>
      </w:pPr>
    </w:p>
    <w:p w14:paraId="2AA1BBB3" w14:textId="77777777" w:rsidR="005706EF" w:rsidRPr="00C8370E" w:rsidRDefault="005706EF">
      <w:pPr>
        <w:jc w:val="center"/>
      </w:pPr>
    </w:p>
    <w:p w14:paraId="19AA858A" w14:textId="77777777" w:rsidR="005706EF" w:rsidRPr="00C8370E" w:rsidRDefault="005706EF">
      <w:pPr>
        <w:jc w:val="center"/>
      </w:pPr>
    </w:p>
    <w:p w14:paraId="3DD1CBDC" w14:textId="77777777" w:rsidR="005706EF" w:rsidRPr="00C8370E" w:rsidRDefault="005706EF">
      <w:pPr>
        <w:jc w:val="center"/>
      </w:pPr>
      <w:r w:rsidRPr="00C8370E">
        <w:t>г. Ханты-Мансийск</w:t>
      </w:r>
    </w:p>
    <w:p w14:paraId="348690C3" w14:textId="77777777" w:rsidR="005706EF" w:rsidRPr="00C8370E" w:rsidRDefault="005706EF">
      <w:pPr>
        <w:jc w:val="center"/>
      </w:pPr>
      <w:r w:rsidRPr="00C8370E">
        <w:t>200</w:t>
      </w:r>
      <w:r w:rsidR="006B6F87" w:rsidRPr="00C8370E">
        <w:t>5</w:t>
      </w:r>
      <w:r w:rsidRPr="00C8370E">
        <w:t xml:space="preserve"> год</w:t>
      </w:r>
    </w:p>
    <w:p w14:paraId="296C5A83" w14:textId="77777777" w:rsidR="005706EF" w:rsidRPr="00C8370E" w:rsidRDefault="005706EF">
      <w:pPr>
        <w:jc w:val="center"/>
        <w:sectPr w:rsidR="005706EF" w:rsidRPr="00C8370E" w:rsidSect="009F1604">
          <w:headerReference w:type="even" r:id="rId7"/>
          <w:headerReference w:type="default" r:id="rId8"/>
          <w:footerReference w:type="even" r:id="rId9"/>
          <w:footerReference w:type="default" r:id="rId10"/>
          <w:pgSz w:w="11907" w:h="16840"/>
          <w:pgMar w:top="1134" w:right="794" w:bottom="907" w:left="1134" w:header="680" w:footer="680" w:gutter="0"/>
          <w:cols w:space="720"/>
          <w:titlePg/>
        </w:sectPr>
      </w:pPr>
    </w:p>
    <w:p w14:paraId="3CD92CFB" w14:textId="77777777" w:rsidR="005706EF" w:rsidRPr="00C8370E" w:rsidRDefault="005706EF">
      <w:pPr>
        <w:jc w:val="center"/>
        <w:rPr>
          <w:b/>
          <w:bCs/>
          <w:caps/>
        </w:rPr>
      </w:pPr>
      <w:r w:rsidRPr="00C8370E">
        <w:rPr>
          <w:b/>
          <w:bCs/>
          <w:caps/>
        </w:rPr>
        <w:lastRenderedPageBreak/>
        <w:t>Содержание:</w:t>
      </w:r>
    </w:p>
    <w:p w14:paraId="729F6768" w14:textId="77777777" w:rsidR="005706EF" w:rsidRPr="00C8370E" w:rsidRDefault="005706EF">
      <w:pPr>
        <w:jc w:val="center"/>
        <w:rPr>
          <w:b/>
          <w:bCs/>
        </w:rPr>
      </w:pPr>
    </w:p>
    <w:tbl>
      <w:tblPr>
        <w:tblW w:w="9890" w:type="dxa"/>
        <w:tblLook w:val="0000" w:firstRow="0" w:lastRow="0" w:firstColumn="0" w:lastColumn="0" w:noHBand="0" w:noVBand="0"/>
      </w:tblPr>
      <w:tblGrid>
        <w:gridCol w:w="616"/>
        <w:gridCol w:w="8856"/>
        <w:gridCol w:w="418"/>
      </w:tblGrid>
      <w:tr w:rsidR="000F5266" w:rsidRPr="00C8370E" w14:paraId="3A6CA44B" w14:textId="77777777">
        <w:tblPrEx>
          <w:tblCellMar>
            <w:top w:w="0" w:type="dxa"/>
            <w:bottom w:w="0" w:type="dxa"/>
          </w:tblCellMar>
        </w:tblPrEx>
        <w:tc>
          <w:tcPr>
            <w:tcW w:w="616" w:type="dxa"/>
          </w:tcPr>
          <w:p w14:paraId="684EF2E5" w14:textId="77777777" w:rsidR="000F5266" w:rsidRPr="00C8370E" w:rsidRDefault="000F5266" w:rsidP="0042226F">
            <w:pPr>
              <w:pStyle w:val="10"/>
              <w:rPr>
                <w:color w:val="auto"/>
              </w:rPr>
            </w:pPr>
            <w:r w:rsidRPr="00C8370E">
              <w:rPr>
                <w:color w:val="auto"/>
              </w:rPr>
              <w:t>1.</w:t>
            </w:r>
          </w:p>
        </w:tc>
        <w:tc>
          <w:tcPr>
            <w:tcW w:w="8856" w:type="dxa"/>
          </w:tcPr>
          <w:p w14:paraId="37C92D9C" w14:textId="77777777" w:rsidR="000F5266" w:rsidRPr="00C8370E" w:rsidRDefault="000F5266" w:rsidP="0042226F">
            <w:pPr>
              <w:pStyle w:val="10"/>
              <w:rPr>
                <w:color w:val="auto"/>
              </w:rPr>
            </w:pPr>
            <w:r w:rsidRPr="00C8370E">
              <w:rPr>
                <w:color w:val="auto"/>
              </w:rPr>
              <w:t>ОБЩИЕ ПОЛОЖЕНИЯ………………………………………………………………………………..</w:t>
            </w:r>
          </w:p>
        </w:tc>
        <w:tc>
          <w:tcPr>
            <w:tcW w:w="418" w:type="dxa"/>
            <w:vAlign w:val="bottom"/>
          </w:tcPr>
          <w:p w14:paraId="3BE77B29" w14:textId="77777777" w:rsidR="000F5266" w:rsidRPr="00C8370E" w:rsidRDefault="000F5266" w:rsidP="0042226F">
            <w:pPr>
              <w:pStyle w:val="10"/>
              <w:rPr>
                <w:color w:val="auto"/>
              </w:rPr>
            </w:pPr>
            <w:r w:rsidRPr="00C8370E">
              <w:rPr>
                <w:color w:val="auto"/>
              </w:rPr>
              <w:t>4</w:t>
            </w:r>
          </w:p>
        </w:tc>
      </w:tr>
      <w:tr w:rsidR="005706EF" w:rsidRPr="00C8370E" w14:paraId="7F4DA8A1" w14:textId="77777777">
        <w:tblPrEx>
          <w:tblCellMar>
            <w:top w:w="0" w:type="dxa"/>
            <w:bottom w:w="0" w:type="dxa"/>
          </w:tblCellMar>
        </w:tblPrEx>
        <w:tc>
          <w:tcPr>
            <w:tcW w:w="616" w:type="dxa"/>
          </w:tcPr>
          <w:p w14:paraId="74E7A743" w14:textId="77777777" w:rsidR="005706EF" w:rsidRPr="00C8370E" w:rsidRDefault="000F5266" w:rsidP="0042226F">
            <w:pPr>
              <w:pStyle w:val="10"/>
              <w:rPr>
                <w:color w:val="auto"/>
              </w:rPr>
            </w:pPr>
            <w:r w:rsidRPr="00C8370E">
              <w:rPr>
                <w:color w:val="auto"/>
              </w:rPr>
              <w:t>2</w:t>
            </w:r>
            <w:r w:rsidR="005706EF" w:rsidRPr="00C8370E">
              <w:rPr>
                <w:color w:val="auto"/>
              </w:rPr>
              <w:t>.</w:t>
            </w:r>
          </w:p>
        </w:tc>
        <w:tc>
          <w:tcPr>
            <w:tcW w:w="8856" w:type="dxa"/>
          </w:tcPr>
          <w:p w14:paraId="7608A342" w14:textId="77777777" w:rsidR="005706EF" w:rsidRPr="00C8370E" w:rsidRDefault="005706EF" w:rsidP="0042226F">
            <w:pPr>
              <w:pStyle w:val="10"/>
              <w:rPr>
                <w:rFonts w:ascii="Arial" w:hAnsi="Arial"/>
                <w:color w:val="auto"/>
              </w:rPr>
            </w:pPr>
            <w:r w:rsidRPr="00C8370E">
              <w:rPr>
                <w:color w:val="auto"/>
              </w:rPr>
              <w:t>ОСНОВНЫЕ ПОНЯТИЯ И ТЕРМИНЫ……………………………………………………………...</w:t>
            </w:r>
          </w:p>
        </w:tc>
        <w:tc>
          <w:tcPr>
            <w:tcW w:w="418" w:type="dxa"/>
            <w:vAlign w:val="bottom"/>
          </w:tcPr>
          <w:p w14:paraId="446C06CC" w14:textId="77777777" w:rsidR="005706EF" w:rsidRPr="00C8370E" w:rsidRDefault="005706EF" w:rsidP="0042226F">
            <w:pPr>
              <w:pStyle w:val="10"/>
              <w:rPr>
                <w:color w:val="auto"/>
              </w:rPr>
            </w:pPr>
            <w:r w:rsidRPr="00C8370E">
              <w:rPr>
                <w:color w:val="auto"/>
              </w:rPr>
              <w:t>4</w:t>
            </w:r>
          </w:p>
        </w:tc>
      </w:tr>
      <w:tr w:rsidR="005706EF" w:rsidRPr="00C8370E" w14:paraId="37317B31" w14:textId="77777777">
        <w:tblPrEx>
          <w:tblCellMar>
            <w:top w:w="0" w:type="dxa"/>
            <w:bottom w:w="0" w:type="dxa"/>
          </w:tblCellMar>
        </w:tblPrEx>
        <w:tc>
          <w:tcPr>
            <w:tcW w:w="616" w:type="dxa"/>
          </w:tcPr>
          <w:p w14:paraId="614B379A" w14:textId="77777777" w:rsidR="005706EF" w:rsidRPr="00C8370E" w:rsidRDefault="00B95204" w:rsidP="0042226F">
            <w:pPr>
              <w:pStyle w:val="10"/>
              <w:rPr>
                <w:color w:val="auto"/>
              </w:rPr>
            </w:pPr>
            <w:r w:rsidRPr="00C8370E">
              <w:rPr>
                <w:color w:val="auto"/>
              </w:rPr>
              <w:t>3</w:t>
            </w:r>
            <w:r w:rsidR="005706EF" w:rsidRPr="00C8370E">
              <w:rPr>
                <w:color w:val="auto"/>
              </w:rPr>
              <w:t>.</w:t>
            </w:r>
          </w:p>
        </w:tc>
        <w:tc>
          <w:tcPr>
            <w:tcW w:w="8856" w:type="dxa"/>
          </w:tcPr>
          <w:p w14:paraId="1DA0E664" w14:textId="77777777" w:rsidR="005706EF" w:rsidRPr="00C8370E" w:rsidRDefault="00B95204" w:rsidP="0042226F">
            <w:pPr>
              <w:pStyle w:val="10"/>
              <w:rPr>
                <w:color w:val="auto"/>
              </w:rPr>
            </w:pPr>
            <w:r w:rsidRPr="00C8370E">
              <w:rPr>
                <w:color w:val="auto"/>
              </w:rPr>
              <w:t xml:space="preserve">перечень видов </w:t>
            </w:r>
            <w:r w:rsidR="005706EF" w:rsidRPr="00C8370E">
              <w:rPr>
                <w:color w:val="auto"/>
              </w:rPr>
              <w:t>ПЕНСИОННЫ</w:t>
            </w:r>
            <w:r w:rsidRPr="00C8370E">
              <w:rPr>
                <w:color w:val="auto"/>
              </w:rPr>
              <w:t>х</w:t>
            </w:r>
            <w:r w:rsidR="00320002" w:rsidRPr="00C8370E">
              <w:rPr>
                <w:color w:val="auto"/>
              </w:rPr>
              <w:t xml:space="preserve"> СХЕМ, ПРИМЕНЯЕМЫ</w:t>
            </w:r>
            <w:r w:rsidR="00320002" w:rsidRPr="00C8370E">
              <w:rPr>
                <w:b/>
                <w:color w:val="auto"/>
              </w:rPr>
              <w:t>х</w:t>
            </w:r>
            <w:r w:rsidR="005706EF" w:rsidRPr="00C8370E">
              <w:rPr>
                <w:color w:val="auto"/>
              </w:rPr>
              <w:t xml:space="preserve"> ФОНДОМ, И ИХ ОПИСАНИЕ………………</w:t>
            </w:r>
            <w:r w:rsidRPr="00C8370E">
              <w:rPr>
                <w:color w:val="auto"/>
              </w:rPr>
              <w:t>…………………………………………………………………………….</w:t>
            </w:r>
          </w:p>
        </w:tc>
        <w:tc>
          <w:tcPr>
            <w:tcW w:w="418" w:type="dxa"/>
          </w:tcPr>
          <w:p w14:paraId="40B33CD5" w14:textId="77777777" w:rsidR="005706EF" w:rsidRPr="00C8370E" w:rsidRDefault="000F5266" w:rsidP="0042226F">
            <w:pPr>
              <w:pStyle w:val="10"/>
              <w:rPr>
                <w:color w:val="auto"/>
              </w:rPr>
            </w:pPr>
            <w:r w:rsidRPr="00C8370E">
              <w:rPr>
                <w:color w:val="auto"/>
              </w:rPr>
              <w:t>6</w:t>
            </w:r>
          </w:p>
        </w:tc>
      </w:tr>
      <w:tr w:rsidR="005706EF" w:rsidRPr="00C8370E" w14:paraId="07821D4E" w14:textId="77777777">
        <w:tblPrEx>
          <w:tblCellMar>
            <w:top w:w="0" w:type="dxa"/>
            <w:bottom w:w="0" w:type="dxa"/>
          </w:tblCellMar>
        </w:tblPrEx>
        <w:tc>
          <w:tcPr>
            <w:tcW w:w="616" w:type="dxa"/>
          </w:tcPr>
          <w:p w14:paraId="004FC90B" w14:textId="77777777" w:rsidR="005706EF" w:rsidRPr="00C8370E" w:rsidRDefault="00B95204" w:rsidP="0042226F">
            <w:pPr>
              <w:pStyle w:val="10"/>
              <w:rPr>
                <w:color w:val="auto"/>
              </w:rPr>
            </w:pPr>
            <w:r w:rsidRPr="00C8370E">
              <w:rPr>
                <w:color w:val="auto"/>
              </w:rPr>
              <w:t>3</w:t>
            </w:r>
            <w:r w:rsidR="005706EF" w:rsidRPr="00C8370E">
              <w:rPr>
                <w:color w:val="auto"/>
              </w:rPr>
              <w:t>.1.</w:t>
            </w:r>
          </w:p>
        </w:tc>
        <w:tc>
          <w:tcPr>
            <w:tcW w:w="8856" w:type="dxa"/>
          </w:tcPr>
          <w:p w14:paraId="0FE04DFE" w14:textId="77777777" w:rsidR="005706EF" w:rsidRPr="00C8370E" w:rsidRDefault="00E254E7" w:rsidP="0042226F">
            <w:pPr>
              <w:pStyle w:val="10"/>
              <w:rPr>
                <w:color w:val="auto"/>
              </w:rPr>
            </w:pPr>
            <w:r w:rsidRPr="00C8370E">
              <w:rPr>
                <w:color w:val="auto"/>
              </w:rPr>
              <w:t>ОБЩИЕ СВЕДЕНИЯ О ПЕНСИОННЫХ СХЕМАХ</w:t>
            </w:r>
            <w:r w:rsidR="005706EF" w:rsidRPr="00C8370E">
              <w:rPr>
                <w:color w:val="auto"/>
              </w:rPr>
              <w:t>…………………………………………………</w:t>
            </w:r>
          </w:p>
        </w:tc>
        <w:tc>
          <w:tcPr>
            <w:tcW w:w="418" w:type="dxa"/>
          </w:tcPr>
          <w:p w14:paraId="2B1CB615" w14:textId="77777777" w:rsidR="005706EF" w:rsidRPr="00C8370E" w:rsidRDefault="00E254E7" w:rsidP="0042226F">
            <w:pPr>
              <w:pStyle w:val="10"/>
              <w:rPr>
                <w:color w:val="auto"/>
              </w:rPr>
            </w:pPr>
            <w:r w:rsidRPr="00C8370E">
              <w:rPr>
                <w:color w:val="auto"/>
              </w:rPr>
              <w:t>6</w:t>
            </w:r>
          </w:p>
        </w:tc>
      </w:tr>
      <w:tr w:rsidR="005706EF" w:rsidRPr="00C8370E" w14:paraId="1852D524" w14:textId="77777777">
        <w:tblPrEx>
          <w:tblCellMar>
            <w:top w:w="0" w:type="dxa"/>
            <w:bottom w:w="0" w:type="dxa"/>
          </w:tblCellMar>
        </w:tblPrEx>
        <w:tc>
          <w:tcPr>
            <w:tcW w:w="616" w:type="dxa"/>
          </w:tcPr>
          <w:p w14:paraId="25AADE94" w14:textId="77777777" w:rsidR="005706EF" w:rsidRPr="00C8370E" w:rsidRDefault="00B95204" w:rsidP="0042226F">
            <w:pPr>
              <w:pStyle w:val="10"/>
              <w:rPr>
                <w:color w:val="auto"/>
              </w:rPr>
            </w:pPr>
            <w:r w:rsidRPr="00C8370E">
              <w:rPr>
                <w:color w:val="auto"/>
              </w:rPr>
              <w:t>3</w:t>
            </w:r>
            <w:r w:rsidR="005706EF" w:rsidRPr="00C8370E">
              <w:rPr>
                <w:color w:val="auto"/>
              </w:rPr>
              <w:t>.</w:t>
            </w:r>
            <w:r w:rsidRPr="00C8370E">
              <w:rPr>
                <w:color w:val="auto"/>
              </w:rPr>
              <w:t>4</w:t>
            </w:r>
            <w:r w:rsidR="005706EF" w:rsidRPr="00C8370E">
              <w:rPr>
                <w:color w:val="auto"/>
              </w:rPr>
              <w:t>.</w:t>
            </w:r>
          </w:p>
        </w:tc>
        <w:tc>
          <w:tcPr>
            <w:tcW w:w="8856" w:type="dxa"/>
          </w:tcPr>
          <w:p w14:paraId="272991CF" w14:textId="77777777" w:rsidR="005706EF" w:rsidRPr="00C8370E" w:rsidRDefault="005706EF" w:rsidP="0042226F">
            <w:pPr>
              <w:pStyle w:val="10"/>
              <w:rPr>
                <w:color w:val="auto"/>
              </w:rPr>
            </w:pPr>
            <w:r w:rsidRPr="00C8370E">
              <w:rPr>
                <w:color w:val="auto"/>
              </w:rPr>
              <w:t xml:space="preserve">Схема № 1.   </w:t>
            </w:r>
            <w:r w:rsidR="00B95204" w:rsidRPr="00C8370E">
              <w:rPr>
                <w:color w:val="auto"/>
              </w:rPr>
              <w:t>с установленными размерами пенсионных</w:t>
            </w:r>
            <w:r w:rsidRPr="00C8370E">
              <w:rPr>
                <w:color w:val="auto"/>
              </w:rPr>
              <w:t xml:space="preserve"> взнос</w:t>
            </w:r>
            <w:r w:rsidR="00B95204" w:rsidRPr="00C8370E">
              <w:rPr>
                <w:color w:val="auto"/>
              </w:rPr>
              <w:t>ов. пенсионные выплаты производятся пожизненно</w:t>
            </w:r>
            <w:r w:rsidRPr="00C8370E">
              <w:rPr>
                <w:color w:val="auto"/>
              </w:rPr>
              <w:t>………………………………..</w:t>
            </w:r>
          </w:p>
        </w:tc>
        <w:tc>
          <w:tcPr>
            <w:tcW w:w="418" w:type="dxa"/>
            <w:vAlign w:val="bottom"/>
          </w:tcPr>
          <w:p w14:paraId="00CB74F7" w14:textId="77777777" w:rsidR="005706EF" w:rsidRPr="00C8370E" w:rsidRDefault="00B95204" w:rsidP="0042226F">
            <w:pPr>
              <w:pStyle w:val="10"/>
              <w:rPr>
                <w:color w:val="auto"/>
              </w:rPr>
            </w:pPr>
            <w:r w:rsidRPr="00C8370E">
              <w:rPr>
                <w:color w:val="auto"/>
              </w:rPr>
              <w:t>7</w:t>
            </w:r>
          </w:p>
        </w:tc>
      </w:tr>
      <w:tr w:rsidR="005706EF" w:rsidRPr="00C8370E" w14:paraId="519E815C" w14:textId="77777777">
        <w:tblPrEx>
          <w:tblCellMar>
            <w:top w:w="0" w:type="dxa"/>
            <w:bottom w:w="0" w:type="dxa"/>
          </w:tblCellMar>
        </w:tblPrEx>
        <w:tc>
          <w:tcPr>
            <w:tcW w:w="616" w:type="dxa"/>
          </w:tcPr>
          <w:p w14:paraId="3CC77C67" w14:textId="77777777" w:rsidR="005706EF" w:rsidRPr="00C8370E" w:rsidRDefault="00B95204" w:rsidP="0042226F">
            <w:pPr>
              <w:pStyle w:val="10"/>
              <w:rPr>
                <w:color w:val="auto"/>
              </w:rPr>
            </w:pPr>
            <w:r w:rsidRPr="00C8370E">
              <w:rPr>
                <w:color w:val="auto"/>
              </w:rPr>
              <w:t>3.5</w:t>
            </w:r>
            <w:r w:rsidR="005706EF" w:rsidRPr="00C8370E">
              <w:rPr>
                <w:color w:val="auto"/>
              </w:rPr>
              <w:t>.</w:t>
            </w:r>
          </w:p>
        </w:tc>
        <w:tc>
          <w:tcPr>
            <w:tcW w:w="8856" w:type="dxa"/>
          </w:tcPr>
          <w:p w14:paraId="4BFC54D8" w14:textId="77777777" w:rsidR="005706EF" w:rsidRPr="00C8370E" w:rsidRDefault="005706EF" w:rsidP="0042226F">
            <w:pPr>
              <w:pStyle w:val="10"/>
              <w:rPr>
                <w:color w:val="auto"/>
              </w:rPr>
            </w:pPr>
            <w:r w:rsidRPr="00C8370E">
              <w:rPr>
                <w:color w:val="auto"/>
              </w:rPr>
              <w:t xml:space="preserve">Схема № 2.  </w:t>
            </w:r>
            <w:r w:rsidR="00B95204" w:rsidRPr="00C8370E">
              <w:rPr>
                <w:color w:val="auto"/>
              </w:rPr>
              <w:t>с установленными размерами пенсионных взносов. пенсионные выплаты производятся в течении установлен</w:t>
            </w:r>
            <w:r w:rsidR="00320002" w:rsidRPr="00C8370E">
              <w:rPr>
                <w:color w:val="auto"/>
              </w:rPr>
              <w:t>ного пенсионным договором срока</w:t>
            </w:r>
            <w:r w:rsidR="00B95204" w:rsidRPr="00C8370E">
              <w:rPr>
                <w:color w:val="auto"/>
              </w:rPr>
              <w:t>………………………………………….</w:t>
            </w:r>
            <w:r w:rsidRPr="00C8370E">
              <w:rPr>
                <w:color w:val="auto"/>
              </w:rPr>
              <w:t xml:space="preserve"> </w:t>
            </w:r>
            <w:r w:rsidR="00E254E7" w:rsidRPr="00C8370E">
              <w:rPr>
                <w:color w:val="auto"/>
              </w:rPr>
              <w:t>……………………</w:t>
            </w:r>
          </w:p>
        </w:tc>
        <w:tc>
          <w:tcPr>
            <w:tcW w:w="418" w:type="dxa"/>
            <w:vAlign w:val="bottom"/>
          </w:tcPr>
          <w:p w14:paraId="2A4FC753" w14:textId="77777777" w:rsidR="005706EF" w:rsidRPr="00C8370E" w:rsidRDefault="005706EF" w:rsidP="0042226F">
            <w:pPr>
              <w:pStyle w:val="10"/>
              <w:rPr>
                <w:color w:val="auto"/>
              </w:rPr>
            </w:pPr>
            <w:r w:rsidRPr="00C8370E">
              <w:rPr>
                <w:color w:val="auto"/>
              </w:rPr>
              <w:t>11</w:t>
            </w:r>
          </w:p>
        </w:tc>
      </w:tr>
      <w:tr w:rsidR="005706EF" w:rsidRPr="00C8370E" w14:paraId="36E1B964" w14:textId="77777777">
        <w:tblPrEx>
          <w:tblCellMar>
            <w:top w:w="0" w:type="dxa"/>
            <w:bottom w:w="0" w:type="dxa"/>
          </w:tblCellMar>
        </w:tblPrEx>
        <w:tc>
          <w:tcPr>
            <w:tcW w:w="616" w:type="dxa"/>
          </w:tcPr>
          <w:p w14:paraId="48D587D4" w14:textId="77777777" w:rsidR="005706EF" w:rsidRPr="00C8370E" w:rsidRDefault="00B95204" w:rsidP="0042226F">
            <w:pPr>
              <w:pStyle w:val="10"/>
              <w:rPr>
                <w:color w:val="auto"/>
              </w:rPr>
            </w:pPr>
            <w:r w:rsidRPr="00C8370E">
              <w:rPr>
                <w:color w:val="auto"/>
              </w:rPr>
              <w:t>3.6.</w:t>
            </w:r>
            <w:r w:rsidR="005706EF" w:rsidRPr="00C8370E">
              <w:rPr>
                <w:color w:val="auto"/>
              </w:rPr>
              <w:t>.</w:t>
            </w:r>
          </w:p>
        </w:tc>
        <w:tc>
          <w:tcPr>
            <w:tcW w:w="8856" w:type="dxa"/>
          </w:tcPr>
          <w:p w14:paraId="42C8AEF3" w14:textId="77777777" w:rsidR="005706EF" w:rsidRPr="00C8370E" w:rsidRDefault="005706EF" w:rsidP="0042226F">
            <w:pPr>
              <w:pStyle w:val="10"/>
              <w:rPr>
                <w:color w:val="auto"/>
              </w:rPr>
            </w:pPr>
            <w:r w:rsidRPr="00C8370E">
              <w:rPr>
                <w:color w:val="auto"/>
              </w:rPr>
              <w:t xml:space="preserve">Схема № 3.   </w:t>
            </w:r>
            <w:r w:rsidR="00B95204" w:rsidRPr="00C8370E">
              <w:rPr>
                <w:color w:val="auto"/>
              </w:rPr>
              <w:t>с установленными размерами пенсионных взнос</w:t>
            </w:r>
            <w:r w:rsidR="00320002" w:rsidRPr="00C8370E">
              <w:rPr>
                <w:color w:val="auto"/>
              </w:rPr>
              <w:t>ов. пенсионные выплаты производя</w:t>
            </w:r>
            <w:r w:rsidR="00B95204" w:rsidRPr="00C8370E">
              <w:rPr>
                <w:color w:val="auto"/>
              </w:rPr>
              <w:t xml:space="preserve">тся </w:t>
            </w:r>
            <w:r w:rsidRPr="00C8370E">
              <w:rPr>
                <w:color w:val="auto"/>
              </w:rPr>
              <w:t xml:space="preserve"> до полного исчерпания средств </w:t>
            </w:r>
            <w:r w:rsidR="00B95204" w:rsidRPr="00C8370E">
              <w:rPr>
                <w:color w:val="auto"/>
              </w:rPr>
              <w:t xml:space="preserve">на именном пенсионном счете участника </w:t>
            </w:r>
            <w:r w:rsidRPr="00C8370E">
              <w:rPr>
                <w:color w:val="auto"/>
              </w:rPr>
              <w:t>(продолжительностью не менее пяти лет)……………………………………………..</w:t>
            </w:r>
          </w:p>
        </w:tc>
        <w:tc>
          <w:tcPr>
            <w:tcW w:w="418" w:type="dxa"/>
            <w:vAlign w:val="bottom"/>
          </w:tcPr>
          <w:p w14:paraId="27EC7F70" w14:textId="77777777" w:rsidR="005706EF" w:rsidRPr="00C8370E" w:rsidRDefault="005706EF" w:rsidP="0042226F">
            <w:pPr>
              <w:pStyle w:val="10"/>
              <w:rPr>
                <w:color w:val="auto"/>
              </w:rPr>
            </w:pPr>
            <w:r w:rsidRPr="00C8370E">
              <w:rPr>
                <w:color w:val="auto"/>
              </w:rPr>
              <w:t>1</w:t>
            </w:r>
            <w:r w:rsidR="00B95204" w:rsidRPr="00C8370E">
              <w:rPr>
                <w:color w:val="auto"/>
              </w:rPr>
              <w:t>4</w:t>
            </w:r>
          </w:p>
        </w:tc>
      </w:tr>
      <w:tr w:rsidR="005706EF" w:rsidRPr="00C8370E" w14:paraId="2FB79923" w14:textId="77777777">
        <w:tblPrEx>
          <w:tblCellMar>
            <w:top w:w="0" w:type="dxa"/>
            <w:bottom w:w="0" w:type="dxa"/>
          </w:tblCellMar>
        </w:tblPrEx>
        <w:tc>
          <w:tcPr>
            <w:tcW w:w="616" w:type="dxa"/>
          </w:tcPr>
          <w:p w14:paraId="0C91F2AB" w14:textId="77777777" w:rsidR="005706EF" w:rsidRPr="00C8370E" w:rsidRDefault="00B95204" w:rsidP="0042226F">
            <w:pPr>
              <w:pStyle w:val="10"/>
              <w:rPr>
                <w:color w:val="auto"/>
              </w:rPr>
            </w:pPr>
            <w:r w:rsidRPr="00C8370E">
              <w:rPr>
                <w:color w:val="auto"/>
              </w:rPr>
              <w:t>3.7.</w:t>
            </w:r>
            <w:r w:rsidR="005706EF" w:rsidRPr="00C8370E">
              <w:rPr>
                <w:color w:val="auto"/>
              </w:rPr>
              <w:t>.</w:t>
            </w:r>
          </w:p>
        </w:tc>
        <w:tc>
          <w:tcPr>
            <w:tcW w:w="8856" w:type="dxa"/>
          </w:tcPr>
          <w:p w14:paraId="56174C95" w14:textId="77777777" w:rsidR="005706EF" w:rsidRPr="00C8370E" w:rsidRDefault="005706EF" w:rsidP="0042226F">
            <w:pPr>
              <w:pStyle w:val="10"/>
              <w:rPr>
                <w:color w:val="auto"/>
              </w:rPr>
            </w:pPr>
            <w:r w:rsidRPr="00C8370E">
              <w:rPr>
                <w:color w:val="auto"/>
              </w:rPr>
              <w:t xml:space="preserve">Схема № 4.   </w:t>
            </w:r>
            <w:r w:rsidR="00B95204" w:rsidRPr="00C8370E">
              <w:rPr>
                <w:color w:val="auto"/>
              </w:rPr>
              <w:t>с установленными</w:t>
            </w:r>
            <w:r w:rsidRPr="00C8370E">
              <w:rPr>
                <w:color w:val="auto"/>
              </w:rPr>
              <w:t xml:space="preserve"> размерами</w:t>
            </w:r>
            <w:r w:rsidR="00B95204" w:rsidRPr="00C8370E">
              <w:rPr>
                <w:color w:val="auto"/>
              </w:rPr>
              <w:t xml:space="preserve"> пенсионных выплат. пенсионные выплаты производятся пожизненно</w:t>
            </w:r>
            <w:r w:rsidRPr="00C8370E">
              <w:rPr>
                <w:color w:val="auto"/>
              </w:rPr>
              <w:t>………………</w:t>
            </w:r>
            <w:r w:rsidR="00E254E7" w:rsidRPr="00C8370E">
              <w:rPr>
                <w:color w:val="auto"/>
              </w:rPr>
              <w:t>……………………</w:t>
            </w:r>
          </w:p>
        </w:tc>
        <w:tc>
          <w:tcPr>
            <w:tcW w:w="418" w:type="dxa"/>
            <w:vAlign w:val="bottom"/>
          </w:tcPr>
          <w:p w14:paraId="56E1CE63" w14:textId="77777777" w:rsidR="005706EF" w:rsidRPr="00C8370E" w:rsidRDefault="005706EF" w:rsidP="0042226F">
            <w:pPr>
              <w:pStyle w:val="10"/>
              <w:rPr>
                <w:color w:val="auto"/>
              </w:rPr>
            </w:pPr>
            <w:r w:rsidRPr="00C8370E">
              <w:rPr>
                <w:color w:val="auto"/>
              </w:rPr>
              <w:t>1</w:t>
            </w:r>
            <w:r w:rsidR="00B95204" w:rsidRPr="00C8370E">
              <w:rPr>
                <w:color w:val="auto"/>
              </w:rPr>
              <w:t>8</w:t>
            </w:r>
          </w:p>
        </w:tc>
      </w:tr>
      <w:tr w:rsidR="005706EF" w:rsidRPr="00C8370E" w14:paraId="0AD77B15" w14:textId="77777777">
        <w:tblPrEx>
          <w:tblCellMar>
            <w:top w:w="0" w:type="dxa"/>
            <w:bottom w:w="0" w:type="dxa"/>
          </w:tblCellMar>
        </w:tblPrEx>
        <w:tc>
          <w:tcPr>
            <w:tcW w:w="616" w:type="dxa"/>
          </w:tcPr>
          <w:p w14:paraId="317AA025" w14:textId="77777777" w:rsidR="005706EF" w:rsidRPr="00C8370E" w:rsidRDefault="00B95204" w:rsidP="0042226F">
            <w:pPr>
              <w:pStyle w:val="10"/>
              <w:rPr>
                <w:color w:val="auto"/>
              </w:rPr>
            </w:pPr>
            <w:r w:rsidRPr="00C8370E">
              <w:rPr>
                <w:color w:val="auto"/>
              </w:rPr>
              <w:t>3.8</w:t>
            </w:r>
            <w:r w:rsidR="005706EF" w:rsidRPr="00C8370E">
              <w:rPr>
                <w:color w:val="auto"/>
              </w:rPr>
              <w:t>.</w:t>
            </w:r>
          </w:p>
        </w:tc>
        <w:tc>
          <w:tcPr>
            <w:tcW w:w="8856" w:type="dxa"/>
          </w:tcPr>
          <w:p w14:paraId="485E6968" w14:textId="77777777" w:rsidR="005706EF" w:rsidRPr="00C8370E" w:rsidRDefault="005706EF" w:rsidP="0042226F">
            <w:pPr>
              <w:pStyle w:val="10"/>
              <w:rPr>
                <w:color w:val="auto"/>
              </w:rPr>
            </w:pPr>
            <w:r w:rsidRPr="00C8370E">
              <w:rPr>
                <w:color w:val="auto"/>
              </w:rPr>
              <w:t xml:space="preserve">Схема № 5.   </w:t>
            </w:r>
            <w:r w:rsidR="00B95204" w:rsidRPr="00C8370E">
              <w:rPr>
                <w:color w:val="auto"/>
              </w:rPr>
              <w:t>с установленными</w:t>
            </w:r>
            <w:r w:rsidR="000868FB" w:rsidRPr="00C8370E">
              <w:rPr>
                <w:color w:val="auto"/>
              </w:rPr>
              <w:t xml:space="preserve"> размерами пенсионных выплат</w:t>
            </w:r>
            <w:r w:rsidR="00B95204" w:rsidRPr="00C8370E">
              <w:rPr>
                <w:color w:val="auto"/>
              </w:rPr>
              <w:t>. пенсионные выплаты производятся в течении установленного пенсионным договор</w:t>
            </w:r>
            <w:r w:rsidR="00320002" w:rsidRPr="00C8370E">
              <w:rPr>
                <w:color w:val="auto"/>
              </w:rPr>
              <w:t>о</w:t>
            </w:r>
            <w:r w:rsidR="00B95204" w:rsidRPr="00C8370E">
              <w:rPr>
                <w:color w:val="auto"/>
              </w:rPr>
              <w:t>м срок</w:t>
            </w:r>
            <w:r w:rsidR="00320002" w:rsidRPr="00C8370E">
              <w:rPr>
                <w:color w:val="auto"/>
              </w:rPr>
              <w:t>а</w:t>
            </w:r>
            <w:r w:rsidR="00E254E7" w:rsidRPr="00C8370E">
              <w:rPr>
                <w:color w:val="auto"/>
              </w:rPr>
              <w:t xml:space="preserve"> (не менее пяти лет),</w:t>
            </w:r>
            <w:r w:rsidRPr="00C8370E">
              <w:rPr>
                <w:color w:val="auto"/>
              </w:rPr>
              <w:t>…………………...</w:t>
            </w:r>
            <w:r w:rsidR="00DD03C9" w:rsidRPr="00C8370E">
              <w:rPr>
                <w:color w:val="auto"/>
              </w:rPr>
              <w:t>........................</w:t>
            </w:r>
          </w:p>
        </w:tc>
        <w:tc>
          <w:tcPr>
            <w:tcW w:w="418" w:type="dxa"/>
            <w:vAlign w:val="bottom"/>
          </w:tcPr>
          <w:p w14:paraId="68FE9CEF" w14:textId="77777777" w:rsidR="005706EF" w:rsidRPr="00C8370E" w:rsidRDefault="005706EF" w:rsidP="0042226F">
            <w:pPr>
              <w:pStyle w:val="10"/>
              <w:rPr>
                <w:color w:val="auto"/>
              </w:rPr>
            </w:pPr>
            <w:r w:rsidRPr="00C8370E">
              <w:rPr>
                <w:color w:val="auto"/>
              </w:rPr>
              <w:t>21</w:t>
            </w:r>
          </w:p>
        </w:tc>
      </w:tr>
      <w:tr w:rsidR="00E254E7" w:rsidRPr="00C8370E" w14:paraId="4D9952D1" w14:textId="77777777">
        <w:tblPrEx>
          <w:tblCellMar>
            <w:top w:w="0" w:type="dxa"/>
            <w:bottom w:w="0" w:type="dxa"/>
          </w:tblCellMar>
        </w:tblPrEx>
        <w:tc>
          <w:tcPr>
            <w:tcW w:w="616" w:type="dxa"/>
          </w:tcPr>
          <w:p w14:paraId="07998A95" w14:textId="77777777" w:rsidR="00E254E7" w:rsidRPr="00C8370E" w:rsidRDefault="00847173" w:rsidP="0042226F">
            <w:pPr>
              <w:pStyle w:val="10"/>
              <w:rPr>
                <w:color w:val="auto"/>
              </w:rPr>
            </w:pPr>
            <w:r w:rsidRPr="00C8370E">
              <w:rPr>
                <w:color w:val="auto"/>
              </w:rPr>
              <w:t>3.9</w:t>
            </w:r>
            <w:r w:rsidR="00E254E7" w:rsidRPr="00C8370E">
              <w:rPr>
                <w:color w:val="auto"/>
              </w:rPr>
              <w:t>.</w:t>
            </w:r>
          </w:p>
        </w:tc>
        <w:tc>
          <w:tcPr>
            <w:tcW w:w="8856" w:type="dxa"/>
          </w:tcPr>
          <w:p w14:paraId="28662137" w14:textId="77777777" w:rsidR="00E254E7" w:rsidRPr="00C8370E" w:rsidRDefault="00E254E7" w:rsidP="0042226F">
            <w:pPr>
              <w:pStyle w:val="10"/>
              <w:rPr>
                <w:color w:val="auto"/>
              </w:rPr>
            </w:pPr>
            <w:r w:rsidRPr="00C8370E">
              <w:rPr>
                <w:color w:val="auto"/>
              </w:rPr>
              <w:t xml:space="preserve">СХЕМА № 6. </w:t>
            </w:r>
            <w:r w:rsidR="00847173" w:rsidRPr="00C8370E">
              <w:rPr>
                <w:color w:val="auto"/>
              </w:rPr>
              <w:t>с установленными размерами пенсионных взносов и совместным финансирование</w:t>
            </w:r>
            <w:r w:rsidR="00320002" w:rsidRPr="00C8370E">
              <w:rPr>
                <w:color w:val="auto"/>
              </w:rPr>
              <w:t>м</w:t>
            </w:r>
            <w:r w:rsidR="00847173" w:rsidRPr="00C8370E">
              <w:rPr>
                <w:color w:val="auto"/>
              </w:rPr>
              <w:t>. пенсионные выплаты производятся в течении установленного пенсионным договором срока</w:t>
            </w:r>
            <w:r w:rsidR="007E69EF" w:rsidRPr="00C8370E">
              <w:rPr>
                <w:color w:val="auto"/>
              </w:rPr>
              <w:t>…………………………</w:t>
            </w:r>
          </w:p>
        </w:tc>
        <w:tc>
          <w:tcPr>
            <w:tcW w:w="418" w:type="dxa"/>
            <w:vAlign w:val="bottom"/>
          </w:tcPr>
          <w:p w14:paraId="7114FF76" w14:textId="77777777" w:rsidR="00E254E7" w:rsidRPr="00C8370E" w:rsidRDefault="007E69EF" w:rsidP="0042226F">
            <w:pPr>
              <w:pStyle w:val="10"/>
              <w:rPr>
                <w:color w:val="auto"/>
              </w:rPr>
            </w:pPr>
            <w:r w:rsidRPr="00C8370E">
              <w:rPr>
                <w:color w:val="auto"/>
              </w:rPr>
              <w:t>24</w:t>
            </w:r>
          </w:p>
        </w:tc>
      </w:tr>
      <w:tr w:rsidR="007E69EF" w:rsidRPr="00C8370E" w14:paraId="6B5A4749" w14:textId="77777777">
        <w:tblPrEx>
          <w:tblCellMar>
            <w:top w:w="0" w:type="dxa"/>
            <w:bottom w:w="0" w:type="dxa"/>
          </w:tblCellMar>
        </w:tblPrEx>
        <w:tc>
          <w:tcPr>
            <w:tcW w:w="616" w:type="dxa"/>
          </w:tcPr>
          <w:p w14:paraId="0E0B0CFF" w14:textId="77777777" w:rsidR="007E69EF" w:rsidRPr="00C8370E" w:rsidRDefault="00847173" w:rsidP="0042226F">
            <w:pPr>
              <w:pStyle w:val="10"/>
              <w:rPr>
                <w:color w:val="auto"/>
              </w:rPr>
            </w:pPr>
            <w:r w:rsidRPr="00C8370E">
              <w:rPr>
                <w:color w:val="auto"/>
              </w:rPr>
              <w:t>4</w:t>
            </w:r>
            <w:r w:rsidR="007E69EF" w:rsidRPr="00C8370E">
              <w:rPr>
                <w:color w:val="auto"/>
              </w:rPr>
              <w:t>.</w:t>
            </w:r>
          </w:p>
        </w:tc>
        <w:tc>
          <w:tcPr>
            <w:tcW w:w="8856" w:type="dxa"/>
          </w:tcPr>
          <w:p w14:paraId="58FE49C8" w14:textId="77777777" w:rsidR="007E69EF" w:rsidRPr="00C8370E" w:rsidRDefault="007E69EF" w:rsidP="0042226F">
            <w:pPr>
              <w:pStyle w:val="10"/>
              <w:rPr>
                <w:color w:val="auto"/>
              </w:rPr>
            </w:pPr>
            <w:r w:rsidRPr="00C8370E">
              <w:rPr>
                <w:color w:val="auto"/>
              </w:rPr>
              <w:t>ОТВЕТСТВЕННОСТЬ ФОНДА ПЕРЕД ВКЛАДЧИКАМИ И УЧАСТНИКАМИ, УСЛОВИЯ ВОЗНИКНОВЕНИЯ И ПРЕКРАЩЕНИЯ ОБЯЗАТЕЛЬСТВ ФОНДА………………………………….</w:t>
            </w:r>
          </w:p>
        </w:tc>
        <w:tc>
          <w:tcPr>
            <w:tcW w:w="418" w:type="dxa"/>
            <w:vAlign w:val="bottom"/>
          </w:tcPr>
          <w:p w14:paraId="2E6171DF" w14:textId="77777777" w:rsidR="007E69EF" w:rsidRPr="00C8370E" w:rsidRDefault="007E69EF" w:rsidP="0042226F">
            <w:pPr>
              <w:pStyle w:val="10"/>
              <w:rPr>
                <w:color w:val="auto"/>
              </w:rPr>
            </w:pPr>
            <w:r w:rsidRPr="00C8370E">
              <w:rPr>
                <w:color w:val="auto"/>
              </w:rPr>
              <w:t>2</w:t>
            </w:r>
            <w:r w:rsidR="00DD03C9" w:rsidRPr="00C8370E">
              <w:rPr>
                <w:color w:val="auto"/>
              </w:rPr>
              <w:t>8</w:t>
            </w:r>
          </w:p>
        </w:tc>
      </w:tr>
      <w:tr w:rsidR="007E69EF" w:rsidRPr="00C8370E" w14:paraId="7BEFADFF" w14:textId="77777777">
        <w:tblPrEx>
          <w:tblCellMar>
            <w:top w:w="0" w:type="dxa"/>
            <w:bottom w:w="0" w:type="dxa"/>
          </w:tblCellMar>
        </w:tblPrEx>
        <w:tc>
          <w:tcPr>
            <w:tcW w:w="616" w:type="dxa"/>
          </w:tcPr>
          <w:p w14:paraId="016D9C1B" w14:textId="77777777" w:rsidR="007E69EF" w:rsidRPr="00C8370E" w:rsidRDefault="00847173" w:rsidP="0042226F">
            <w:pPr>
              <w:pStyle w:val="10"/>
              <w:rPr>
                <w:color w:val="auto"/>
              </w:rPr>
            </w:pPr>
            <w:r w:rsidRPr="00C8370E">
              <w:rPr>
                <w:color w:val="auto"/>
              </w:rPr>
              <w:t>5</w:t>
            </w:r>
            <w:r w:rsidR="007E69EF" w:rsidRPr="00C8370E">
              <w:rPr>
                <w:color w:val="auto"/>
              </w:rPr>
              <w:t>.</w:t>
            </w:r>
          </w:p>
        </w:tc>
        <w:tc>
          <w:tcPr>
            <w:tcW w:w="8856" w:type="dxa"/>
          </w:tcPr>
          <w:p w14:paraId="650A7087" w14:textId="77777777" w:rsidR="007E69EF" w:rsidRPr="00C8370E" w:rsidRDefault="007E69EF" w:rsidP="0042226F">
            <w:pPr>
              <w:pStyle w:val="10"/>
              <w:rPr>
                <w:color w:val="auto"/>
              </w:rPr>
            </w:pPr>
            <w:r w:rsidRPr="00C8370E">
              <w:rPr>
                <w:color w:val="auto"/>
              </w:rPr>
              <w:t>ПОРЯДОК И УСЛОВИЯ ВНЕСЕНИЯ ПЕНСИОННЫХ ВЗНОСОВ В ФОНД……………………</w:t>
            </w:r>
          </w:p>
        </w:tc>
        <w:tc>
          <w:tcPr>
            <w:tcW w:w="418" w:type="dxa"/>
            <w:vAlign w:val="bottom"/>
          </w:tcPr>
          <w:p w14:paraId="5C8BD823" w14:textId="77777777" w:rsidR="007E69EF" w:rsidRPr="00C8370E" w:rsidRDefault="007E69EF" w:rsidP="0042226F">
            <w:pPr>
              <w:pStyle w:val="10"/>
              <w:rPr>
                <w:color w:val="auto"/>
              </w:rPr>
            </w:pPr>
            <w:r w:rsidRPr="00C8370E">
              <w:rPr>
                <w:color w:val="auto"/>
              </w:rPr>
              <w:t>2</w:t>
            </w:r>
            <w:r w:rsidR="00DD03C9" w:rsidRPr="00C8370E">
              <w:rPr>
                <w:color w:val="auto"/>
              </w:rPr>
              <w:t>8</w:t>
            </w:r>
          </w:p>
        </w:tc>
      </w:tr>
      <w:tr w:rsidR="007E69EF" w:rsidRPr="00C8370E" w14:paraId="76037EAE" w14:textId="77777777">
        <w:tblPrEx>
          <w:tblCellMar>
            <w:top w:w="0" w:type="dxa"/>
            <w:bottom w:w="0" w:type="dxa"/>
          </w:tblCellMar>
        </w:tblPrEx>
        <w:tc>
          <w:tcPr>
            <w:tcW w:w="616" w:type="dxa"/>
          </w:tcPr>
          <w:p w14:paraId="34F3166F" w14:textId="77777777" w:rsidR="007E69EF" w:rsidRPr="00C8370E" w:rsidRDefault="00847173" w:rsidP="0042226F">
            <w:pPr>
              <w:pStyle w:val="10"/>
              <w:rPr>
                <w:color w:val="auto"/>
              </w:rPr>
            </w:pPr>
            <w:r w:rsidRPr="00C8370E">
              <w:rPr>
                <w:color w:val="auto"/>
              </w:rPr>
              <w:t>6</w:t>
            </w:r>
            <w:r w:rsidR="007E69EF" w:rsidRPr="00C8370E">
              <w:rPr>
                <w:color w:val="auto"/>
              </w:rPr>
              <w:t>.</w:t>
            </w:r>
          </w:p>
        </w:tc>
        <w:tc>
          <w:tcPr>
            <w:tcW w:w="8856" w:type="dxa"/>
          </w:tcPr>
          <w:p w14:paraId="6CB07178" w14:textId="77777777" w:rsidR="007E69EF" w:rsidRPr="00C8370E" w:rsidRDefault="007E69EF" w:rsidP="0042226F">
            <w:pPr>
              <w:pStyle w:val="10"/>
              <w:rPr>
                <w:color w:val="auto"/>
              </w:rPr>
            </w:pPr>
            <w:r w:rsidRPr="00C8370E">
              <w:rPr>
                <w:color w:val="auto"/>
              </w:rPr>
              <w:t>ПОРЯДОК ФОРМИРОВАНИЯ ПЕНСИОННЫХ РЕЗЕРВОВ……………………………………….</w:t>
            </w:r>
          </w:p>
        </w:tc>
        <w:tc>
          <w:tcPr>
            <w:tcW w:w="418" w:type="dxa"/>
            <w:vAlign w:val="bottom"/>
          </w:tcPr>
          <w:p w14:paraId="47FDFDEE" w14:textId="77777777" w:rsidR="007E69EF" w:rsidRPr="00C8370E" w:rsidRDefault="007E69EF" w:rsidP="0042226F">
            <w:pPr>
              <w:pStyle w:val="10"/>
              <w:rPr>
                <w:color w:val="auto"/>
              </w:rPr>
            </w:pPr>
            <w:r w:rsidRPr="00C8370E">
              <w:rPr>
                <w:color w:val="auto"/>
              </w:rPr>
              <w:t>2</w:t>
            </w:r>
            <w:r w:rsidR="007B6E02" w:rsidRPr="00C8370E">
              <w:rPr>
                <w:color w:val="auto"/>
              </w:rPr>
              <w:t>9</w:t>
            </w:r>
          </w:p>
        </w:tc>
      </w:tr>
      <w:tr w:rsidR="007E69EF" w:rsidRPr="00C8370E" w14:paraId="408D66D2" w14:textId="77777777">
        <w:tblPrEx>
          <w:tblCellMar>
            <w:top w:w="0" w:type="dxa"/>
            <w:bottom w:w="0" w:type="dxa"/>
          </w:tblCellMar>
        </w:tblPrEx>
        <w:tc>
          <w:tcPr>
            <w:tcW w:w="616" w:type="dxa"/>
          </w:tcPr>
          <w:p w14:paraId="7F1FD6A3" w14:textId="77777777" w:rsidR="007E69EF" w:rsidRPr="00C8370E" w:rsidRDefault="00847173" w:rsidP="0042226F">
            <w:pPr>
              <w:pStyle w:val="10"/>
              <w:rPr>
                <w:color w:val="auto"/>
              </w:rPr>
            </w:pPr>
            <w:r w:rsidRPr="00C8370E">
              <w:rPr>
                <w:color w:val="auto"/>
              </w:rPr>
              <w:t>7</w:t>
            </w:r>
            <w:r w:rsidR="007E69EF" w:rsidRPr="00C8370E">
              <w:rPr>
                <w:color w:val="auto"/>
              </w:rPr>
              <w:t>.</w:t>
            </w:r>
          </w:p>
        </w:tc>
        <w:tc>
          <w:tcPr>
            <w:tcW w:w="8856" w:type="dxa"/>
          </w:tcPr>
          <w:p w14:paraId="037A2E1E" w14:textId="77777777" w:rsidR="007E69EF" w:rsidRPr="00C8370E" w:rsidRDefault="007E69EF" w:rsidP="0042226F">
            <w:pPr>
              <w:pStyle w:val="10"/>
              <w:rPr>
                <w:color w:val="auto"/>
              </w:rPr>
            </w:pPr>
            <w:r w:rsidRPr="00C8370E">
              <w:rPr>
                <w:color w:val="auto"/>
              </w:rPr>
              <w:t>НАПРАВЛЕНИЯ И ПОРЯДОК РАЗМЕЩЕНИЯ ПЕНСИОННЫХ РЕЗЕРВОВ. УПРАВЛЕНИЕ, ХРАНЕНИЕ, КОНТРОЛЬ ЗА РАЗМЕЩЕНИЕМ ПЕНСИОННЫХ РЕЗЕРВОВ. РАСПРЕДЕЛЕНИЕ ДОХОДОВ ОТ РАЗМЕЩЕНИЯ СРЕДСТВ ПЕНСИОННЫХ</w:t>
            </w:r>
            <w:r w:rsidR="00847173" w:rsidRPr="00C8370E">
              <w:rPr>
                <w:color w:val="auto"/>
              </w:rPr>
              <w:t xml:space="preserve"> РЕЗЕРВОВ……………………………</w:t>
            </w:r>
          </w:p>
        </w:tc>
        <w:tc>
          <w:tcPr>
            <w:tcW w:w="418" w:type="dxa"/>
            <w:vAlign w:val="bottom"/>
          </w:tcPr>
          <w:p w14:paraId="0147F4F7" w14:textId="77777777" w:rsidR="007E69EF" w:rsidRPr="00C8370E" w:rsidRDefault="007E69EF" w:rsidP="0042226F">
            <w:pPr>
              <w:pStyle w:val="10"/>
              <w:rPr>
                <w:color w:val="auto"/>
              </w:rPr>
            </w:pPr>
            <w:r w:rsidRPr="00C8370E">
              <w:rPr>
                <w:color w:val="auto"/>
              </w:rPr>
              <w:t>2</w:t>
            </w:r>
            <w:r w:rsidR="007B6E02" w:rsidRPr="00C8370E">
              <w:rPr>
                <w:color w:val="auto"/>
              </w:rPr>
              <w:t>9</w:t>
            </w:r>
          </w:p>
        </w:tc>
      </w:tr>
      <w:tr w:rsidR="007E69EF" w:rsidRPr="00C8370E" w14:paraId="1805C770" w14:textId="77777777">
        <w:tblPrEx>
          <w:tblCellMar>
            <w:top w:w="0" w:type="dxa"/>
            <w:bottom w:w="0" w:type="dxa"/>
          </w:tblCellMar>
        </w:tblPrEx>
        <w:tc>
          <w:tcPr>
            <w:tcW w:w="616" w:type="dxa"/>
          </w:tcPr>
          <w:p w14:paraId="0BAE5DE3" w14:textId="77777777" w:rsidR="007E69EF" w:rsidRPr="00C8370E" w:rsidRDefault="00847173" w:rsidP="0042226F">
            <w:pPr>
              <w:pStyle w:val="10"/>
              <w:rPr>
                <w:color w:val="auto"/>
              </w:rPr>
            </w:pPr>
            <w:r w:rsidRPr="00C8370E">
              <w:rPr>
                <w:color w:val="auto"/>
              </w:rPr>
              <w:t>8</w:t>
            </w:r>
            <w:r w:rsidR="007E69EF" w:rsidRPr="00C8370E">
              <w:rPr>
                <w:color w:val="auto"/>
              </w:rPr>
              <w:t>.</w:t>
            </w:r>
          </w:p>
        </w:tc>
        <w:tc>
          <w:tcPr>
            <w:tcW w:w="8856" w:type="dxa"/>
          </w:tcPr>
          <w:p w14:paraId="3B547301" w14:textId="77777777" w:rsidR="007E69EF" w:rsidRPr="00C8370E" w:rsidRDefault="007E69EF" w:rsidP="0042226F">
            <w:pPr>
              <w:pStyle w:val="10"/>
              <w:rPr>
                <w:color w:val="auto"/>
              </w:rPr>
            </w:pPr>
            <w:r w:rsidRPr="00C8370E">
              <w:rPr>
                <w:color w:val="auto"/>
              </w:rPr>
              <w:t xml:space="preserve">ПОРЯДОК ВЕДЕНИЯ ПЕНСИОННЫХ СЧЕТОВ </w:t>
            </w:r>
            <w:r w:rsidR="00320002" w:rsidRPr="00C8370E">
              <w:rPr>
                <w:color w:val="auto"/>
              </w:rPr>
              <w:t xml:space="preserve">ВКЛАДЧИКОВ И УЧАСТНИКОВ </w:t>
            </w:r>
            <w:r w:rsidRPr="00C8370E">
              <w:rPr>
                <w:color w:val="auto"/>
              </w:rPr>
              <w:t>И ИНФОРМИРОВАНИЯ ОБ ИХ СОС</w:t>
            </w:r>
            <w:r w:rsidR="00847173" w:rsidRPr="00C8370E">
              <w:rPr>
                <w:color w:val="auto"/>
              </w:rPr>
              <w:t>ТОЯНИИ …………………………….</w:t>
            </w:r>
            <w:r w:rsidR="0042226F" w:rsidRPr="00C8370E">
              <w:rPr>
                <w:color w:val="auto"/>
              </w:rPr>
              <w:t>……………………</w:t>
            </w:r>
          </w:p>
        </w:tc>
        <w:tc>
          <w:tcPr>
            <w:tcW w:w="418" w:type="dxa"/>
            <w:vAlign w:val="bottom"/>
          </w:tcPr>
          <w:p w14:paraId="31CCC747" w14:textId="77777777" w:rsidR="007E69EF" w:rsidRPr="00C8370E" w:rsidRDefault="007B6E02" w:rsidP="0042226F">
            <w:pPr>
              <w:pStyle w:val="10"/>
              <w:rPr>
                <w:color w:val="auto"/>
              </w:rPr>
            </w:pPr>
            <w:r w:rsidRPr="00C8370E">
              <w:rPr>
                <w:color w:val="auto"/>
              </w:rPr>
              <w:t>32</w:t>
            </w:r>
          </w:p>
        </w:tc>
      </w:tr>
      <w:tr w:rsidR="007E69EF" w:rsidRPr="00C8370E" w14:paraId="3BF8D30D" w14:textId="77777777">
        <w:tblPrEx>
          <w:tblCellMar>
            <w:top w:w="0" w:type="dxa"/>
            <w:bottom w:w="0" w:type="dxa"/>
          </w:tblCellMar>
        </w:tblPrEx>
        <w:tc>
          <w:tcPr>
            <w:tcW w:w="616" w:type="dxa"/>
          </w:tcPr>
          <w:p w14:paraId="30C0C298" w14:textId="77777777" w:rsidR="007E69EF" w:rsidRPr="00C8370E" w:rsidRDefault="00847173" w:rsidP="0042226F">
            <w:pPr>
              <w:pStyle w:val="10"/>
              <w:rPr>
                <w:color w:val="auto"/>
              </w:rPr>
            </w:pPr>
            <w:r w:rsidRPr="00C8370E">
              <w:rPr>
                <w:color w:val="auto"/>
              </w:rPr>
              <w:t>9</w:t>
            </w:r>
            <w:r w:rsidR="007E69EF" w:rsidRPr="00C8370E">
              <w:rPr>
                <w:color w:val="auto"/>
              </w:rPr>
              <w:t>.</w:t>
            </w:r>
          </w:p>
        </w:tc>
        <w:tc>
          <w:tcPr>
            <w:tcW w:w="8856" w:type="dxa"/>
          </w:tcPr>
          <w:p w14:paraId="6DF60FD1" w14:textId="77777777" w:rsidR="007E69EF" w:rsidRPr="00C8370E" w:rsidRDefault="007E69EF" w:rsidP="0042226F">
            <w:pPr>
              <w:pStyle w:val="10"/>
              <w:rPr>
                <w:color w:val="auto"/>
              </w:rPr>
            </w:pPr>
            <w:r w:rsidRPr="00C8370E">
              <w:rPr>
                <w:color w:val="auto"/>
              </w:rPr>
              <w:t>ПЕРЕЧЕНЬ ПЕНСИОННЫХ ОСНОВАНИЙ…………………………………………………………..</w:t>
            </w:r>
          </w:p>
        </w:tc>
        <w:tc>
          <w:tcPr>
            <w:tcW w:w="418" w:type="dxa"/>
            <w:vAlign w:val="bottom"/>
          </w:tcPr>
          <w:p w14:paraId="13C9B386" w14:textId="77777777" w:rsidR="007E69EF" w:rsidRPr="00C8370E" w:rsidRDefault="007B6E02" w:rsidP="0042226F">
            <w:pPr>
              <w:pStyle w:val="10"/>
              <w:rPr>
                <w:color w:val="auto"/>
              </w:rPr>
            </w:pPr>
            <w:r w:rsidRPr="00C8370E">
              <w:rPr>
                <w:color w:val="auto"/>
              </w:rPr>
              <w:t>35</w:t>
            </w:r>
          </w:p>
        </w:tc>
      </w:tr>
      <w:tr w:rsidR="007E69EF" w:rsidRPr="00C8370E" w14:paraId="437A458B" w14:textId="77777777">
        <w:tblPrEx>
          <w:tblCellMar>
            <w:top w:w="0" w:type="dxa"/>
            <w:bottom w:w="0" w:type="dxa"/>
          </w:tblCellMar>
        </w:tblPrEx>
        <w:tc>
          <w:tcPr>
            <w:tcW w:w="616" w:type="dxa"/>
          </w:tcPr>
          <w:p w14:paraId="53C57C7A" w14:textId="77777777" w:rsidR="007E69EF" w:rsidRPr="00C8370E" w:rsidRDefault="007E69EF" w:rsidP="0042226F">
            <w:pPr>
              <w:pStyle w:val="10"/>
              <w:rPr>
                <w:color w:val="auto"/>
              </w:rPr>
            </w:pPr>
            <w:r w:rsidRPr="00C8370E">
              <w:rPr>
                <w:color w:val="auto"/>
              </w:rPr>
              <w:t>1</w:t>
            </w:r>
            <w:r w:rsidR="00847173" w:rsidRPr="00C8370E">
              <w:rPr>
                <w:color w:val="auto"/>
              </w:rPr>
              <w:t>0</w:t>
            </w:r>
            <w:r w:rsidRPr="00C8370E">
              <w:rPr>
                <w:color w:val="auto"/>
              </w:rPr>
              <w:t>.</w:t>
            </w:r>
          </w:p>
        </w:tc>
        <w:tc>
          <w:tcPr>
            <w:tcW w:w="8856" w:type="dxa"/>
          </w:tcPr>
          <w:p w14:paraId="5A453D98" w14:textId="77777777" w:rsidR="007E69EF" w:rsidRPr="00C8370E" w:rsidRDefault="007E69EF" w:rsidP="0042226F">
            <w:pPr>
              <w:pStyle w:val="10"/>
              <w:rPr>
                <w:color w:val="auto"/>
              </w:rPr>
            </w:pPr>
            <w:r w:rsidRPr="00C8370E">
              <w:rPr>
                <w:color w:val="auto"/>
              </w:rPr>
              <w:t>ПОРЯДОК И УСЛОВИЯ НАЗНАЧЕНИЯ И ВЫПЛАТЫ НЕГОСУДАРСТВЕННЫХ ПЕНСИЙ…………………………………………………………………………………………………….</w:t>
            </w:r>
          </w:p>
        </w:tc>
        <w:tc>
          <w:tcPr>
            <w:tcW w:w="418" w:type="dxa"/>
            <w:vAlign w:val="bottom"/>
          </w:tcPr>
          <w:p w14:paraId="2D58D1ED" w14:textId="77777777" w:rsidR="007E69EF" w:rsidRPr="00C8370E" w:rsidRDefault="007B6E02" w:rsidP="0042226F">
            <w:pPr>
              <w:pStyle w:val="10"/>
              <w:rPr>
                <w:color w:val="auto"/>
              </w:rPr>
            </w:pPr>
            <w:r w:rsidRPr="00C8370E">
              <w:rPr>
                <w:color w:val="auto"/>
              </w:rPr>
              <w:t>3</w:t>
            </w:r>
            <w:r w:rsidR="00847173" w:rsidRPr="00C8370E">
              <w:rPr>
                <w:color w:val="auto"/>
              </w:rPr>
              <w:t>6</w:t>
            </w:r>
          </w:p>
        </w:tc>
      </w:tr>
      <w:tr w:rsidR="007E69EF" w:rsidRPr="00C8370E" w14:paraId="64157A11" w14:textId="77777777">
        <w:tblPrEx>
          <w:tblCellMar>
            <w:top w:w="0" w:type="dxa"/>
            <w:bottom w:w="0" w:type="dxa"/>
          </w:tblCellMar>
        </w:tblPrEx>
        <w:tc>
          <w:tcPr>
            <w:tcW w:w="616" w:type="dxa"/>
          </w:tcPr>
          <w:p w14:paraId="44CAB42C" w14:textId="77777777" w:rsidR="007E69EF" w:rsidRPr="00C8370E" w:rsidRDefault="007E69EF" w:rsidP="0042226F">
            <w:pPr>
              <w:pStyle w:val="10"/>
              <w:rPr>
                <w:color w:val="auto"/>
              </w:rPr>
            </w:pPr>
            <w:r w:rsidRPr="00C8370E">
              <w:rPr>
                <w:color w:val="auto"/>
              </w:rPr>
              <w:t>1</w:t>
            </w:r>
            <w:r w:rsidR="00847173" w:rsidRPr="00C8370E">
              <w:rPr>
                <w:color w:val="auto"/>
              </w:rPr>
              <w:t>1</w:t>
            </w:r>
            <w:r w:rsidRPr="00C8370E">
              <w:rPr>
                <w:color w:val="auto"/>
              </w:rPr>
              <w:t>.</w:t>
            </w:r>
          </w:p>
        </w:tc>
        <w:tc>
          <w:tcPr>
            <w:tcW w:w="8856" w:type="dxa"/>
          </w:tcPr>
          <w:p w14:paraId="2F6ECB2F" w14:textId="77777777" w:rsidR="007E69EF" w:rsidRPr="00C8370E" w:rsidRDefault="007E69EF" w:rsidP="0042226F">
            <w:pPr>
              <w:pStyle w:val="10"/>
              <w:rPr>
                <w:color w:val="auto"/>
              </w:rPr>
            </w:pPr>
            <w:r w:rsidRPr="00C8370E">
              <w:rPr>
                <w:color w:val="auto"/>
              </w:rPr>
              <w:t>ПЕНСИОННЫЙ ДОГОВОР. ПОРЯДОК ЗАКЛЮЧЕНИЯ, ИЗМЕНЕНИЯ</w:t>
            </w:r>
            <w:r w:rsidR="00847173" w:rsidRPr="00C8370E">
              <w:rPr>
                <w:color w:val="auto"/>
              </w:rPr>
              <w:t xml:space="preserve"> или</w:t>
            </w:r>
            <w:r w:rsidRPr="00C8370E">
              <w:rPr>
                <w:color w:val="auto"/>
              </w:rPr>
              <w:t xml:space="preserve"> ПРЕКРАЩЕНИЯ </w:t>
            </w:r>
            <w:r w:rsidR="00847173" w:rsidRPr="00C8370E">
              <w:rPr>
                <w:color w:val="auto"/>
              </w:rPr>
              <w:t>…</w:t>
            </w:r>
          </w:p>
        </w:tc>
        <w:tc>
          <w:tcPr>
            <w:tcW w:w="418" w:type="dxa"/>
            <w:vAlign w:val="bottom"/>
          </w:tcPr>
          <w:p w14:paraId="4875A3B0" w14:textId="77777777" w:rsidR="007E69EF" w:rsidRPr="00C8370E" w:rsidRDefault="007E69EF" w:rsidP="0042226F">
            <w:pPr>
              <w:pStyle w:val="10"/>
              <w:rPr>
                <w:color w:val="auto"/>
              </w:rPr>
            </w:pPr>
            <w:r w:rsidRPr="00C8370E">
              <w:rPr>
                <w:color w:val="auto"/>
              </w:rPr>
              <w:t>3</w:t>
            </w:r>
            <w:r w:rsidR="00847173" w:rsidRPr="00C8370E">
              <w:rPr>
                <w:color w:val="auto"/>
              </w:rPr>
              <w:t>7</w:t>
            </w:r>
          </w:p>
        </w:tc>
      </w:tr>
      <w:tr w:rsidR="007E69EF" w:rsidRPr="00C8370E" w14:paraId="507DC3EB" w14:textId="77777777">
        <w:tblPrEx>
          <w:tblCellMar>
            <w:top w:w="0" w:type="dxa"/>
            <w:bottom w:w="0" w:type="dxa"/>
          </w:tblCellMar>
        </w:tblPrEx>
        <w:tc>
          <w:tcPr>
            <w:tcW w:w="616" w:type="dxa"/>
          </w:tcPr>
          <w:p w14:paraId="26F8C3EE" w14:textId="77777777" w:rsidR="007E69EF" w:rsidRPr="00C8370E" w:rsidRDefault="007E69EF" w:rsidP="0042226F">
            <w:pPr>
              <w:pStyle w:val="10"/>
              <w:rPr>
                <w:color w:val="auto"/>
              </w:rPr>
            </w:pPr>
            <w:r w:rsidRPr="00C8370E">
              <w:rPr>
                <w:color w:val="auto"/>
              </w:rPr>
              <w:t>1</w:t>
            </w:r>
            <w:r w:rsidR="00847173" w:rsidRPr="00C8370E">
              <w:rPr>
                <w:color w:val="auto"/>
              </w:rPr>
              <w:t>2</w:t>
            </w:r>
            <w:r w:rsidRPr="00C8370E">
              <w:rPr>
                <w:color w:val="auto"/>
              </w:rPr>
              <w:t>.</w:t>
            </w:r>
          </w:p>
        </w:tc>
        <w:tc>
          <w:tcPr>
            <w:tcW w:w="8856" w:type="dxa"/>
          </w:tcPr>
          <w:p w14:paraId="30814E90" w14:textId="77777777" w:rsidR="007E69EF" w:rsidRPr="00C8370E" w:rsidRDefault="007E69EF" w:rsidP="0042226F">
            <w:pPr>
              <w:pStyle w:val="10"/>
              <w:rPr>
                <w:color w:val="auto"/>
              </w:rPr>
            </w:pPr>
            <w:r w:rsidRPr="00C8370E">
              <w:rPr>
                <w:color w:val="auto"/>
              </w:rPr>
              <w:t xml:space="preserve">ПОРЯДОК ЗАКЛЮЧЕНИЯ, ИЗМЕНЕНИЯ ИЛИ </w:t>
            </w:r>
            <w:r w:rsidR="00847173" w:rsidRPr="00C8370E">
              <w:rPr>
                <w:color w:val="auto"/>
              </w:rPr>
              <w:t>п</w:t>
            </w:r>
            <w:r w:rsidRPr="00C8370E">
              <w:rPr>
                <w:color w:val="auto"/>
              </w:rPr>
              <w:t>РЕКРАЩЕНИЯ</w:t>
            </w:r>
            <w:r w:rsidR="00847173" w:rsidRPr="00C8370E">
              <w:rPr>
                <w:color w:val="auto"/>
              </w:rPr>
              <w:t xml:space="preserve"> договора доверительного управления……………………………………………………………………..</w:t>
            </w:r>
          </w:p>
        </w:tc>
        <w:tc>
          <w:tcPr>
            <w:tcW w:w="418" w:type="dxa"/>
            <w:vAlign w:val="bottom"/>
          </w:tcPr>
          <w:p w14:paraId="6BAFC0A1" w14:textId="77777777" w:rsidR="007E69EF" w:rsidRPr="00C8370E" w:rsidRDefault="00847173" w:rsidP="0042226F">
            <w:pPr>
              <w:pStyle w:val="10"/>
              <w:rPr>
                <w:color w:val="auto"/>
              </w:rPr>
            </w:pPr>
            <w:r w:rsidRPr="00C8370E">
              <w:rPr>
                <w:color w:val="auto"/>
              </w:rPr>
              <w:t>40</w:t>
            </w:r>
          </w:p>
        </w:tc>
      </w:tr>
      <w:tr w:rsidR="00847173" w:rsidRPr="00C8370E" w14:paraId="152938B7" w14:textId="77777777">
        <w:tblPrEx>
          <w:tblCellMar>
            <w:top w:w="0" w:type="dxa"/>
            <w:bottom w:w="0" w:type="dxa"/>
          </w:tblCellMar>
        </w:tblPrEx>
        <w:tc>
          <w:tcPr>
            <w:tcW w:w="616" w:type="dxa"/>
          </w:tcPr>
          <w:p w14:paraId="03D1E9B6" w14:textId="77777777" w:rsidR="00847173" w:rsidRPr="00C8370E" w:rsidRDefault="00847173" w:rsidP="0042226F">
            <w:pPr>
              <w:pStyle w:val="10"/>
              <w:rPr>
                <w:color w:val="auto"/>
              </w:rPr>
            </w:pPr>
            <w:r w:rsidRPr="00C8370E">
              <w:rPr>
                <w:color w:val="auto"/>
              </w:rPr>
              <w:t>13.</w:t>
            </w:r>
          </w:p>
        </w:tc>
        <w:tc>
          <w:tcPr>
            <w:tcW w:w="8856" w:type="dxa"/>
          </w:tcPr>
          <w:p w14:paraId="26FFAEB4" w14:textId="77777777" w:rsidR="00847173" w:rsidRPr="00C8370E" w:rsidRDefault="00847173" w:rsidP="0042226F">
            <w:pPr>
              <w:pStyle w:val="10"/>
              <w:rPr>
                <w:color w:val="auto"/>
              </w:rPr>
            </w:pPr>
            <w:r w:rsidRPr="00C8370E">
              <w:rPr>
                <w:color w:val="auto"/>
              </w:rPr>
              <w:t>ПОРЯДОК ЗАКЛЮЧЕНИЯ, ИЗМЕНЕНИЯ ИЛИ пРЕКРАЩЕНИЯ договора оказания услуг специализированного депозитария………………………………………………..</w:t>
            </w:r>
          </w:p>
        </w:tc>
        <w:tc>
          <w:tcPr>
            <w:tcW w:w="418" w:type="dxa"/>
            <w:vAlign w:val="bottom"/>
          </w:tcPr>
          <w:p w14:paraId="39DE0316" w14:textId="77777777" w:rsidR="00847173" w:rsidRPr="00C8370E" w:rsidRDefault="00847173" w:rsidP="0042226F">
            <w:pPr>
              <w:pStyle w:val="10"/>
              <w:rPr>
                <w:color w:val="auto"/>
              </w:rPr>
            </w:pPr>
            <w:r w:rsidRPr="00C8370E">
              <w:rPr>
                <w:color w:val="auto"/>
              </w:rPr>
              <w:t>40</w:t>
            </w:r>
          </w:p>
        </w:tc>
      </w:tr>
      <w:tr w:rsidR="007E69EF" w:rsidRPr="00C8370E" w14:paraId="0F0A664D" w14:textId="77777777">
        <w:tblPrEx>
          <w:tblCellMar>
            <w:top w:w="0" w:type="dxa"/>
            <w:bottom w:w="0" w:type="dxa"/>
          </w:tblCellMar>
        </w:tblPrEx>
        <w:tc>
          <w:tcPr>
            <w:tcW w:w="616" w:type="dxa"/>
          </w:tcPr>
          <w:p w14:paraId="69717029" w14:textId="77777777" w:rsidR="007E69EF" w:rsidRPr="00C8370E" w:rsidRDefault="007E69EF" w:rsidP="0042226F">
            <w:pPr>
              <w:pStyle w:val="10"/>
              <w:rPr>
                <w:color w:val="auto"/>
              </w:rPr>
            </w:pPr>
            <w:r w:rsidRPr="00C8370E">
              <w:rPr>
                <w:color w:val="auto"/>
              </w:rPr>
              <w:lastRenderedPageBreak/>
              <w:t>14.</w:t>
            </w:r>
          </w:p>
        </w:tc>
        <w:tc>
          <w:tcPr>
            <w:tcW w:w="8856" w:type="dxa"/>
          </w:tcPr>
          <w:p w14:paraId="3FE8D120" w14:textId="77777777" w:rsidR="007E69EF" w:rsidRPr="00C8370E" w:rsidRDefault="007E69EF" w:rsidP="0042226F">
            <w:pPr>
              <w:pStyle w:val="10"/>
              <w:rPr>
                <w:color w:val="auto"/>
              </w:rPr>
            </w:pPr>
            <w:r w:rsidRPr="00C8370E">
              <w:rPr>
                <w:color w:val="auto"/>
              </w:rPr>
              <w:t>ПРАВА И ОБЯЗАННОСТИ ВКЛАДЧИКОВ И УЧАСТНИКОВ ФОНДА………………………….</w:t>
            </w:r>
          </w:p>
        </w:tc>
        <w:tc>
          <w:tcPr>
            <w:tcW w:w="418" w:type="dxa"/>
            <w:vAlign w:val="bottom"/>
          </w:tcPr>
          <w:p w14:paraId="61AB989B" w14:textId="77777777" w:rsidR="007E69EF" w:rsidRPr="00C8370E" w:rsidRDefault="00847173" w:rsidP="0042226F">
            <w:pPr>
              <w:pStyle w:val="10"/>
              <w:rPr>
                <w:color w:val="auto"/>
              </w:rPr>
            </w:pPr>
            <w:r w:rsidRPr="00C8370E">
              <w:rPr>
                <w:color w:val="auto"/>
              </w:rPr>
              <w:t>41</w:t>
            </w:r>
          </w:p>
        </w:tc>
      </w:tr>
      <w:tr w:rsidR="007E69EF" w:rsidRPr="00C8370E" w14:paraId="3D655F80" w14:textId="77777777">
        <w:tblPrEx>
          <w:tblCellMar>
            <w:top w:w="0" w:type="dxa"/>
            <w:bottom w:w="0" w:type="dxa"/>
          </w:tblCellMar>
        </w:tblPrEx>
        <w:tc>
          <w:tcPr>
            <w:tcW w:w="616" w:type="dxa"/>
          </w:tcPr>
          <w:p w14:paraId="1D035258" w14:textId="77777777" w:rsidR="007E69EF" w:rsidRPr="00C8370E" w:rsidRDefault="007E69EF" w:rsidP="0042226F">
            <w:pPr>
              <w:pStyle w:val="10"/>
              <w:rPr>
                <w:color w:val="auto"/>
              </w:rPr>
            </w:pPr>
            <w:r w:rsidRPr="00C8370E">
              <w:rPr>
                <w:color w:val="auto"/>
              </w:rPr>
              <w:t>14.1.</w:t>
            </w:r>
          </w:p>
        </w:tc>
        <w:tc>
          <w:tcPr>
            <w:tcW w:w="8856" w:type="dxa"/>
          </w:tcPr>
          <w:p w14:paraId="237AC08E" w14:textId="77777777" w:rsidR="007E69EF" w:rsidRPr="00C8370E" w:rsidRDefault="007E69EF" w:rsidP="0042226F">
            <w:pPr>
              <w:pStyle w:val="10"/>
              <w:rPr>
                <w:color w:val="auto"/>
              </w:rPr>
            </w:pPr>
            <w:r w:rsidRPr="00C8370E">
              <w:rPr>
                <w:color w:val="auto"/>
              </w:rPr>
              <w:t>Вкладчик</w:t>
            </w:r>
            <w:r w:rsidR="00847173" w:rsidRPr="00C8370E">
              <w:rPr>
                <w:color w:val="auto"/>
              </w:rPr>
              <w:t xml:space="preserve"> имеет право</w:t>
            </w:r>
            <w:r w:rsidRPr="00C8370E">
              <w:rPr>
                <w:color w:val="auto"/>
              </w:rPr>
              <w:t>………………………………………………………………………………</w:t>
            </w:r>
          </w:p>
        </w:tc>
        <w:tc>
          <w:tcPr>
            <w:tcW w:w="418" w:type="dxa"/>
            <w:vAlign w:val="bottom"/>
          </w:tcPr>
          <w:p w14:paraId="3739BF1C" w14:textId="77777777" w:rsidR="007E69EF" w:rsidRPr="00C8370E" w:rsidRDefault="00847173" w:rsidP="0042226F">
            <w:pPr>
              <w:pStyle w:val="10"/>
              <w:rPr>
                <w:color w:val="auto"/>
              </w:rPr>
            </w:pPr>
            <w:r w:rsidRPr="00C8370E">
              <w:rPr>
                <w:color w:val="auto"/>
              </w:rPr>
              <w:t>41</w:t>
            </w:r>
          </w:p>
        </w:tc>
      </w:tr>
      <w:tr w:rsidR="007E69EF" w:rsidRPr="00C8370E" w14:paraId="5DA5BF81" w14:textId="77777777">
        <w:tblPrEx>
          <w:tblCellMar>
            <w:top w:w="0" w:type="dxa"/>
            <w:bottom w:w="0" w:type="dxa"/>
          </w:tblCellMar>
        </w:tblPrEx>
        <w:tc>
          <w:tcPr>
            <w:tcW w:w="616" w:type="dxa"/>
          </w:tcPr>
          <w:p w14:paraId="750D9287" w14:textId="77777777" w:rsidR="007E69EF" w:rsidRPr="00C8370E" w:rsidRDefault="007E69EF" w:rsidP="0042226F">
            <w:pPr>
              <w:pStyle w:val="10"/>
              <w:rPr>
                <w:color w:val="auto"/>
              </w:rPr>
            </w:pPr>
            <w:r w:rsidRPr="00C8370E">
              <w:rPr>
                <w:color w:val="auto"/>
              </w:rPr>
              <w:t>1</w:t>
            </w:r>
            <w:r w:rsidR="006E1E3B" w:rsidRPr="00C8370E">
              <w:rPr>
                <w:color w:val="auto"/>
              </w:rPr>
              <w:t>4</w:t>
            </w:r>
            <w:r w:rsidRPr="00C8370E">
              <w:rPr>
                <w:color w:val="auto"/>
              </w:rPr>
              <w:t>.2.</w:t>
            </w:r>
          </w:p>
        </w:tc>
        <w:tc>
          <w:tcPr>
            <w:tcW w:w="8856" w:type="dxa"/>
          </w:tcPr>
          <w:p w14:paraId="24BB4DDD" w14:textId="77777777" w:rsidR="007E69EF" w:rsidRPr="00C8370E" w:rsidRDefault="007E69EF" w:rsidP="0042226F">
            <w:pPr>
              <w:pStyle w:val="10"/>
              <w:rPr>
                <w:color w:val="auto"/>
              </w:rPr>
            </w:pPr>
            <w:r w:rsidRPr="00C8370E">
              <w:rPr>
                <w:color w:val="auto"/>
              </w:rPr>
              <w:t>Вкладчик</w:t>
            </w:r>
            <w:r w:rsidR="00847173" w:rsidRPr="00C8370E">
              <w:rPr>
                <w:color w:val="auto"/>
              </w:rPr>
              <w:t xml:space="preserve"> обязан……………………………..</w:t>
            </w:r>
            <w:r w:rsidR="006E1E3B" w:rsidRPr="00C8370E">
              <w:rPr>
                <w:color w:val="auto"/>
              </w:rPr>
              <w:t>………………………………………………………</w:t>
            </w:r>
            <w:r w:rsidRPr="00C8370E">
              <w:rPr>
                <w:color w:val="auto"/>
              </w:rPr>
              <w:t>.</w:t>
            </w:r>
          </w:p>
        </w:tc>
        <w:tc>
          <w:tcPr>
            <w:tcW w:w="418" w:type="dxa"/>
            <w:vAlign w:val="bottom"/>
          </w:tcPr>
          <w:p w14:paraId="40A6E4D6" w14:textId="77777777" w:rsidR="007E69EF" w:rsidRPr="00C8370E" w:rsidRDefault="00847173" w:rsidP="0042226F">
            <w:pPr>
              <w:pStyle w:val="10"/>
              <w:rPr>
                <w:color w:val="auto"/>
              </w:rPr>
            </w:pPr>
            <w:r w:rsidRPr="00C8370E">
              <w:rPr>
                <w:color w:val="auto"/>
              </w:rPr>
              <w:t>42</w:t>
            </w:r>
          </w:p>
        </w:tc>
      </w:tr>
      <w:tr w:rsidR="007E69EF" w:rsidRPr="00C8370E" w14:paraId="7339D2F8" w14:textId="77777777">
        <w:tblPrEx>
          <w:tblCellMar>
            <w:top w:w="0" w:type="dxa"/>
            <w:bottom w:w="0" w:type="dxa"/>
          </w:tblCellMar>
        </w:tblPrEx>
        <w:tc>
          <w:tcPr>
            <w:tcW w:w="616" w:type="dxa"/>
          </w:tcPr>
          <w:p w14:paraId="3AB0A8EE" w14:textId="77777777" w:rsidR="007E69EF" w:rsidRPr="00C8370E" w:rsidRDefault="007E69EF" w:rsidP="0042226F">
            <w:pPr>
              <w:pStyle w:val="10"/>
              <w:rPr>
                <w:color w:val="auto"/>
              </w:rPr>
            </w:pPr>
            <w:r w:rsidRPr="00C8370E">
              <w:rPr>
                <w:color w:val="auto"/>
              </w:rPr>
              <w:t>1</w:t>
            </w:r>
            <w:r w:rsidR="006E1E3B" w:rsidRPr="00C8370E">
              <w:rPr>
                <w:color w:val="auto"/>
              </w:rPr>
              <w:t>4</w:t>
            </w:r>
            <w:r w:rsidRPr="00C8370E">
              <w:rPr>
                <w:color w:val="auto"/>
              </w:rPr>
              <w:t>.3.</w:t>
            </w:r>
          </w:p>
        </w:tc>
        <w:tc>
          <w:tcPr>
            <w:tcW w:w="8856" w:type="dxa"/>
          </w:tcPr>
          <w:p w14:paraId="264D8FF9" w14:textId="77777777" w:rsidR="007E69EF" w:rsidRPr="00C8370E" w:rsidRDefault="007E69EF" w:rsidP="0042226F">
            <w:pPr>
              <w:pStyle w:val="10"/>
              <w:rPr>
                <w:color w:val="auto"/>
              </w:rPr>
            </w:pPr>
            <w:r w:rsidRPr="00C8370E">
              <w:rPr>
                <w:color w:val="auto"/>
              </w:rPr>
              <w:t>Участник</w:t>
            </w:r>
            <w:r w:rsidR="00847173" w:rsidRPr="00C8370E">
              <w:rPr>
                <w:color w:val="auto"/>
              </w:rPr>
              <w:t xml:space="preserve"> имеет право…………………..</w:t>
            </w:r>
            <w:r w:rsidR="006E1E3B" w:rsidRPr="00C8370E">
              <w:rPr>
                <w:color w:val="auto"/>
              </w:rPr>
              <w:t>………………………………………………………….</w:t>
            </w:r>
          </w:p>
        </w:tc>
        <w:tc>
          <w:tcPr>
            <w:tcW w:w="418" w:type="dxa"/>
            <w:vAlign w:val="bottom"/>
          </w:tcPr>
          <w:p w14:paraId="08991150" w14:textId="77777777" w:rsidR="007E69EF" w:rsidRPr="00C8370E" w:rsidRDefault="007B6E02" w:rsidP="0042226F">
            <w:pPr>
              <w:pStyle w:val="10"/>
              <w:rPr>
                <w:color w:val="auto"/>
              </w:rPr>
            </w:pPr>
            <w:r w:rsidRPr="00C8370E">
              <w:rPr>
                <w:color w:val="auto"/>
              </w:rPr>
              <w:t>4</w:t>
            </w:r>
            <w:r w:rsidR="00847173" w:rsidRPr="00C8370E">
              <w:rPr>
                <w:color w:val="auto"/>
              </w:rPr>
              <w:t>2</w:t>
            </w:r>
          </w:p>
        </w:tc>
      </w:tr>
      <w:tr w:rsidR="007E69EF" w:rsidRPr="00C8370E" w14:paraId="28A47D3A" w14:textId="77777777">
        <w:tblPrEx>
          <w:tblCellMar>
            <w:top w:w="0" w:type="dxa"/>
            <w:bottom w:w="0" w:type="dxa"/>
          </w:tblCellMar>
        </w:tblPrEx>
        <w:tc>
          <w:tcPr>
            <w:tcW w:w="616" w:type="dxa"/>
          </w:tcPr>
          <w:p w14:paraId="0C5F7B0B" w14:textId="77777777" w:rsidR="007E69EF" w:rsidRPr="00C8370E" w:rsidRDefault="007E69EF" w:rsidP="0042226F">
            <w:pPr>
              <w:pStyle w:val="10"/>
              <w:rPr>
                <w:color w:val="auto"/>
              </w:rPr>
            </w:pPr>
            <w:r w:rsidRPr="00C8370E">
              <w:rPr>
                <w:color w:val="auto"/>
              </w:rPr>
              <w:t>1</w:t>
            </w:r>
            <w:r w:rsidR="006E1E3B" w:rsidRPr="00C8370E">
              <w:rPr>
                <w:color w:val="auto"/>
              </w:rPr>
              <w:t>4</w:t>
            </w:r>
            <w:r w:rsidRPr="00C8370E">
              <w:rPr>
                <w:color w:val="auto"/>
              </w:rPr>
              <w:t>.4</w:t>
            </w:r>
          </w:p>
        </w:tc>
        <w:tc>
          <w:tcPr>
            <w:tcW w:w="8856" w:type="dxa"/>
          </w:tcPr>
          <w:p w14:paraId="46000DB7" w14:textId="77777777" w:rsidR="007E69EF" w:rsidRPr="00C8370E" w:rsidRDefault="007E69EF" w:rsidP="0042226F">
            <w:pPr>
              <w:pStyle w:val="10"/>
              <w:rPr>
                <w:color w:val="auto"/>
              </w:rPr>
            </w:pPr>
            <w:r w:rsidRPr="00C8370E">
              <w:rPr>
                <w:color w:val="auto"/>
              </w:rPr>
              <w:t>Участник</w:t>
            </w:r>
            <w:r w:rsidR="00847173" w:rsidRPr="00C8370E">
              <w:rPr>
                <w:color w:val="auto"/>
              </w:rPr>
              <w:t xml:space="preserve"> обязан……………………….</w:t>
            </w:r>
            <w:r w:rsidRPr="00C8370E">
              <w:rPr>
                <w:color w:val="auto"/>
              </w:rPr>
              <w:t>……………………………………………………………..</w:t>
            </w:r>
          </w:p>
        </w:tc>
        <w:tc>
          <w:tcPr>
            <w:tcW w:w="418" w:type="dxa"/>
            <w:vAlign w:val="bottom"/>
          </w:tcPr>
          <w:p w14:paraId="0B1B1294" w14:textId="77777777" w:rsidR="007E69EF" w:rsidRPr="00C8370E" w:rsidRDefault="007B6E02" w:rsidP="0042226F">
            <w:pPr>
              <w:pStyle w:val="10"/>
              <w:rPr>
                <w:color w:val="auto"/>
              </w:rPr>
            </w:pPr>
            <w:r w:rsidRPr="00C8370E">
              <w:rPr>
                <w:color w:val="auto"/>
              </w:rPr>
              <w:t>4</w:t>
            </w:r>
            <w:r w:rsidR="00847173" w:rsidRPr="00C8370E">
              <w:rPr>
                <w:color w:val="auto"/>
              </w:rPr>
              <w:t>2</w:t>
            </w:r>
          </w:p>
        </w:tc>
      </w:tr>
      <w:tr w:rsidR="007E69EF" w:rsidRPr="00C8370E" w14:paraId="033FB6E1" w14:textId="77777777">
        <w:tblPrEx>
          <w:tblCellMar>
            <w:top w:w="0" w:type="dxa"/>
            <w:bottom w:w="0" w:type="dxa"/>
          </w:tblCellMar>
        </w:tblPrEx>
        <w:tc>
          <w:tcPr>
            <w:tcW w:w="616" w:type="dxa"/>
          </w:tcPr>
          <w:p w14:paraId="4964DC28" w14:textId="77777777" w:rsidR="007E69EF" w:rsidRPr="00C8370E" w:rsidRDefault="007E69EF" w:rsidP="0042226F">
            <w:pPr>
              <w:pStyle w:val="10"/>
              <w:rPr>
                <w:color w:val="auto"/>
              </w:rPr>
            </w:pPr>
            <w:r w:rsidRPr="00C8370E">
              <w:rPr>
                <w:color w:val="auto"/>
              </w:rPr>
              <w:t>1</w:t>
            </w:r>
            <w:r w:rsidR="006E1E3B" w:rsidRPr="00C8370E">
              <w:rPr>
                <w:color w:val="auto"/>
              </w:rPr>
              <w:t>5</w:t>
            </w:r>
            <w:r w:rsidRPr="00C8370E">
              <w:rPr>
                <w:color w:val="auto"/>
              </w:rPr>
              <w:t>.</w:t>
            </w:r>
          </w:p>
        </w:tc>
        <w:tc>
          <w:tcPr>
            <w:tcW w:w="8856" w:type="dxa"/>
          </w:tcPr>
          <w:p w14:paraId="3D5ECC50" w14:textId="77777777" w:rsidR="007E69EF" w:rsidRPr="00C8370E" w:rsidRDefault="007E69EF" w:rsidP="0042226F">
            <w:pPr>
              <w:pStyle w:val="10"/>
              <w:rPr>
                <w:color w:val="auto"/>
              </w:rPr>
            </w:pPr>
            <w:r w:rsidRPr="00C8370E">
              <w:rPr>
                <w:color w:val="auto"/>
              </w:rPr>
              <w:t>ПРАВА и обязанности ФОНДА…………………………………………………………………….</w:t>
            </w:r>
          </w:p>
        </w:tc>
        <w:tc>
          <w:tcPr>
            <w:tcW w:w="418" w:type="dxa"/>
            <w:vAlign w:val="bottom"/>
          </w:tcPr>
          <w:p w14:paraId="78D0F479" w14:textId="77777777" w:rsidR="007E69EF" w:rsidRPr="00C8370E" w:rsidRDefault="007B6E02" w:rsidP="0042226F">
            <w:pPr>
              <w:pStyle w:val="10"/>
              <w:rPr>
                <w:color w:val="auto"/>
              </w:rPr>
            </w:pPr>
            <w:r w:rsidRPr="00C8370E">
              <w:rPr>
                <w:color w:val="auto"/>
              </w:rPr>
              <w:t>4</w:t>
            </w:r>
            <w:r w:rsidR="00847173" w:rsidRPr="00C8370E">
              <w:rPr>
                <w:color w:val="auto"/>
              </w:rPr>
              <w:t>3</w:t>
            </w:r>
          </w:p>
        </w:tc>
      </w:tr>
      <w:tr w:rsidR="007E69EF" w:rsidRPr="00C8370E" w14:paraId="6052BE65" w14:textId="77777777">
        <w:tblPrEx>
          <w:tblCellMar>
            <w:top w:w="0" w:type="dxa"/>
            <w:bottom w:w="0" w:type="dxa"/>
          </w:tblCellMar>
        </w:tblPrEx>
        <w:tc>
          <w:tcPr>
            <w:tcW w:w="616" w:type="dxa"/>
          </w:tcPr>
          <w:p w14:paraId="3E577F06" w14:textId="77777777" w:rsidR="007E69EF" w:rsidRPr="00C8370E" w:rsidRDefault="007E69EF" w:rsidP="0042226F">
            <w:pPr>
              <w:pStyle w:val="10"/>
              <w:rPr>
                <w:color w:val="auto"/>
              </w:rPr>
            </w:pPr>
            <w:r w:rsidRPr="00C8370E">
              <w:rPr>
                <w:color w:val="auto"/>
              </w:rPr>
              <w:t>1</w:t>
            </w:r>
            <w:r w:rsidR="006E1E3B" w:rsidRPr="00C8370E">
              <w:rPr>
                <w:color w:val="auto"/>
              </w:rPr>
              <w:t>5</w:t>
            </w:r>
            <w:r w:rsidRPr="00C8370E">
              <w:rPr>
                <w:color w:val="auto"/>
              </w:rPr>
              <w:t>.1.</w:t>
            </w:r>
          </w:p>
        </w:tc>
        <w:tc>
          <w:tcPr>
            <w:tcW w:w="8856" w:type="dxa"/>
          </w:tcPr>
          <w:p w14:paraId="3DB0E63E" w14:textId="77777777" w:rsidR="007E69EF" w:rsidRPr="00C8370E" w:rsidRDefault="007B6E02" w:rsidP="0042226F">
            <w:pPr>
              <w:pStyle w:val="10"/>
              <w:rPr>
                <w:color w:val="auto"/>
              </w:rPr>
            </w:pPr>
            <w:r w:rsidRPr="00C8370E">
              <w:rPr>
                <w:color w:val="auto"/>
              </w:rPr>
              <w:t>Фонд</w:t>
            </w:r>
            <w:r w:rsidR="00847173" w:rsidRPr="00C8370E">
              <w:rPr>
                <w:color w:val="auto"/>
              </w:rPr>
              <w:t xml:space="preserve">  имеет право</w:t>
            </w:r>
            <w:r w:rsidR="007E69EF" w:rsidRPr="00C8370E">
              <w:rPr>
                <w:color w:val="auto"/>
              </w:rPr>
              <w:t>……</w:t>
            </w:r>
            <w:r w:rsidR="00847173" w:rsidRPr="00C8370E">
              <w:rPr>
                <w:color w:val="auto"/>
              </w:rPr>
              <w:t>…………………………………………………….</w:t>
            </w:r>
            <w:r w:rsidR="007E69EF" w:rsidRPr="00C8370E">
              <w:rPr>
                <w:color w:val="auto"/>
              </w:rPr>
              <w:t>…….……………………</w:t>
            </w:r>
          </w:p>
        </w:tc>
        <w:tc>
          <w:tcPr>
            <w:tcW w:w="418" w:type="dxa"/>
            <w:vAlign w:val="bottom"/>
          </w:tcPr>
          <w:p w14:paraId="467DB9EE" w14:textId="77777777" w:rsidR="007E69EF" w:rsidRPr="00C8370E" w:rsidRDefault="007B6E02" w:rsidP="0042226F">
            <w:pPr>
              <w:pStyle w:val="10"/>
              <w:rPr>
                <w:color w:val="auto"/>
              </w:rPr>
            </w:pPr>
            <w:r w:rsidRPr="00C8370E">
              <w:rPr>
                <w:color w:val="auto"/>
              </w:rPr>
              <w:t>4</w:t>
            </w:r>
            <w:r w:rsidR="003F5C6A" w:rsidRPr="00C8370E">
              <w:rPr>
                <w:color w:val="auto"/>
              </w:rPr>
              <w:t>3</w:t>
            </w:r>
          </w:p>
        </w:tc>
      </w:tr>
      <w:tr w:rsidR="007E69EF" w:rsidRPr="00C8370E" w14:paraId="5744C6A7" w14:textId="77777777">
        <w:tblPrEx>
          <w:tblCellMar>
            <w:top w:w="0" w:type="dxa"/>
            <w:bottom w:w="0" w:type="dxa"/>
          </w:tblCellMar>
        </w:tblPrEx>
        <w:tc>
          <w:tcPr>
            <w:tcW w:w="616" w:type="dxa"/>
          </w:tcPr>
          <w:p w14:paraId="615F07D9" w14:textId="77777777" w:rsidR="007E69EF" w:rsidRPr="00C8370E" w:rsidRDefault="007E69EF" w:rsidP="0042226F">
            <w:pPr>
              <w:pStyle w:val="10"/>
              <w:rPr>
                <w:color w:val="auto"/>
              </w:rPr>
            </w:pPr>
            <w:r w:rsidRPr="00C8370E">
              <w:rPr>
                <w:color w:val="auto"/>
              </w:rPr>
              <w:t>1</w:t>
            </w:r>
            <w:r w:rsidR="006E1E3B" w:rsidRPr="00C8370E">
              <w:rPr>
                <w:color w:val="auto"/>
              </w:rPr>
              <w:t>5</w:t>
            </w:r>
            <w:r w:rsidRPr="00C8370E">
              <w:rPr>
                <w:color w:val="auto"/>
              </w:rPr>
              <w:t>.2.</w:t>
            </w:r>
          </w:p>
        </w:tc>
        <w:tc>
          <w:tcPr>
            <w:tcW w:w="8856" w:type="dxa"/>
          </w:tcPr>
          <w:p w14:paraId="15BD03E6" w14:textId="77777777" w:rsidR="007E69EF" w:rsidRPr="00C8370E" w:rsidRDefault="003F5C6A" w:rsidP="0042226F">
            <w:pPr>
              <w:pStyle w:val="10"/>
              <w:rPr>
                <w:color w:val="auto"/>
              </w:rPr>
            </w:pPr>
            <w:r w:rsidRPr="00C8370E">
              <w:rPr>
                <w:color w:val="auto"/>
              </w:rPr>
              <w:t>Фонд обязан………</w:t>
            </w:r>
            <w:r w:rsidR="007B6E02" w:rsidRPr="00C8370E">
              <w:rPr>
                <w:color w:val="auto"/>
              </w:rPr>
              <w:t>…</w:t>
            </w:r>
            <w:r w:rsidR="007E69EF" w:rsidRPr="00C8370E">
              <w:rPr>
                <w:color w:val="auto"/>
              </w:rPr>
              <w:t>……………………………………………………………………….…………</w:t>
            </w:r>
          </w:p>
        </w:tc>
        <w:tc>
          <w:tcPr>
            <w:tcW w:w="418" w:type="dxa"/>
            <w:vAlign w:val="bottom"/>
          </w:tcPr>
          <w:p w14:paraId="0F4B4FE5" w14:textId="77777777" w:rsidR="007E69EF" w:rsidRPr="00C8370E" w:rsidRDefault="006E1E3B" w:rsidP="0042226F">
            <w:pPr>
              <w:pStyle w:val="10"/>
              <w:rPr>
                <w:color w:val="auto"/>
              </w:rPr>
            </w:pPr>
            <w:r w:rsidRPr="00C8370E">
              <w:rPr>
                <w:color w:val="auto"/>
              </w:rPr>
              <w:t>4</w:t>
            </w:r>
            <w:r w:rsidR="003F5C6A" w:rsidRPr="00C8370E">
              <w:rPr>
                <w:color w:val="auto"/>
              </w:rPr>
              <w:t>3</w:t>
            </w:r>
          </w:p>
        </w:tc>
      </w:tr>
      <w:tr w:rsidR="007E69EF" w:rsidRPr="00C8370E" w14:paraId="05DC501B" w14:textId="77777777">
        <w:tblPrEx>
          <w:tblCellMar>
            <w:top w:w="0" w:type="dxa"/>
            <w:bottom w:w="0" w:type="dxa"/>
          </w:tblCellMar>
        </w:tblPrEx>
        <w:tc>
          <w:tcPr>
            <w:tcW w:w="616" w:type="dxa"/>
          </w:tcPr>
          <w:p w14:paraId="0485D2EF" w14:textId="77777777" w:rsidR="007E69EF" w:rsidRPr="00C8370E" w:rsidRDefault="006E1E3B" w:rsidP="0042226F">
            <w:pPr>
              <w:pStyle w:val="10"/>
              <w:rPr>
                <w:color w:val="auto"/>
              </w:rPr>
            </w:pPr>
            <w:r w:rsidRPr="00C8370E">
              <w:rPr>
                <w:color w:val="auto"/>
              </w:rPr>
              <w:t>16.</w:t>
            </w:r>
          </w:p>
        </w:tc>
        <w:tc>
          <w:tcPr>
            <w:tcW w:w="8856" w:type="dxa"/>
          </w:tcPr>
          <w:p w14:paraId="1CF9BB45" w14:textId="77777777" w:rsidR="007E69EF" w:rsidRPr="00C8370E" w:rsidRDefault="006E1E3B" w:rsidP="0042226F">
            <w:pPr>
              <w:pStyle w:val="10"/>
              <w:rPr>
                <w:color w:val="auto"/>
              </w:rPr>
            </w:pPr>
            <w:r w:rsidRPr="00C8370E">
              <w:rPr>
                <w:color w:val="auto"/>
              </w:rPr>
              <w:t>ИНФОРМАЦИОННАЯ ДЕЯТЕЛЬНОСТЬ ФОНДА</w:t>
            </w:r>
            <w:r w:rsidR="003F5C6A" w:rsidRPr="00C8370E">
              <w:rPr>
                <w:color w:val="auto"/>
              </w:rPr>
              <w:t>…………………………………………………….</w:t>
            </w:r>
          </w:p>
        </w:tc>
        <w:tc>
          <w:tcPr>
            <w:tcW w:w="418" w:type="dxa"/>
            <w:vAlign w:val="bottom"/>
          </w:tcPr>
          <w:p w14:paraId="3392127F" w14:textId="77777777" w:rsidR="007E69EF" w:rsidRPr="00C8370E" w:rsidRDefault="006E1E3B" w:rsidP="0042226F">
            <w:pPr>
              <w:pStyle w:val="10"/>
              <w:rPr>
                <w:color w:val="auto"/>
              </w:rPr>
            </w:pPr>
            <w:r w:rsidRPr="00C8370E">
              <w:rPr>
                <w:color w:val="auto"/>
              </w:rPr>
              <w:t>4</w:t>
            </w:r>
            <w:r w:rsidR="003F5C6A" w:rsidRPr="00C8370E">
              <w:rPr>
                <w:color w:val="auto"/>
              </w:rPr>
              <w:t>5</w:t>
            </w:r>
          </w:p>
        </w:tc>
      </w:tr>
      <w:tr w:rsidR="007E69EF" w:rsidRPr="00C8370E" w14:paraId="6343F667" w14:textId="77777777">
        <w:tblPrEx>
          <w:tblCellMar>
            <w:top w:w="0" w:type="dxa"/>
            <w:bottom w:w="0" w:type="dxa"/>
          </w:tblCellMar>
        </w:tblPrEx>
        <w:tc>
          <w:tcPr>
            <w:tcW w:w="616" w:type="dxa"/>
          </w:tcPr>
          <w:p w14:paraId="6FF9D799" w14:textId="77777777" w:rsidR="007E69EF" w:rsidRPr="00C8370E" w:rsidRDefault="006E1E3B" w:rsidP="0042226F">
            <w:pPr>
              <w:pStyle w:val="10"/>
              <w:rPr>
                <w:color w:val="auto"/>
              </w:rPr>
            </w:pPr>
            <w:r w:rsidRPr="00C8370E">
              <w:rPr>
                <w:color w:val="auto"/>
              </w:rPr>
              <w:t>16.1.</w:t>
            </w:r>
          </w:p>
        </w:tc>
        <w:tc>
          <w:tcPr>
            <w:tcW w:w="8856" w:type="dxa"/>
          </w:tcPr>
          <w:p w14:paraId="5ED106D6" w14:textId="77777777" w:rsidR="007E69EF" w:rsidRPr="00C8370E" w:rsidRDefault="006E1E3B" w:rsidP="0042226F">
            <w:pPr>
              <w:pStyle w:val="10"/>
              <w:rPr>
                <w:color w:val="auto"/>
              </w:rPr>
            </w:pPr>
            <w:r w:rsidRPr="00C8370E">
              <w:rPr>
                <w:color w:val="auto"/>
              </w:rPr>
              <w:t>КОНФИДЕНЦИАЛЬНЫЕ СВЕДЕНИЯ ФОНДА…………………………………………………….</w:t>
            </w:r>
          </w:p>
        </w:tc>
        <w:tc>
          <w:tcPr>
            <w:tcW w:w="418" w:type="dxa"/>
            <w:vAlign w:val="bottom"/>
          </w:tcPr>
          <w:p w14:paraId="14001C22" w14:textId="77777777" w:rsidR="007E69EF" w:rsidRPr="00C8370E" w:rsidRDefault="006E1E3B" w:rsidP="0042226F">
            <w:pPr>
              <w:pStyle w:val="10"/>
              <w:rPr>
                <w:color w:val="auto"/>
              </w:rPr>
            </w:pPr>
            <w:r w:rsidRPr="00C8370E">
              <w:rPr>
                <w:color w:val="auto"/>
              </w:rPr>
              <w:t>4</w:t>
            </w:r>
            <w:r w:rsidR="003F5C6A" w:rsidRPr="00C8370E">
              <w:rPr>
                <w:color w:val="auto"/>
              </w:rPr>
              <w:t>5</w:t>
            </w:r>
          </w:p>
        </w:tc>
      </w:tr>
      <w:tr w:rsidR="007E69EF" w:rsidRPr="00C8370E" w14:paraId="4A17F2C4" w14:textId="77777777">
        <w:tblPrEx>
          <w:tblCellMar>
            <w:top w:w="0" w:type="dxa"/>
            <w:bottom w:w="0" w:type="dxa"/>
          </w:tblCellMar>
        </w:tblPrEx>
        <w:tc>
          <w:tcPr>
            <w:tcW w:w="616" w:type="dxa"/>
          </w:tcPr>
          <w:p w14:paraId="4150B425" w14:textId="77777777" w:rsidR="007E69EF" w:rsidRPr="00C8370E" w:rsidRDefault="006E1E3B" w:rsidP="0042226F">
            <w:pPr>
              <w:pStyle w:val="10"/>
              <w:rPr>
                <w:color w:val="auto"/>
              </w:rPr>
            </w:pPr>
            <w:r w:rsidRPr="00C8370E">
              <w:rPr>
                <w:color w:val="auto"/>
              </w:rPr>
              <w:t>16.2.</w:t>
            </w:r>
          </w:p>
        </w:tc>
        <w:tc>
          <w:tcPr>
            <w:tcW w:w="8856" w:type="dxa"/>
          </w:tcPr>
          <w:p w14:paraId="501BCA67" w14:textId="77777777" w:rsidR="007E69EF" w:rsidRPr="00C8370E" w:rsidRDefault="006E1E3B" w:rsidP="0042226F">
            <w:pPr>
              <w:pStyle w:val="10"/>
              <w:rPr>
                <w:color w:val="auto"/>
              </w:rPr>
            </w:pPr>
            <w:r w:rsidRPr="00C8370E">
              <w:rPr>
                <w:color w:val="auto"/>
              </w:rPr>
              <w:t>ПОРЯДОК ИНФОРМИРОВАНИЯ вКЛАДЧИКОВ И уЧАСТНИКОВ О СОСТОЯНИИ ПЕНСИОННЫХ СЧЕТОВ НЕГОСУДАРСТВЕННОГО ПЕНСИОННОГО ОБЕСПЕЧЕНИЯ…………</w:t>
            </w:r>
          </w:p>
        </w:tc>
        <w:tc>
          <w:tcPr>
            <w:tcW w:w="418" w:type="dxa"/>
            <w:vAlign w:val="bottom"/>
          </w:tcPr>
          <w:p w14:paraId="5530BEE3" w14:textId="77777777" w:rsidR="007E69EF" w:rsidRPr="00C8370E" w:rsidRDefault="00E668AB" w:rsidP="0042226F">
            <w:pPr>
              <w:pStyle w:val="10"/>
              <w:rPr>
                <w:color w:val="auto"/>
              </w:rPr>
            </w:pPr>
            <w:r w:rsidRPr="00C8370E">
              <w:rPr>
                <w:color w:val="auto"/>
              </w:rPr>
              <w:t>4</w:t>
            </w:r>
            <w:r w:rsidR="003F5C6A" w:rsidRPr="00C8370E">
              <w:rPr>
                <w:color w:val="auto"/>
              </w:rPr>
              <w:t>5</w:t>
            </w:r>
          </w:p>
        </w:tc>
      </w:tr>
      <w:tr w:rsidR="007E69EF" w:rsidRPr="00C8370E" w14:paraId="3AB37298" w14:textId="77777777">
        <w:tblPrEx>
          <w:tblCellMar>
            <w:top w:w="0" w:type="dxa"/>
            <w:bottom w:w="0" w:type="dxa"/>
          </w:tblCellMar>
        </w:tblPrEx>
        <w:tc>
          <w:tcPr>
            <w:tcW w:w="616" w:type="dxa"/>
          </w:tcPr>
          <w:p w14:paraId="13C91D0D" w14:textId="77777777" w:rsidR="007E69EF" w:rsidRPr="00C8370E" w:rsidRDefault="00E668AB" w:rsidP="0042226F">
            <w:pPr>
              <w:pStyle w:val="10"/>
              <w:rPr>
                <w:color w:val="auto"/>
              </w:rPr>
            </w:pPr>
            <w:r w:rsidRPr="00C8370E">
              <w:rPr>
                <w:color w:val="auto"/>
              </w:rPr>
              <w:t>16.3.</w:t>
            </w:r>
          </w:p>
        </w:tc>
        <w:tc>
          <w:tcPr>
            <w:tcW w:w="8856" w:type="dxa"/>
          </w:tcPr>
          <w:p w14:paraId="256C3904" w14:textId="77777777" w:rsidR="007E69EF" w:rsidRPr="00C8370E" w:rsidRDefault="00E668AB" w:rsidP="0042226F">
            <w:pPr>
              <w:pStyle w:val="10"/>
              <w:rPr>
                <w:color w:val="auto"/>
              </w:rPr>
            </w:pPr>
            <w:r w:rsidRPr="00C8370E">
              <w:rPr>
                <w:color w:val="auto"/>
              </w:rPr>
              <w:t>ПОРЯДОК ПРЕДОСТАВЛЕНИЯ вКЛАДЧИКАМ И уЧАСТНИКАМ ИНФОРМАЦИИ ОБ УПРАВЛЯЮЩИХ КОМПАНИЯХ И О СПЕЦИАЛИЗИРОВАННО</w:t>
            </w:r>
            <w:r w:rsidR="0042226F" w:rsidRPr="00C8370E">
              <w:rPr>
                <w:color w:val="auto"/>
              </w:rPr>
              <w:t>м</w:t>
            </w:r>
            <w:r w:rsidRPr="00C8370E">
              <w:rPr>
                <w:color w:val="auto"/>
              </w:rPr>
              <w:t xml:space="preserve"> ДЕПОЗИТАРИИ, С КОТОРЫМИ фОНД ЗАКЛЮЧИЛ ДОГОВОРЫ…………………………………………………………</w:t>
            </w:r>
          </w:p>
        </w:tc>
        <w:tc>
          <w:tcPr>
            <w:tcW w:w="418" w:type="dxa"/>
            <w:vAlign w:val="bottom"/>
          </w:tcPr>
          <w:p w14:paraId="43D41842" w14:textId="77777777" w:rsidR="007E69EF" w:rsidRPr="00C8370E" w:rsidRDefault="00E668AB" w:rsidP="0042226F">
            <w:pPr>
              <w:pStyle w:val="10"/>
              <w:rPr>
                <w:color w:val="auto"/>
              </w:rPr>
            </w:pPr>
            <w:r w:rsidRPr="00C8370E">
              <w:rPr>
                <w:color w:val="auto"/>
              </w:rPr>
              <w:t>4</w:t>
            </w:r>
            <w:r w:rsidR="00DD03C9" w:rsidRPr="00C8370E">
              <w:rPr>
                <w:color w:val="auto"/>
              </w:rPr>
              <w:t>6</w:t>
            </w:r>
          </w:p>
        </w:tc>
      </w:tr>
      <w:tr w:rsidR="007E69EF" w:rsidRPr="00C8370E" w14:paraId="5EDA6875" w14:textId="77777777">
        <w:tblPrEx>
          <w:tblCellMar>
            <w:top w:w="0" w:type="dxa"/>
            <w:bottom w:w="0" w:type="dxa"/>
          </w:tblCellMar>
        </w:tblPrEx>
        <w:tc>
          <w:tcPr>
            <w:tcW w:w="616" w:type="dxa"/>
          </w:tcPr>
          <w:p w14:paraId="11400A29" w14:textId="77777777" w:rsidR="007E69EF" w:rsidRPr="00C8370E" w:rsidRDefault="00E668AB" w:rsidP="0042226F">
            <w:pPr>
              <w:pStyle w:val="10"/>
              <w:rPr>
                <w:color w:val="auto"/>
              </w:rPr>
            </w:pPr>
            <w:r w:rsidRPr="00C8370E">
              <w:rPr>
                <w:color w:val="auto"/>
              </w:rPr>
              <w:t>16.4</w:t>
            </w:r>
            <w:r w:rsidR="007E69EF" w:rsidRPr="00C8370E">
              <w:rPr>
                <w:color w:val="auto"/>
              </w:rPr>
              <w:t>.</w:t>
            </w:r>
          </w:p>
        </w:tc>
        <w:tc>
          <w:tcPr>
            <w:tcW w:w="8856" w:type="dxa"/>
          </w:tcPr>
          <w:p w14:paraId="60D291AC" w14:textId="77777777" w:rsidR="007E69EF" w:rsidRPr="00C8370E" w:rsidRDefault="00E668AB" w:rsidP="0042226F">
            <w:pPr>
              <w:pStyle w:val="10"/>
              <w:rPr>
                <w:color w:val="auto"/>
              </w:rPr>
            </w:pPr>
            <w:r w:rsidRPr="00C8370E">
              <w:rPr>
                <w:color w:val="auto"/>
              </w:rPr>
              <w:t>ПОРЯДОК УВЕДОМЛЕНИЯ ВКЛАДЧИКОВ И УЧАСТНИКОВ ЧЕРЕЗ СРЕДСТВА МАССОВОЙ ИНФОРМАЦИИ…………………………………………………………………………………………….</w:t>
            </w:r>
          </w:p>
        </w:tc>
        <w:tc>
          <w:tcPr>
            <w:tcW w:w="418" w:type="dxa"/>
            <w:vAlign w:val="bottom"/>
          </w:tcPr>
          <w:p w14:paraId="092B57F8" w14:textId="77777777" w:rsidR="007E69EF" w:rsidRPr="00C8370E" w:rsidRDefault="00E668AB" w:rsidP="0042226F">
            <w:pPr>
              <w:pStyle w:val="10"/>
              <w:rPr>
                <w:color w:val="auto"/>
              </w:rPr>
            </w:pPr>
            <w:r w:rsidRPr="00C8370E">
              <w:rPr>
                <w:color w:val="auto"/>
              </w:rPr>
              <w:t>4</w:t>
            </w:r>
            <w:r w:rsidR="003F5C6A" w:rsidRPr="00C8370E">
              <w:rPr>
                <w:color w:val="auto"/>
              </w:rPr>
              <w:t>6</w:t>
            </w:r>
          </w:p>
        </w:tc>
      </w:tr>
      <w:tr w:rsidR="00E668AB" w:rsidRPr="00C8370E" w14:paraId="71645B4C" w14:textId="77777777">
        <w:tblPrEx>
          <w:tblCellMar>
            <w:top w:w="0" w:type="dxa"/>
            <w:bottom w:w="0" w:type="dxa"/>
          </w:tblCellMar>
        </w:tblPrEx>
        <w:tc>
          <w:tcPr>
            <w:tcW w:w="616" w:type="dxa"/>
          </w:tcPr>
          <w:p w14:paraId="7BE64683" w14:textId="77777777" w:rsidR="00E668AB" w:rsidRPr="00C8370E" w:rsidRDefault="00E668AB" w:rsidP="0042226F">
            <w:pPr>
              <w:pStyle w:val="10"/>
              <w:rPr>
                <w:color w:val="auto"/>
              </w:rPr>
            </w:pPr>
            <w:r w:rsidRPr="00C8370E">
              <w:rPr>
                <w:color w:val="auto"/>
              </w:rPr>
              <w:t>17.</w:t>
            </w:r>
          </w:p>
        </w:tc>
        <w:tc>
          <w:tcPr>
            <w:tcW w:w="8856" w:type="dxa"/>
          </w:tcPr>
          <w:p w14:paraId="4C2C1303" w14:textId="77777777" w:rsidR="00E668AB" w:rsidRPr="00C8370E" w:rsidRDefault="00E668AB" w:rsidP="0042226F">
            <w:pPr>
              <w:pStyle w:val="10"/>
              <w:rPr>
                <w:color w:val="auto"/>
              </w:rPr>
            </w:pPr>
            <w:r w:rsidRPr="00C8370E">
              <w:rPr>
                <w:color w:val="auto"/>
              </w:rPr>
              <w:t>ВЫКУПНАЯ СУММА……………………………………………………………………………………..</w:t>
            </w:r>
          </w:p>
        </w:tc>
        <w:tc>
          <w:tcPr>
            <w:tcW w:w="418" w:type="dxa"/>
            <w:vAlign w:val="bottom"/>
          </w:tcPr>
          <w:p w14:paraId="51E24B02" w14:textId="77777777" w:rsidR="00E668AB" w:rsidRPr="00C8370E" w:rsidRDefault="00E668AB" w:rsidP="0042226F">
            <w:pPr>
              <w:pStyle w:val="10"/>
              <w:rPr>
                <w:color w:val="auto"/>
              </w:rPr>
            </w:pPr>
            <w:r w:rsidRPr="00C8370E">
              <w:rPr>
                <w:color w:val="auto"/>
              </w:rPr>
              <w:t>4</w:t>
            </w:r>
            <w:r w:rsidR="003F5C6A" w:rsidRPr="00C8370E">
              <w:rPr>
                <w:color w:val="auto"/>
              </w:rPr>
              <w:t>6</w:t>
            </w:r>
          </w:p>
        </w:tc>
      </w:tr>
      <w:tr w:rsidR="007E69EF" w:rsidRPr="00C8370E" w14:paraId="0CFBB96B" w14:textId="77777777">
        <w:tblPrEx>
          <w:tblCellMar>
            <w:top w:w="0" w:type="dxa"/>
            <w:bottom w:w="0" w:type="dxa"/>
          </w:tblCellMar>
        </w:tblPrEx>
        <w:tc>
          <w:tcPr>
            <w:tcW w:w="616" w:type="dxa"/>
          </w:tcPr>
          <w:p w14:paraId="320F6F11" w14:textId="77777777" w:rsidR="007E69EF" w:rsidRPr="00C8370E" w:rsidRDefault="00E668AB" w:rsidP="0042226F">
            <w:pPr>
              <w:pStyle w:val="10"/>
              <w:rPr>
                <w:color w:val="auto"/>
              </w:rPr>
            </w:pPr>
            <w:r w:rsidRPr="00C8370E">
              <w:rPr>
                <w:color w:val="auto"/>
              </w:rPr>
              <w:t>18</w:t>
            </w:r>
            <w:r w:rsidR="007E69EF" w:rsidRPr="00C8370E">
              <w:rPr>
                <w:color w:val="auto"/>
              </w:rPr>
              <w:t>.</w:t>
            </w:r>
          </w:p>
        </w:tc>
        <w:tc>
          <w:tcPr>
            <w:tcW w:w="8856" w:type="dxa"/>
          </w:tcPr>
          <w:p w14:paraId="1524ADC7" w14:textId="77777777" w:rsidR="007E69EF" w:rsidRPr="00C8370E" w:rsidRDefault="007E69EF" w:rsidP="0042226F">
            <w:pPr>
              <w:pStyle w:val="10"/>
              <w:rPr>
                <w:color w:val="auto"/>
              </w:rPr>
            </w:pPr>
            <w:r w:rsidRPr="00C8370E">
              <w:rPr>
                <w:color w:val="auto"/>
              </w:rPr>
              <w:t>МЕТОДИКА АКТУАРНЫХ РАСЧЕТОВ……………………………………………………………….</w:t>
            </w:r>
          </w:p>
        </w:tc>
        <w:tc>
          <w:tcPr>
            <w:tcW w:w="418" w:type="dxa"/>
            <w:vAlign w:val="bottom"/>
          </w:tcPr>
          <w:p w14:paraId="3B2B7386" w14:textId="77777777" w:rsidR="007E69EF" w:rsidRPr="00C8370E" w:rsidRDefault="00DD03C9" w:rsidP="0042226F">
            <w:pPr>
              <w:pStyle w:val="10"/>
              <w:rPr>
                <w:color w:val="auto"/>
              </w:rPr>
            </w:pPr>
            <w:r w:rsidRPr="00C8370E">
              <w:rPr>
                <w:color w:val="auto"/>
              </w:rPr>
              <w:t>48</w:t>
            </w:r>
          </w:p>
        </w:tc>
      </w:tr>
      <w:tr w:rsidR="007E69EF" w:rsidRPr="00C8370E" w14:paraId="43A7C278" w14:textId="77777777">
        <w:tblPrEx>
          <w:tblCellMar>
            <w:top w:w="0" w:type="dxa"/>
            <w:bottom w:w="0" w:type="dxa"/>
          </w:tblCellMar>
        </w:tblPrEx>
        <w:tc>
          <w:tcPr>
            <w:tcW w:w="616" w:type="dxa"/>
          </w:tcPr>
          <w:p w14:paraId="3004FA44" w14:textId="77777777" w:rsidR="007E69EF" w:rsidRPr="00C8370E" w:rsidRDefault="007E69EF" w:rsidP="0042226F">
            <w:pPr>
              <w:pStyle w:val="10"/>
              <w:rPr>
                <w:color w:val="auto"/>
              </w:rPr>
            </w:pPr>
            <w:r w:rsidRPr="00C8370E">
              <w:rPr>
                <w:color w:val="auto"/>
              </w:rPr>
              <w:t>1</w:t>
            </w:r>
            <w:r w:rsidR="005F03C5" w:rsidRPr="00C8370E">
              <w:rPr>
                <w:color w:val="auto"/>
              </w:rPr>
              <w:t>8</w:t>
            </w:r>
            <w:r w:rsidRPr="00C8370E">
              <w:rPr>
                <w:color w:val="auto"/>
              </w:rPr>
              <w:t>.1.</w:t>
            </w:r>
          </w:p>
        </w:tc>
        <w:tc>
          <w:tcPr>
            <w:tcW w:w="8856" w:type="dxa"/>
          </w:tcPr>
          <w:p w14:paraId="4A01C59D" w14:textId="77777777" w:rsidR="007E69EF" w:rsidRPr="00C8370E" w:rsidRDefault="007E69EF" w:rsidP="0042226F">
            <w:pPr>
              <w:pStyle w:val="10"/>
              <w:rPr>
                <w:color w:val="auto"/>
              </w:rPr>
            </w:pPr>
            <w:r w:rsidRPr="00C8370E">
              <w:rPr>
                <w:color w:val="auto"/>
              </w:rPr>
              <w:t>Общие положения…………………………………………………………………………………</w:t>
            </w:r>
          </w:p>
        </w:tc>
        <w:tc>
          <w:tcPr>
            <w:tcW w:w="418" w:type="dxa"/>
            <w:vAlign w:val="bottom"/>
          </w:tcPr>
          <w:p w14:paraId="4106F9BE" w14:textId="77777777" w:rsidR="007E69EF" w:rsidRPr="00C8370E" w:rsidRDefault="00DD03C9" w:rsidP="0042226F">
            <w:pPr>
              <w:pStyle w:val="10"/>
              <w:rPr>
                <w:color w:val="auto"/>
              </w:rPr>
            </w:pPr>
            <w:r w:rsidRPr="00C8370E">
              <w:rPr>
                <w:color w:val="auto"/>
              </w:rPr>
              <w:t>49</w:t>
            </w:r>
          </w:p>
        </w:tc>
      </w:tr>
      <w:tr w:rsidR="007E69EF" w:rsidRPr="00C8370E" w14:paraId="229BD28F" w14:textId="77777777">
        <w:tblPrEx>
          <w:tblCellMar>
            <w:top w:w="0" w:type="dxa"/>
            <w:bottom w:w="0" w:type="dxa"/>
          </w:tblCellMar>
        </w:tblPrEx>
        <w:tc>
          <w:tcPr>
            <w:tcW w:w="616" w:type="dxa"/>
          </w:tcPr>
          <w:p w14:paraId="15DC4445" w14:textId="77777777" w:rsidR="007E69EF" w:rsidRPr="00C8370E" w:rsidRDefault="007E69EF" w:rsidP="0042226F">
            <w:pPr>
              <w:pStyle w:val="10"/>
              <w:rPr>
                <w:color w:val="auto"/>
              </w:rPr>
            </w:pPr>
            <w:r w:rsidRPr="00C8370E">
              <w:rPr>
                <w:color w:val="auto"/>
              </w:rPr>
              <w:t>1</w:t>
            </w:r>
            <w:r w:rsidR="005F03C5" w:rsidRPr="00C8370E">
              <w:rPr>
                <w:color w:val="auto"/>
              </w:rPr>
              <w:t>8</w:t>
            </w:r>
            <w:r w:rsidRPr="00C8370E">
              <w:rPr>
                <w:color w:val="auto"/>
              </w:rPr>
              <w:t>.2.</w:t>
            </w:r>
          </w:p>
        </w:tc>
        <w:tc>
          <w:tcPr>
            <w:tcW w:w="8856" w:type="dxa"/>
          </w:tcPr>
          <w:p w14:paraId="3E33DA44" w14:textId="77777777" w:rsidR="007E69EF" w:rsidRPr="00C8370E" w:rsidRDefault="007E69EF" w:rsidP="0042226F">
            <w:pPr>
              <w:pStyle w:val="10"/>
              <w:rPr>
                <w:color w:val="auto"/>
              </w:rPr>
            </w:pPr>
            <w:r w:rsidRPr="00C8370E">
              <w:rPr>
                <w:color w:val="auto"/>
              </w:rPr>
              <w:t>Актуарные предположения……………………………………………………………………….</w:t>
            </w:r>
          </w:p>
        </w:tc>
        <w:tc>
          <w:tcPr>
            <w:tcW w:w="418" w:type="dxa"/>
            <w:vAlign w:val="bottom"/>
          </w:tcPr>
          <w:p w14:paraId="66493C51" w14:textId="77777777" w:rsidR="007E69EF" w:rsidRPr="00C8370E" w:rsidRDefault="00DD03C9" w:rsidP="0042226F">
            <w:pPr>
              <w:pStyle w:val="10"/>
              <w:rPr>
                <w:color w:val="auto"/>
              </w:rPr>
            </w:pPr>
            <w:r w:rsidRPr="00C8370E">
              <w:rPr>
                <w:color w:val="auto"/>
              </w:rPr>
              <w:t>49</w:t>
            </w:r>
          </w:p>
        </w:tc>
      </w:tr>
      <w:tr w:rsidR="007E69EF" w:rsidRPr="00C8370E" w14:paraId="6FE64CF7" w14:textId="77777777">
        <w:tblPrEx>
          <w:tblCellMar>
            <w:top w:w="0" w:type="dxa"/>
            <w:bottom w:w="0" w:type="dxa"/>
          </w:tblCellMar>
        </w:tblPrEx>
        <w:tc>
          <w:tcPr>
            <w:tcW w:w="616" w:type="dxa"/>
          </w:tcPr>
          <w:p w14:paraId="4EE97757" w14:textId="77777777" w:rsidR="007E69EF" w:rsidRPr="00C8370E" w:rsidRDefault="007E69EF" w:rsidP="0042226F">
            <w:pPr>
              <w:pStyle w:val="10"/>
              <w:rPr>
                <w:color w:val="auto"/>
              </w:rPr>
            </w:pPr>
            <w:r w:rsidRPr="00C8370E">
              <w:rPr>
                <w:color w:val="auto"/>
              </w:rPr>
              <w:t>1</w:t>
            </w:r>
            <w:r w:rsidR="005F03C5" w:rsidRPr="00C8370E">
              <w:rPr>
                <w:color w:val="auto"/>
              </w:rPr>
              <w:t>8</w:t>
            </w:r>
            <w:r w:rsidRPr="00C8370E">
              <w:rPr>
                <w:color w:val="auto"/>
              </w:rPr>
              <w:t>.3.</w:t>
            </w:r>
          </w:p>
        </w:tc>
        <w:tc>
          <w:tcPr>
            <w:tcW w:w="8856" w:type="dxa"/>
          </w:tcPr>
          <w:p w14:paraId="6D9411B4" w14:textId="77777777" w:rsidR="007E69EF" w:rsidRPr="00C8370E" w:rsidRDefault="007E69EF" w:rsidP="0042226F">
            <w:pPr>
              <w:pStyle w:val="10"/>
              <w:rPr>
                <w:color w:val="auto"/>
              </w:rPr>
            </w:pPr>
            <w:r w:rsidRPr="00C8370E">
              <w:rPr>
                <w:color w:val="auto"/>
              </w:rPr>
              <w:t>Пенсионные обязательства Фонда………………………………………………………….</w:t>
            </w:r>
          </w:p>
        </w:tc>
        <w:tc>
          <w:tcPr>
            <w:tcW w:w="418" w:type="dxa"/>
            <w:vAlign w:val="bottom"/>
          </w:tcPr>
          <w:p w14:paraId="64782312" w14:textId="77777777" w:rsidR="007E69EF" w:rsidRPr="00C8370E" w:rsidRDefault="00DD03C9" w:rsidP="0042226F">
            <w:pPr>
              <w:pStyle w:val="10"/>
              <w:rPr>
                <w:color w:val="auto"/>
              </w:rPr>
            </w:pPr>
            <w:r w:rsidRPr="00C8370E">
              <w:rPr>
                <w:color w:val="auto"/>
              </w:rPr>
              <w:t>49</w:t>
            </w:r>
          </w:p>
        </w:tc>
      </w:tr>
      <w:tr w:rsidR="007E69EF" w:rsidRPr="00C8370E" w14:paraId="0208BADA" w14:textId="77777777">
        <w:tblPrEx>
          <w:tblCellMar>
            <w:top w:w="0" w:type="dxa"/>
            <w:bottom w:w="0" w:type="dxa"/>
          </w:tblCellMar>
        </w:tblPrEx>
        <w:tc>
          <w:tcPr>
            <w:tcW w:w="616" w:type="dxa"/>
          </w:tcPr>
          <w:p w14:paraId="7123A15B" w14:textId="77777777" w:rsidR="007E69EF" w:rsidRPr="00C8370E" w:rsidRDefault="007E69EF" w:rsidP="0042226F">
            <w:pPr>
              <w:pStyle w:val="10"/>
              <w:rPr>
                <w:color w:val="auto"/>
              </w:rPr>
            </w:pPr>
            <w:r w:rsidRPr="00C8370E">
              <w:rPr>
                <w:color w:val="auto"/>
              </w:rPr>
              <w:t>1</w:t>
            </w:r>
            <w:r w:rsidR="005F03C5" w:rsidRPr="00C8370E">
              <w:rPr>
                <w:color w:val="auto"/>
              </w:rPr>
              <w:t>8</w:t>
            </w:r>
            <w:r w:rsidRPr="00C8370E">
              <w:rPr>
                <w:color w:val="auto"/>
              </w:rPr>
              <w:t>.4.</w:t>
            </w:r>
          </w:p>
        </w:tc>
        <w:tc>
          <w:tcPr>
            <w:tcW w:w="8856" w:type="dxa"/>
          </w:tcPr>
          <w:p w14:paraId="7EF2032F" w14:textId="77777777" w:rsidR="007E69EF" w:rsidRPr="00C8370E" w:rsidRDefault="007E69EF" w:rsidP="0042226F">
            <w:pPr>
              <w:pStyle w:val="10"/>
              <w:rPr>
                <w:color w:val="auto"/>
              </w:rPr>
            </w:pPr>
            <w:r w:rsidRPr="00C8370E">
              <w:rPr>
                <w:color w:val="auto"/>
              </w:rPr>
              <w:t>Расчет пенсионных выплат……………………………………………………………………..</w:t>
            </w:r>
          </w:p>
        </w:tc>
        <w:tc>
          <w:tcPr>
            <w:tcW w:w="418" w:type="dxa"/>
            <w:vAlign w:val="bottom"/>
          </w:tcPr>
          <w:p w14:paraId="25712E44" w14:textId="77777777" w:rsidR="007E69EF" w:rsidRPr="00C8370E" w:rsidRDefault="00DD03C9" w:rsidP="0042226F">
            <w:pPr>
              <w:pStyle w:val="10"/>
              <w:rPr>
                <w:color w:val="auto"/>
              </w:rPr>
            </w:pPr>
            <w:r w:rsidRPr="00C8370E">
              <w:rPr>
                <w:color w:val="auto"/>
              </w:rPr>
              <w:t>53</w:t>
            </w:r>
          </w:p>
        </w:tc>
      </w:tr>
      <w:tr w:rsidR="007E69EF" w:rsidRPr="00C8370E" w14:paraId="3983F56F" w14:textId="77777777">
        <w:tblPrEx>
          <w:tblCellMar>
            <w:top w:w="0" w:type="dxa"/>
            <w:bottom w:w="0" w:type="dxa"/>
          </w:tblCellMar>
        </w:tblPrEx>
        <w:tc>
          <w:tcPr>
            <w:tcW w:w="616" w:type="dxa"/>
          </w:tcPr>
          <w:p w14:paraId="23F4F000" w14:textId="77777777" w:rsidR="007E69EF" w:rsidRPr="00C8370E" w:rsidRDefault="007E69EF" w:rsidP="0042226F">
            <w:pPr>
              <w:pStyle w:val="10"/>
              <w:rPr>
                <w:color w:val="auto"/>
              </w:rPr>
            </w:pPr>
            <w:r w:rsidRPr="00C8370E">
              <w:rPr>
                <w:color w:val="auto"/>
              </w:rPr>
              <w:t>1</w:t>
            </w:r>
            <w:r w:rsidR="005F03C5" w:rsidRPr="00C8370E">
              <w:rPr>
                <w:color w:val="auto"/>
              </w:rPr>
              <w:t>8</w:t>
            </w:r>
            <w:r w:rsidRPr="00C8370E">
              <w:rPr>
                <w:color w:val="auto"/>
              </w:rPr>
              <w:t>.5.</w:t>
            </w:r>
          </w:p>
        </w:tc>
        <w:tc>
          <w:tcPr>
            <w:tcW w:w="8856" w:type="dxa"/>
          </w:tcPr>
          <w:p w14:paraId="06A7E954" w14:textId="77777777" w:rsidR="007E69EF" w:rsidRPr="00C8370E" w:rsidRDefault="007E69EF" w:rsidP="0042226F">
            <w:pPr>
              <w:pStyle w:val="10"/>
              <w:rPr>
                <w:color w:val="auto"/>
              </w:rPr>
            </w:pPr>
            <w:r w:rsidRPr="00C8370E">
              <w:rPr>
                <w:color w:val="auto"/>
              </w:rPr>
              <w:t>Расчет пенсионных взносов…………………………………………………………………….</w:t>
            </w:r>
          </w:p>
        </w:tc>
        <w:tc>
          <w:tcPr>
            <w:tcW w:w="418" w:type="dxa"/>
            <w:vAlign w:val="bottom"/>
          </w:tcPr>
          <w:p w14:paraId="72AEDDE8" w14:textId="77777777" w:rsidR="007E69EF" w:rsidRPr="00C8370E" w:rsidRDefault="005F03C5" w:rsidP="0042226F">
            <w:pPr>
              <w:pStyle w:val="10"/>
              <w:rPr>
                <w:color w:val="auto"/>
              </w:rPr>
            </w:pPr>
            <w:r w:rsidRPr="00C8370E">
              <w:rPr>
                <w:color w:val="auto"/>
              </w:rPr>
              <w:t>5</w:t>
            </w:r>
            <w:r w:rsidR="00DD03C9" w:rsidRPr="00C8370E">
              <w:rPr>
                <w:color w:val="auto"/>
              </w:rPr>
              <w:t>6</w:t>
            </w:r>
          </w:p>
        </w:tc>
      </w:tr>
      <w:tr w:rsidR="007E69EF" w:rsidRPr="00C8370E" w14:paraId="7AFAC7E3" w14:textId="77777777">
        <w:tblPrEx>
          <w:tblCellMar>
            <w:top w:w="0" w:type="dxa"/>
            <w:bottom w:w="0" w:type="dxa"/>
          </w:tblCellMar>
        </w:tblPrEx>
        <w:tc>
          <w:tcPr>
            <w:tcW w:w="616" w:type="dxa"/>
          </w:tcPr>
          <w:p w14:paraId="166B6963" w14:textId="77777777" w:rsidR="007E69EF" w:rsidRPr="00C8370E" w:rsidRDefault="007E69EF" w:rsidP="0042226F">
            <w:pPr>
              <w:pStyle w:val="10"/>
              <w:rPr>
                <w:color w:val="auto"/>
              </w:rPr>
            </w:pPr>
            <w:r w:rsidRPr="00C8370E">
              <w:rPr>
                <w:color w:val="auto"/>
              </w:rPr>
              <w:t>1</w:t>
            </w:r>
            <w:r w:rsidR="005F03C5" w:rsidRPr="00C8370E">
              <w:rPr>
                <w:color w:val="auto"/>
              </w:rPr>
              <w:t>9</w:t>
            </w:r>
            <w:r w:rsidRPr="00C8370E">
              <w:rPr>
                <w:color w:val="auto"/>
              </w:rPr>
              <w:t>.</w:t>
            </w:r>
          </w:p>
        </w:tc>
        <w:tc>
          <w:tcPr>
            <w:tcW w:w="8856" w:type="dxa"/>
          </w:tcPr>
          <w:p w14:paraId="31B6A813" w14:textId="77777777" w:rsidR="007E69EF" w:rsidRPr="00C8370E" w:rsidRDefault="007E69EF" w:rsidP="0042226F">
            <w:pPr>
              <w:pStyle w:val="10"/>
              <w:rPr>
                <w:color w:val="auto"/>
              </w:rPr>
            </w:pPr>
            <w:r w:rsidRPr="00C8370E">
              <w:rPr>
                <w:color w:val="auto"/>
              </w:rPr>
              <w:t xml:space="preserve">РАЗМЕРЫ </w:t>
            </w:r>
            <w:r w:rsidR="0042226F" w:rsidRPr="00C8370E">
              <w:rPr>
                <w:color w:val="auto"/>
              </w:rPr>
              <w:t>ОПЛАТЫ УСЛУГ ФОНДА, УПРАВЛЯЮЩЕ</w:t>
            </w:r>
            <w:r w:rsidR="00D93157" w:rsidRPr="00C8370E">
              <w:rPr>
                <w:color w:val="auto"/>
              </w:rPr>
              <w:t>го</w:t>
            </w:r>
            <w:r w:rsidRPr="00C8370E">
              <w:rPr>
                <w:color w:val="auto"/>
              </w:rPr>
              <w:t xml:space="preserve"> И ДЕПОЗИТАРИЯ………………..</w:t>
            </w:r>
          </w:p>
        </w:tc>
        <w:tc>
          <w:tcPr>
            <w:tcW w:w="418" w:type="dxa"/>
            <w:vAlign w:val="bottom"/>
          </w:tcPr>
          <w:p w14:paraId="475AA1B7" w14:textId="77777777" w:rsidR="007E69EF" w:rsidRPr="00C8370E" w:rsidRDefault="00DD03C9" w:rsidP="0042226F">
            <w:pPr>
              <w:pStyle w:val="10"/>
              <w:rPr>
                <w:color w:val="auto"/>
              </w:rPr>
            </w:pPr>
            <w:r w:rsidRPr="00C8370E">
              <w:rPr>
                <w:color w:val="auto"/>
              </w:rPr>
              <w:t>58</w:t>
            </w:r>
          </w:p>
        </w:tc>
      </w:tr>
      <w:tr w:rsidR="007E69EF" w:rsidRPr="00C8370E" w14:paraId="317D950C" w14:textId="77777777">
        <w:tblPrEx>
          <w:tblCellMar>
            <w:top w:w="0" w:type="dxa"/>
            <w:bottom w:w="0" w:type="dxa"/>
          </w:tblCellMar>
        </w:tblPrEx>
        <w:tc>
          <w:tcPr>
            <w:tcW w:w="616" w:type="dxa"/>
          </w:tcPr>
          <w:p w14:paraId="01D34A93" w14:textId="77777777" w:rsidR="007E69EF" w:rsidRPr="00C8370E" w:rsidRDefault="005F03C5" w:rsidP="0042226F">
            <w:pPr>
              <w:pStyle w:val="10"/>
              <w:rPr>
                <w:color w:val="auto"/>
              </w:rPr>
            </w:pPr>
            <w:r w:rsidRPr="00C8370E">
              <w:rPr>
                <w:color w:val="auto"/>
              </w:rPr>
              <w:t>20</w:t>
            </w:r>
            <w:r w:rsidR="007E69EF" w:rsidRPr="00C8370E">
              <w:rPr>
                <w:color w:val="auto"/>
              </w:rPr>
              <w:t>.</w:t>
            </w:r>
          </w:p>
        </w:tc>
        <w:tc>
          <w:tcPr>
            <w:tcW w:w="8856" w:type="dxa"/>
          </w:tcPr>
          <w:p w14:paraId="21E0ADAA" w14:textId="77777777" w:rsidR="007E69EF" w:rsidRPr="00C8370E" w:rsidRDefault="007E69EF" w:rsidP="0042226F">
            <w:pPr>
              <w:pStyle w:val="10"/>
              <w:rPr>
                <w:color w:val="auto"/>
              </w:rPr>
            </w:pPr>
            <w:r w:rsidRPr="00C8370E">
              <w:rPr>
                <w:color w:val="auto"/>
              </w:rPr>
              <w:t>ПОРЯДОК ВНЕСЕНИЯ ИЗМЕНЕНИЙ И ДОПОЛНЕНИЙ В ПРАВИЛА ФОНДА………………</w:t>
            </w:r>
          </w:p>
        </w:tc>
        <w:tc>
          <w:tcPr>
            <w:tcW w:w="418" w:type="dxa"/>
            <w:vAlign w:val="bottom"/>
          </w:tcPr>
          <w:p w14:paraId="43731872" w14:textId="77777777" w:rsidR="007E69EF" w:rsidRPr="00C8370E" w:rsidRDefault="00DD03C9" w:rsidP="0042226F">
            <w:pPr>
              <w:pStyle w:val="10"/>
              <w:rPr>
                <w:color w:val="auto"/>
              </w:rPr>
            </w:pPr>
            <w:r w:rsidRPr="00C8370E">
              <w:rPr>
                <w:color w:val="auto"/>
              </w:rPr>
              <w:t>58</w:t>
            </w:r>
          </w:p>
        </w:tc>
      </w:tr>
      <w:tr w:rsidR="007E69EF" w:rsidRPr="00C8370E" w14:paraId="6C289319" w14:textId="77777777">
        <w:tblPrEx>
          <w:tblCellMar>
            <w:top w:w="0" w:type="dxa"/>
            <w:bottom w:w="0" w:type="dxa"/>
          </w:tblCellMar>
        </w:tblPrEx>
        <w:tc>
          <w:tcPr>
            <w:tcW w:w="616" w:type="dxa"/>
          </w:tcPr>
          <w:p w14:paraId="39CBB9B6" w14:textId="77777777" w:rsidR="007E69EF" w:rsidRPr="00C8370E" w:rsidRDefault="007E69EF" w:rsidP="0042226F">
            <w:pPr>
              <w:pStyle w:val="10"/>
              <w:rPr>
                <w:color w:val="auto"/>
              </w:rPr>
            </w:pPr>
            <w:r w:rsidRPr="00C8370E">
              <w:rPr>
                <w:color w:val="auto"/>
              </w:rPr>
              <w:t>2</w:t>
            </w:r>
            <w:r w:rsidR="005F03C5" w:rsidRPr="00C8370E">
              <w:rPr>
                <w:color w:val="auto"/>
              </w:rPr>
              <w:t>1</w:t>
            </w:r>
            <w:r w:rsidRPr="00C8370E">
              <w:rPr>
                <w:color w:val="auto"/>
              </w:rPr>
              <w:t>.</w:t>
            </w:r>
          </w:p>
        </w:tc>
        <w:tc>
          <w:tcPr>
            <w:tcW w:w="8856" w:type="dxa"/>
          </w:tcPr>
          <w:p w14:paraId="57A0587A" w14:textId="77777777" w:rsidR="007E69EF" w:rsidRPr="00C8370E" w:rsidRDefault="007E69EF" w:rsidP="0042226F">
            <w:pPr>
              <w:pStyle w:val="10"/>
              <w:rPr>
                <w:color w:val="auto"/>
              </w:rPr>
            </w:pPr>
            <w:r w:rsidRPr="00C8370E">
              <w:rPr>
                <w:color w:val="auto"/>
              </w:rPr>
              <w:t>ЗАКЛЮЧИТЕЛЬНЫЕ ПОЛОЖЕНИЯ………………………………………………………………….</w:t>
            </w:r>
          </w:p>
        </w:tc>
        <w:tc>
          <w:tcPr>
            <w:tcW w:w="418" w:type="dxa"/>
            <w:vAlign w:val="bottom"/>
          </w:tcPr>
          <w:p w14:paraId="3D6F2699" w14:textId="77777777" w:rsidR="007E69EF" w:rsidRPr="00C8370E" w:rsidRDefault="00DD03C9" w:rsidP="0042226F">
            <w:pPr>
              <w:pStyle w:val="10"/>
              <w:rPr>
                <w:color w:val="auto"/>
              </w:rPr>
            </w:pPr>
            <w:r w:rsidRPr="00C8370E">
              <w:rPr>
                <w:color w:val="auto"/>
              </w:rPr>
              <w:t>59</w:t>
            </w:r>
          </w:p>
        </w:tc>
      </w:tr>
    </w:tbl>
    <w:p w14:paraId="6BA005EA" w14:textId="77777777" w:rsidR="005706EF" w:rsidRPr="00C8370E" w:rsidRDefault="005706EF" w:rsidP="0042226F">
      <w:pPr>
        <w:pStyle w:val="10"/>
        <w:rPr>
          <w:color w:val="auto"/>
        </w:rPr>
        <w:sectPr w:rsidR="005706EF" w:rsidRPr="00C8370E" w:rsidSect="009F1604">
          <w:headerReference w:type="default" r:id="rId11"/>
          <w:footerReference w:type="default" r:id="rId12"/>
          <w:headerReference w:type="first" r:id="rId13"/>
          <w:footerReference w:type="first" r:id="rId14"/>
          <w:pgSz w:w="11907" w:h="16840"/>
          <w:pgMar w:top="1134" w:right="794" w:bottom="907" w:left="1134" w:header="680" w:footer="680" w:gutter="0"/>
          <w:pgNumType w:start="2"/>
          <w:cols w:space="720"/>
        </w:sectPr>
      </w:pPr>
    </w:p>
    <w:p w14:paraId="750FC822" w14:textId="77777777" w:rsidR="00827B80" w:rsidRPr="00C8370E" w:rsidRDefault="00827B80">
      <w:pPr>
        <w:pStyle w:val="1"/>
        <w:numPr>
          <w:ilvl w:val="0"/>
          <w:numId w:val="4"/>
        </w:numPr>
        <w:jc w:val="center"/>
        <w:rPr>
          <w:b/>
        </w:rPr>
      </w:pPr>
      <w:bookmarkStart w:id="0" w:name="_Toc480013885"/>
      <w:bookmarkStart w:id="1" w:name="_Toc495205662"/>
      <w:bookmarkStart w:id="2" w:name="_Toc34183944"/>
      <w:r w:rsidRPr="00C8370E">
        <w:rPr>
          <w:b/>
        </w:rPr>
        <w:lastRenderedPageBreak/>
        <w:t>ОБЩИЕ ПОЛОЖЕНИЯ</w:t>
      </w:r>
    </w:p>
    <w:p w14:paraId="797DB05E" w14:textId="77777777" w:rsidR="00733267" w:rsidRPr="00C8370E" w:rsidRDefault="00733267" w:rsidP="00733267">
      <w:pPr>
        <w:pStyle w:val="a4"/>
        <w:spacing w:before="120"/>
        <w:ind w:firstLine="567"/>
        <w:rPr>
          <w:b w:val="0"/>
        </w:rPr>
      </w:pPr>
      <w:r w:rsidRPr="00C8370E">
        <w:rPr>
          <w:b w:val="0"/>
        </w:rPr>
        <w:t>Ханты-Мансийский негосударственный пенсионный фонд</w:t>
      </w:r>
      <w:r w:rsidR="00F81F95" w:rsidRPr="00C8370E">
        <w:rPr>
          <w:b w:val="0"/>
        </w:rPr>
        <w:t xml:space="preserve"> (далее – Фонд)</w:t>
      </w:r>
      <w:r w:rsidRPr="00C8370E">
        <w:rPr>
          <w:b w:val="0"/>
        </w:rPr>
        <w:t xml:space="preserve"> - особая организационно – правовая форма некоммерческой организации социального обеспечения. Фонд создан на основе Указа Президента Российской Федерации от 16 сентября 1992 года № 1077 «О негосударственных пенсионных фондах» решением собрания учредителей 04 июля 1995 года с целью негосударственного пенсионного обеспечения Участников Фонда на основании договоров о негосударственном пенсионном обеспечении.</w:t>
      </w:r>
    </w:p>
    <w:p w14:paraId="65E3F544" w14:textId="77777777" w:rsidR="00F81F95" w:rsidRPr="00C8370E" w:rsidRDefault="00733267" w:rsidP="00733267">
      <w:pPr>
        <w:spacing w:before="80"/>
        <w:ind w:firstLine="567"/>
        <w:jc w:val="both"/>
        <w:rPr>
          <w:snapToGrid w:val="0"/>
        </w:rPr>
      </w:pPr>
      <w:r w:rsidRPr="00C8370E">
        <w:t xml:space="preserve">Фонд зарегистрирован в качестве юридического лица 25 июля 1995 года в реестре за №1109 – отделом по выдаче лицензий и регистрации предприятий администрации г. Ханты-Мансийска, и перерегистрирован там же 22 декабря 1999 года за №1781. В соответствии с </w:t>
      </w:r>
      <w:r w:rsidRPr="00C8370E">
        <w:rPr>
          <w:snapToGrid w:val="0"/>
        </w:rPr>
        <w:t xml:space="preserve">Федеральным законом от 8 августа 2001 г. N 129-ФЗ "О государственной регистрации юридических лиц" Ханты-Мансийскому негосударственному пенсионному фонду присвоен основной государственный регистрационный номер </w:t>
      </w:r>
      <w:r w:rsidRPr="00C8370E">
        <w:t>в Едином государственном реестре юридических лиц - 1028600512270</w:t>
      </w:r>
      <w:r w:rsidRPr="00C8370E">
        <w:rPr>
          <w:snapToGrid w:val="0"/>
        </w:rPr>
        <w:t>.</w:t>
      </w:r>
    </w:p>
    <w:p w14:paraId="754519ED" w14:textId="77777777" w:rsidR="00733267" w:rsidRPr="00C8370E" w:rsidRDefault="00F81F95" w:rsidP="00733267">
      <w:pPr>
        <w:spacing w:before="80"/>
        <w:ind w:firstLine="567"/>
        <w:jc w:val="both"/>
      </w:pPr>
      <w:r w:rsidRPr="00C8370E">
        <w:t>Лицензия фонда на осуществление деятельности по пенсионному обеспеч</w:t>
      </w:r>
      <w:r w:rsidR="005C204F" w:rsidRPr="00C8370E">
        <w:t>ению от 20 февраля 1996 г. № 56 выдана</w:t>
      </w:r>
      <w:r w:rsidRPr="00C8370E">
        <w:t xml:space="preserve"> Инспекцией негосударственных пенсионных фондов при Министерстве труда и социального развития Российской Федерации.</w:t>
      </w:r>
      <w:r w:rsidR="00733267" w:rsidRPr="00C8370E">
        <w:t xml:space="preserve"> </w:t>
      </w:r>
      <w:r w:rsidRPr="00C8370E">
        <w:t xml:space="preserve"> </w:t>
      </w:r>
      <w:r w:rsidR="00733267" w:rsidRPr="00C8370E">
        <w:t xml:space="preserve">  </w:t>
      </w:r>
    </w:p>
    <w:p w14:paraId="77008C56" w14:textId="77777777" w:rsidR="00733267" w:rsidRPr="00C8370E" w:rsidRDefault="00733267" w:rsidP="00733267">
      <w:pPr>
        <w:pStyle w:val="31"/>
        <w:spacing w:before="80"/>
        <w:ind w:firstLine="567"/>
      </w:pPr>
      <w:r w:rsidRPr="00C8370E">
        <w:t>Фонд осуществляет свою</w:t>
      </w:r>
      <w:r w:rsidR="005C204F" w:rsidRPr="00C8370E">
        <w:t xml:space="preserve"> деятельность в соответствии с Ф</w:t>
      </w:r>
      <w:r w:rsidRPr="00C8370E">
        <w:t xml:space="preserve">едеральным законом от 7 мая 1998 года № 75-ФЗ «О негосударственных пенсионных фондах»  - далее Закон, Федеральным законом от 12 января 1996 года № 7-ФЗ «О некоммерческих организациях», другими действующими законодательными актами </w:t>
      </w:r>
      <w:r w:rsidR="005C204F" w:rsidRPr="00C8370E">
        <w:t>Российской Федерации и Уставом ф</w:t>
      </w:r>
      <w:r w:rsidRPr="00C8370E">
        <w:t>онда.</w:t>
      </w:r>
    </w:p>
    <w:p w14:paraId="6B14A72A" w14:textId="77777777" w:rsidR="00733267" w:rsidRPr="00C8370E" w:rsidRDefault="00733267" w:rsidP="00733267">
      <w:pPr>
        <w:ind w:firstLine="567"/>
        <w:jc w:val="both"/>
      </w:pPr>
      <w:r w:rsidRPr="00C8370E">
        <w:rPr>
          <w:szCs w:val="24"/>
        </w:rPr>
        <w:t xml:space="preserve">Деятельность </w:t>
      </w:r>
      <w:r w:rsidR="00C94E6F" w:rsidRPr="00C8370E">
        <w:rPr>
          <w:szCs w:val="24"/>
        </w:rPr>
        <w:t>Ф</w:t>
      </w:r>
      <w:r w:rsidRPr="00C8370E">
        <w:rPr>
          <w:szCs w:val="24"/>
        </w:rPr>
        <w:t>онда по негосударственному пенсионному обеспечению населения осуществляется на добровольных началах и включает в себя аккумулирование пенсионных взносов, размещение и организацию размещения пенсионных резервов</w:t>
      </w:r>
      <w:r w:rsidR="005C204F" w:rsidRPr="00C8370E">
        <w:rPr>
          <w:szCs w:val="24"/>
        </w:rPr>
        <w:t xml:space="preserve">, учет пенсионных обязательств </w:t>
      </w:r>
      <w:r w:rsidR="00C94E6F" w:rsidRPr="00C8370E">
        <w:rPr>
          <w:szCs w:val="24"/>
        </w:rPr>
        <w:t>Ф</w:t>
      </w:r>
      <w:r w:rsidRPr="00C8370E">
        <w:rPr>
          <w:szCs w:val="24"/>
        </w:rPr>
        <w:t xml:space="preserve">онда, назначение и выплату </w:t>
      </w:r>
      <w:r w:rsidR="005C204F" w:rsidRPr="00C8370E">
        <w:rPr>
          <w:szCs w:val="24"/>
        </w:rPr>
        <w:t xml:space="preserve">пенсий Участникам </w:t>
      </w:r>
      <w:r w:rsidR="00C94E6F" w:rsidRPr="00C8370E">
        <w:rPr>
          <w:szCs w:val="24"/>
        </w:rPr>
        <w:t>Ф</w:t>
      </w:r>
      <w:r w:rsidRPr="00C8370E">
        <w:rPr>
          <w:szCs w:val="24"/>
        </w:rPr>
        <w:t>онда независимо от осуществления деятельности по обязательному пенсионному страхованию и по профессиональному пенсионному страхованию.</w:t>
      </w:r>
    </w:p>
    <w:p w14:paraId="125DF411" w14:textId="77777777" w:rsidR="00827B80" w:rsidRPr="00C8370E" w:rsidRDefault="00827B80" w:rsidP="00827B80">
      <w:pPr>
        <w:pStyle w:val="ConsNormal"/>
        <w:widowControl/>
        <w:spacing w:before="120"/>
        <w:ind w:firstLine="708"/>
        <w:jc w:val="both"/>
        <w:rPr>
          <w:rFonts w:ascii="Times New Roman" w:hAnsi="Times New Roman"/>
          <w:sz w:val="24"/>
        </w:rPr>
      </w:pPr>
      <w:r w:rsidRPr="00C8370E">
        <w:rPr>
          <w:rFonts w:ascii="Times New Roman" w:hAnsi="Times New Roman"/>
          <w:sz w:val="24"/>
        </w:rPr>
        <w:t>Настоящие Пенсионные правила Ханты-Мансийского негосударственного пенсионного фонда (далее – Правила) разработаны</w:t>
      </w:r>
      <w:r w:rsidR="007B4346" w:rsidRPr="00C8370E">
        <w:rPr>
          <w:rFonts w:ascii="Times New Roman" w:hAnsi="Times New Roman"/>
          <w:sz w:val="24"/>
        </w:rPr>
        <w:t xml:space="preserve"> в соответствии с  Гражданским к</w:t>
      </w:r>
      <w:r w:rsidRPr="00C8370E">
        <w:rPr>
          <w:rFonts w:ascii="Times New Roman" w:hAnsi="Times New Roman"/>
          <w:sz w:val="24"/>
        </w:rPr>
        <w:t>одексом РФ, Федеральным законом от 07 мая 1998 года № 75-ФЗ   "О негосударственных пенсионных фондах" (в ред. Федеральных законов от 12.02.2001 № 18-ФЗ, от 21.03.2002 № 31-ФЗ, от 10.01.2003 № 14-ФЗ</w:t>
      </w:r>
      <w:r w:rsidR="004220D2" w:rsidRPr="00C8370E">
        <w:rPr>
          <w:rFonts w:ascii="Times New Roman" w:hAnsi="Times New Roman"/>
          <w:sz w:val="24"/>
        </w:rPr>
        <w:t>, от 09.05.2005 № 48-ФЗ</w:t>
      </w:r>
      <w:r w:rsidRPr="00C8370E">
        <w:rPr>
          <w:rFonts w:ascii="Times New Roman" w:hAnsi="Times New Roman"/>
          <w:sz w:val="24"/>
        </w:rPr>
        <w:t>), иными нормативными правовыми актами РФ, нормативными правовыми актами уполномоченного федерального органа, а также с Уставом Ханты-Мансийского негосударственного пенсионного фонда.</w:t>
      </w:r>
    </w:p>
    <w:p w14:paraId="3968E2C1" w14:textId="77777777" w:rsidR="00827B80" w:rsidRPr="00C8370E" w:rsidRDefault="00827B80" w:rsidP="00827B80">
      <w:pPr>
        <w:pStyle w:val="ConsNormal"/>
        <w:widowControl/>
        <w:spacing w:before="120"/>
        <w:ind w:firstLine="708"/>
        <w:jc w:val="both"/>
        <w:rPr>
          <w:rFonts w:ascii="Times New Roman" w:hAnsi="Times New Roman"/>
          <w:sz w:val="24"/>
        </w:rPr>
      </w:pPr>
      <w:r w:rsidRPr="00C8370E">
        <w:rPr>
          <w:rFonts w:ascii="Times New Roman" w:hAnsi="Times New Roman"/>
          <w:sz w:val="24"/>
        </w:rPr>
        <w:t xml:space="preserve">Правила определяют порядок и условия исполнения </w:t>
      </w:r>
      <w:r w:rsidR="00C94E6F" w:rsidRPr="00C8370E">
        <w:rPr>
          <w:rFonts w:ascii="Times New Roman" w:hAnsi="Times New Roman"/>
          <w:sz w:val="24"/>
        </w:rPr>
        <w:t>Ф</w:t>
      </w:r>
      <w:r w:rsidRPr="00C8370E">
        <w:rPr>
          <w:rFonts w:ascii="Times New Roman" w:hAnsi="Times New Roman"/>
          <w:sz w:val="24"/>
        </w:rPr>
        <w:t xml:space="preserve">ондом обязательств по негосударственному пенсионному обеспечению Участников </w:t>
      </w:r>
      <w:r w:rsidR="00C94E6F" w:rsidRPr="00C8370E">
        <w:rPr>
          <w:rFonts w:ascii="Times New Roman" w:hAnsi="Times New Roman"/>
          <w:sz w:val="24"/>
        </w:rPr>
        <w:t>ф</w:t>
      </w:r>
      <w:r w:rsidRPr="00C8370E">
        <w:rPr>
          <w:rFonts w:ascii="Times New Roman" w:hAnsi="Times New Roman"/>
          <w:sz w:val="24"/>
        </w:rPr>
        <w:t>онда, а также регулируют отношения Фонда с Вкладчиками и Участниками.</w:t>
      </w:r>
    </w:p>
    <w:p w14:paraId="07CFD0E5" w14:textId="77777777" w:rsidR="00827B80" w:rsidRPr="00C8370E" w:rsidRDefault="00827B80" w:rsidP="009F1604">
      <w:pPr>
        <w:jc w:val="both"/>
      </w:pPr>
      <w:r w:rsidRPr="00C8370E">
        <w:tab/>
        <w:t>Данная редакция Правил заменяет собою редакцию Правил от 31 марта 2003 г., зарегистрированных Инспекцией НПФ 8 мая 200</w:t>
      </w:r>
      <w:r w:rsidR="00200268" w:rsidRPr="00C8370E">
        <w:t>3</w:t>
      </w:r>
      <w:r w:rsidRPr="00C8370E">
        <w:t xml:space="preserve"> г. за № 56-Н.</w:t>
      </w:r>
    </w:p>
    <w:p w14:paraId="4A8D9F4F" w14:textId="77777777" w:rsidR="005706EF" w:rsidRPr="00C8370E" w:rsidRDefault="005706EF" w:rsidP="00F60D60">
      <w:pPr>
        <w:pStyle w:val="1"/>
        <w:numPr>
          <w:ilvl w:val="0"/>
          <w:numId w:val="4"/>
        </w:numPr>
        <w:spacing w:before="120"/>
        <w:ind w:left="714" w:hanging="357"/>
        <w:jc w:val="center"/>
        <w:rPr>
          <w:b/>
        </w:rPr>
      </w:pPr>
      <w:r w:rsidRPr="00C8370E">
        <w:rPr>
          <w:b/>
        </w:rPr>
        <w:t>ОСНОВНЫЕ ПОНЯТИЯ И ТЕРМИНЫ</w:t>
      </w:r>
      <w:bookmarkEnd w:id="0"/>
      <w:bookmarkEnd w:id="1"/>
      <w:bookmarkEnd w:id="2"/>
    </w:p>
    <w:p w14:paraId="3625636E" w14:textId="77777777" w:rsidR="00827B80" w:rsidRPr="00C8370E" w:rsidRDefault="00827B80" w:rsidP="009F1604">
      <w:pPr>
        <w:spacing w:before="80"/>
        <w:ind w:firstLine="567"/>
      </w:pPr>
      <w:r w:rsidRPr="00C8370E">
        <w:t>В Правилах применяются следующие специальные понятия и термины:</w:t>
      </w:r>
    </w:p>
    <w:p w14:paraId="5364429C" w14:textId="77777777" w:rsidR="005706EF" w:rsidRPr="00C8370E" w:rsidRDefault="00827B80" w:rsidP="002F1F18">
      <w:pPr>
        <w:spacing w:before="80"/>
        <w:ind w:firstLine="567"/>
        <w:jc w:val="both"/>
      </w:pPr>
      <w:r w:rsidRPr="00C8370E">
        <w:rPr>
          <w:b/>
        </w:rPr>
        <w:t>д</w:t>
      </w:r>
      <w:r w:rsidR="005706EF" w:rsidRPr="00C8370E">
        <w:rPr>
          <w:b/>
        </w:rPr>
        <w:t>оговор  негосударственного пенсионного  обеспечени</w:t>
      </w:r>
      <w:r w:rsidRPr="00C8370E">
        <w:rPr>
          <w:b/>
        </w:rPr>
        <w:t>я</w:t>
      </w:r>
      <w:r w:rsidR="005706EF" w:rsidRPr="00C8370E">
        <w:rPr>
          <w:b/>
          <w:i/>
        </w:rPr>
        <w:t xml:space="preserve"> </w:t>
      </w:r>
      <w:r w:rsidR="005706EF" w:rsidRPr="00C8370E">
        <w:rPr>
          <w:b/>
        </w:rPr>
        <w:t>(</w:t>
      </w:r>
      <w:r w:rsidR="005706EF" w:rsidRPr="00C8370E">
        <w:t>далее - пенсионный</w:t>
      </w:r>
      <w:r w:rsidR="005706EF" w:rsidRPr="00C8370E">
        <w:rPr>
          <w:i/>
        </w:rPr>
        <w:t xml:space="preserve"> </w:t>
      </w:r>
      <w:r w:rsidR="005706EF" w:rsidRPr="00C8370E">
        <w:t>договор)</w:t>
      </w:r>
      <w:r w:rsidR="005706EF" w:rsidRPr="00C8370E">
        <w:rPr>
          <w:b/>
          <w:i/>
        </w:rPr>
        <w:t xml:space="preserve"> </w:t>
      </w:r>
      <w:r w:rsidR="007B4346" w:rsidRPr="00C8370E">
        <w:t xml:space="preserve">- соглашение между </w:t>
      </w:r>
      <w:r w:rsidR="00C94E6F" w:rsidRPr="00C8370E">
        <w:t>Ф</w:t>
      </w:r>
      <w:r w:rsidR="007B4346" w:rsidRPr="00C8370E">
        <w:t xml:space="preserve">ондом и </w:t>
      </w:r>
      <w:r w:rsidR="00C94E6F" w:rsidRPr="00C8370E">
        <w:t>В</w:t>
      </w:r>
      <w:r w:rsidR="007B4346" w:rsidRPr="00C8370E">
        <w:t>кладчиком ф</w:t>
      </w:r>
      <w:r w:rsidR="005706EF" w:rsidRPr="00C8370E">
        <w:t xml:space="preserve">онда (далее Вкладчик)  в соответствии, с которым  Вкладчик обязуется уплачивать </w:t>
      </w:r>
      <w:r w:rsidR="005706EF" w:rsidRPr="00C8370E">
        <w:rPr>
          <w:i/>
        </w:rPr>
        <w:t xml:space="preserve"> </w:t>
      </w:r>
      <w:r w:rsidR="007B4346" w:rsidRPr="00C8370E">
        <w:t xml:space="preserve">пенсионные взносы в </w:t>
      </w:r>
      <w:r w:rsidR="00C94E6F" w:rsidRPr="00C8370E">
        <w:t>Ф</w:t>
      </w:r>
      <w:r w:rsidR="007B4346" w:rsidRPr="00C8370E">
        <w:t xml:space="preserve">онд, а </w:t>
      </w:r>
      <w:r w:rsidR="00C94E6F" w:rsidRPr="00C8370E">
        <w:t>Ф</w:t>
      </w:r>
      <w:r w:rsidR="005706EF" w:rsidRPr="00C8370E">
        <w:t>онд обязуется выплачивать Учас</w:t>
      </w:r>
      <w:r w:rsidR="007B4346" w:rsidRPr="00C8370E">
        <w:t>тнику (участникам) ф</w:t>
      </w:r>
      <w:r w:rsidR="005706EF" w:rsidRPr="00C8370E">
        <w:t>онда (далее – Уча</w:t>
      </w:r>
      <w:r w:rsidR="00E316C2" w:rsidRPr="00C8370E">
        <w:t>стник) негосударственную пенсию;</w:t>
      </w:r>
    </w:p>
    <w:p w14:paraId="485C37BC" w14:textId="77777777" w:rsidR="009F1604" w:rsidRPr="00C8370E" w:rsidRDefault="00C94E6F" w:rsidP="009F1604">
      <w:pPr>
        <w:pStyle w:val="ConsNormal"/>
        <w:widowControl/>
        <w:spacing w:before="80"/>
        <w:ind w:firstLine="567"/>
        <w:jc w:val="both"/>
        <w:rPr>
          <w:rFonts w:ascii="Times New Roman" w:hAnsi="Times New Roman"/>
          <w:sz w:val="24"/>
        </w:rPr>
      </w:pPr>
      <w:r w:rsidRPr="00C8370E">
        <w:rPr>
          <w:rFonts w:ascii="Times New Roman" w:hAnsi="Times New Roman"/>
          <w:b/>
          <w:sz w:val="24"/>
        </w:rPr>
        <w:t>В</w:t>
      </w:r>
      <w:r w:rsidR="005706EF" w:rsidRPr="00C8370E">
        <w:rPr>
          <w:rFonts w:ascii="Times New Roman" w:hAnsi="Times New Roman"/>
          <w:b/>
          <w:sz w:val="24"/>
        </w:rPr>
        <w:t xml:space="preserve">кладчик </w:t>
      </w:r>
      <w:r w:rsidR="005706EF" w:rsidRPr="00C8370E">
        <w:rPr>
          <w:rFonts w:ascii="Times New Roman" w:hAnsi="Times New Roman"/>
          <w:b/>
          <w:i/>
          <w:sz w:val="24"/>
        </w:rPr>
        <w:t xml:space="preserve"> </w:t>
      </w:r>
      <w:r w:rsidR="005706EF" w:rsidRPr="00C8370E">
        <w:rPr>
          <w:rFonts w:ascii="Times New Roman" w:hAnsi="Times New Roman"/>
          <w:sz w:val="24"/>
        </w:rPr>
        <w:t>- юридическо</w:t>
      </w:r>
      <w:r w:rsidR="007B4346" w:rsidRPr="00C8370E">
        <w:rPr>
          <w:rFonts w:ascii="Times New Roman" w:hAnsi="Times New Roman"/>
          <w:sz w:val="24"/>
        </w:rPr>
        <w:t>е или  физическое лицо, являющее</w:t>
      </w:r>
      <w:r w:rsidR="005706EF" w:rsidRPr="00C8370E">
        <w:rPr>
          <w:rFonts w:ascii="Times New Roman" w:hAnsi="Times New Roman"/>
          <w:sz w:val="24"/>
        </w:rPr>
        <w:t>ся стороной</w:t>
      </w:r>
      <w:r w:rsidR="005706EF" w:rsidRPr="00C8370E">
        <w:rPr>
          <w:rFonts w:ascii="Times New Roman" w:hAnsi="Times New Roman"/>
          <w:i/>
          <w:sz w:val="24"/>
        </w:rPr>
        <w:t xml:space="preserve"> </w:t>
      </w:r>
      <w:r w:rsidR="005706EF" w:rsidRPr="00C8370E">
        <w:rPr>
          <w:rFonts w:ascii="Times New Roman" w:hAnsi="Times New Roman"/>
          <w:sz w:val="24"/>
        </w:rPr>
        <w:t>пенсионного договора и уплачи</w:t>
      </w:r>
      <w:r w:rsidR="007B4346" w:rsidRPr="00C8370E">
        <w:rPr>
          <w:rFonts w:ascii="Times New Roman" w:hAnsi="Times New Roman"/>
          <w:sz w:val="24"/>
        </w:rPr>
        <w:t>вающее</w:t>
      </w:r>
      <w:r w:rsidR="00E316C2" w:rsidRPr="00C8370E">
        <w:rPr>
          <w:rFonts w:ascii="Times New Roman" w:hAnsi="Times New Roman"/>
          <w:sz w:val="24"/>
        </w:rPr>
        <w:t xml:space="preserve"> пенсионные взносы в Фонд;</w:t>
      </w:r>
      <w:r w:rsidR="005706EF" w:rsidRPr="00C8370E">
        <w:rPr>
          <w:rFonts w:ascii="Times New Roman" w:hAnsi="Times New Roman"/>
          <w:sz w:val="24"/>
        </w:rPr>
        <w:t xml:space="preserve"> </w:t>
      </w:r>
    </w:p>
    <w:p w14:paraId="14D2F1B4" w14:textId="77777777" w:rsidR="005706EF" w:rsidRPr="00C8370E" w:rsidRDefault="00C94E6F" w:rsidP="009F1604">
      <w:pPr>
        <w:pStyle w:val="ConsNormal"/>
        <w:widowControl/>
        <w:spacing w:before="80"/>
        <w:ind w:firstLine="567"/>
        <w:jc w:val="both"/>
        <w:rPr>
          <w:rFonts w:ascii="Times New Roman" w:hAnsi="Times New Roman"/>
          <w:strike/>
          <w:sz w:val="24"/>
          <w:szCs w:val="24"/>
        </w:rPr>
      </w:pPr>
      <w:r w:rsidRPr="00C8370E">
        <w:rPr>
          <w:rFonts w:ascii="Times New Roman" w:hAnsi="Times New Roman"/>
          <w:b/>
          <w:sz w:val="24"/>
          <w:szCs w:val="24"/>
        </w:rPr>
        <w:t>У</w:t>
      </w:r>
      <w:r w:rsidR="009F1604" w:rsidRPr="00C8370E">
        <w:rPr>
          <w:rFonts w:ascii="Times New Roman" w:hAnsi="Times New Roman"/>
          <w:b/>
          <w:sz w:val="24"/>
          <w:szCs w:val="24"/>
        </w:rPr>
        <w:t xml:space="preserve">частник  </w:t>
      </w:r>
      <w:r w:rsidR="009F1604" w:rsidRPr="00C8370E">
        <w:rPr>
          <w:rFonts w:ascii="Times New Roman" w:hAnsi="Times New Roman"/>
          <w:sz w:val="24"/>
          <w:szCs w:val="24"/>
        </w:rPr>
        <w:t>- физическое лицо, которому в соответствии  с з</w:t>
      </w:r>
      <w:r w:rsidR="007B4346" w:rsidRPr="00C8370E">
        <w:rPr>
          <w:rFonts w:ascii="Times New Roman" w:hAnsi="Times New Roman"/>
          <w:sz w:val="24"/>
          <w:szCs w:val="24"/>
        </w:rPr>
        <w:t xml:space="preserve">аключенным  между Вкладчиком и </w:t>
      </w:r>
      <w:r w:rsidRPr="00C8370E">
        <w:rPr>
          <w:rFonts w:ascii="Times New Roman" w:hAnsi="Times New Roman"/>
          <w:sz w:val="24"/>
          <w:szCs w:val="24"/>
        </w:rPr>
        <w:t>Ф</w:t>
      </w:r>
      <w:r w:rsidR="009F1604" w:rsidRPr="00C8370E">
        <w:rPr>
          <w:rFonts w:ascii="Times New Roman" w:hAnsi="Times New Roman"/>
          <w:sz w:val="24"/>
          <w:szCs w:val="24"/>
        </w:rPr>
        <w:t>ондом пенсионным  договором должны производиться или производятся</w:t>
      </w:r>
      <w:r w:rsidR="005706EF" w:rsidRPr="00C8370E">
        <w:rPr>
          <w:rFonts w:ascii="Times New Roman" w:hAnsi="Times New Roman"/>
          <w:strike/>
          <w:sz w:val="24"/>
          <w:szCs w:val="24"/>
        </w:rPr>
        <w:t xml:space="preserve"> </w:t>
      </w:r>
    </w:p>
    <w:p w14:paraId="7B8F4806" w14:textId="77777777" w:rsidR="005706EF" w:rsidRPr="00C8370E" w:rsidRDefault="005706EF" w:rsidP="009F1604">
      <w:pPr>
        <w:spacing w:before="80"/>
        <w:jc w:val="both"/>
      </w:pPr>
      <w:r w:rsidRPr="00C8370E">
        <w:lastRenderedPageBreak/>
        <w:t>выплаты негосударственной пенсии. Участник может выс</w:t>
      </w:r>
      <w:r w:rsidR="00E316C2" w:rsidRPr="00C8370E">
        <w:t>тупать Вкладчиком в свою пользу;</w:t>
      </w:r>
    </w:p>
    <w:p w14:paraId="42CB12E1" w14:textId="77777777" w:rsidR="005706EF" w:rsidRPr="00C8370E" w:rsidRDefault="00E316C2" w:rsidP="002F1F18">
      <w:pPr>
        <w:spacing w:before="80"/>
        <w:ind w:firstLine="567"/>
        <w:jc w:val="both"/>
        <w:rPr>
          <w:b/>
        </w:rPr>
      </w:pPr>
      <w:r w:rsidRPr="00C8370E">
        <w:rPr>
          <w:b/>
        </w:rPr>
        <w:t>ц</w:t>
      </w:r>
      <w:r w:rsidR="005706EF" w:rsidRPr="00C8370E">
        <w:rPr>
          <w:b/>
        </w:rPr>
        <w:t xml:space="preserve">елевые взносы Вкладчика  - </w:t>
      </w:r>
      <w:r w:rsidR="005706EF" w:rsidRPr="00C8370E">
        <w:t xml:space="preserve">имущественные взносы, вносимые Вкладчиком в </w:t>
      </w:r>
      <w:r w:rsidR="003C2D67" w:rsidRPr="00C8370E">
        <w:t>ф</w:t>
      </w:r>
      <w:r w:rsidR="005706EF" w:rsidRPr="00C8370E">
        <w:t>онд в соответствии с пенсионным договором и предназначенные  для обеспечен</w:t>
      </w:r>
      <w:r w:rsidRPr="00C8370E">
        <w:t>ия уставной деятельности Фонда;</w:t>
      </w:r>
      <w:r w:rsidR="005706EF" w:rsidRPr="00C8370E">
        <w:t xml:space="preserve">        </w:t>
      </w:r>
    </w:p>
    <w:p w14:paraId="03A00F98" w14:textId="77777777" w:rsidR="005706EF" w:rsidRPr="00C8370E" w:rsidRDefault="00E316C2" w:rsidP="002F1F18">
      <w:pPr>
        <w:spacing w:before="80"/>
        <w:ind w:firstLine="567"/>
        <w:jc w:val="both"/>
      </w:pPr>
      <w:r w:rsidRPr="00C8370E">
        <w:rPr>
          <w:b/>
        </w:rPr>
        <w:t>п</w:t>
      </w:r>
      <w:r w:rsidR="005706EF" w:rsidRPr="00C8370E">
        <w:rPr>
          <w:b/>
        </w:rPr>
        <w:t>енсионный взнос</w:t>
      </w:r>
      <w:r w:rsidR="005706EF" w:rsidRPr="00C8370E">
        <w:rPr>
          <w:i/>
        </w:rPr>
        <w:t xml:space="preserve"> – </w:t>
      </w:r>
      <w:r w:rsidR="005706EF" w:rsidRPr="00C8370E">
        <w:t xml:space="preserve">денежные средства, уплачиваемые  Вкладчиком в пользу Участника в соответствии с </w:t>
      </w:r>
      <w:r w:rsidRPr="00C8370E">
        <w:t>условиями пенсионного договора;</w:t>
      </w:r>
    </w:p>
    <w:p w14:paraId="2E82E322" w14:textId="77777777" w:rsidR="005706EF" w:rsidRPr="00C8370E" w:rsidRDefault="00E316C2" w:rsidP="002F1F18">
      <w:pPr>
        <w:spacing w:before="80"/>
        <w:ind w:firstLine="567"/>
        <w:jc w:val="both"/>
      </w:pPr>
      <w:r w:rsidRPr="00C8370E">
        <w:rPr>
          <w:b/>
        </w:rPr>
        <w:t>н</w:t>
      </w:r>
      <w:r w:rsidR="005706EF" w:rsidRPr="00C8370E">
        <w:rPr>
          <w:b/>
        </w:rPr>
        <w:t>егосударственная пенсия (далее</w:t>
      </w:r>
      <w:r w:rsidR="00315776" w:rsidRPr="00C8370E">
        <w:rPr>
          <w:b/>
        </w:rPr>
        <w:t xml:space="preserve"> -</w:t>
      </w:r>
      <w:r w:rsidR="005706EF" w:rsidRPr="00C8370E">
        <w:rPr>
          <w:b/>
        </w:rPr>
        <w:t xml:space="preserve"> пенсия) – </w:t>
      </w:r>
      <w:r w:rsidR="005706EF" w:rsidRPr="00C8370E">
        <w:t>денежные средства, ре</w:t>
      </w:r>
      <w:r w:rsidR="003C2D67" w:rsidRPr="00C8370E">
        <w:t>гулярно выплачиваемые Участнику</w:t>
      </w:r>
      <w:r w:rsidR="005706EF" w:rsidRPr="00C8370E">
        <w:t xml:space="preserve"> в соответствии с</w:t>
      </w:r>
      <w:r w:rsidRPr="00C8370E">
        <w:t xml:space="preserve"> условиями пенсионного договора;</w:t>
      </w:r>
    </w:p>
    <w:p w14:paraId="6E504991" w14:textId="77777777" w:rsidR="005706EF" w:rsidRPr="00C8370E" w:rsidRDefault="00E316C2" w:rsidP="002F1F18">
      <w:pPr>
        <w:pStyle w:val="ConsNormal"/>
        <w:widowControl/>
        <w:spacing w:before="80"/>
        <w:ind w:firstLine="567"/>
        <w:jc w:val="both"/>
        <w:rPr>
          <w:rFonts w:ascii="Times New Roman" w:hAnsi="Times New Roman"/>
          <w:sz w:val="24"/>
        </w:rPr>
      </w:pPr>
      <w:r w:rsidRPr="00C8370E">
        <w:rPr>
          <w:rFonts w:ascii="Times New Roman" w:hAnsi="Times New Roman"/>
          <w:b/>
          <w:sz w:val="24"/>
        </w:rPr>
        <w:t>п</w:t>
      </w:r>
      <w:r w:rsidR="005706EF" w:rsidRPr="00C8370E">
        <w:rPr>
          <w:rFonts w:ascii="Times New Roman" w:hAnsi="Times New Roman"/>
          <w:b/>
          <w:sz w:val="24"/>
        </w:rPr>
        <w:t>енсионная схема</w:t>
      </w:r>
      <w:r w:rsidR="005706EF" w:rsidRPr="00C8370E">
        <w:rPr>
          <w:rFonts w:ascii="Times New Roman" w:hAnsi="Times New Roman"/>
          <w:i/>
          <w:sz w:val="24"/>
        </w:rPr>
        <w:t xml:space="preserve"> – </w:t>
      </w:r>
      <w:r w:rsidR="005706EF" w:rsidRPr="00C8370E">
        <w:rPr>
          <w:rFonts w:ascii="Times New Roman" w:hAnsi="Times New Roman"/>
          <w:sz w:val="24"/>
        </w:rPr>
        <w:t>совокупность условий, определяющих порядок</w:t>
      </w:r>
      <w:r w:rsidR="005706EF" w:rsidRPr="00C8370E">
        <w:rPr>
          <w:rFonts w:ascii="Times New Roman" w:hAnsi="Times New Roman"/>
          <w:i/>
          <w:sz w:val="24"/>
        </w:rPr>
        <w:t xml:space="preserve"> </w:t>
      </w:r>
      <w:r w:rsidR="005706EF" w:rsidRPr="00C8370E">
        <w:rPr>
          <w:rFonts w:ascii="Times New Roman" w:hAnsi="Times New Roman"/>
          <w:sz w:val="24"/>
        </w:rPr>
        <w:t xml:space="preserve"> уплаты пенсионных  взносов и выплат негосударственных пенсий</w:t>
      </w:r>
      <w:r w:rsidRPr="00C8370E">
        <w:rPr>
          <w:rFonts w:ascii="Times New Roman" w:hAnsi="Times New Roman"/>
          <w:sz w:val="24"/>
        </w:rPr>
        <w:t>;</w:t>
      </w:r>
    </w:p>
    <w:p w14:paraId="1923450D" w14:textId="77777777" w:rsidR="005706EF" w:rsidRPr="00C8370E" w:rsidRDefault="00E316C2" w:rsidP="002F1F18">
      <w:pPr>
        <w:spacing w:before="80"/>
        <w:ind w:firstLine="567"/>
        <w:jc w:val="both"/>
        <w:rPr>
          <w:b/>
        </w:rPr>
      </w:pPr>
      <w:r w:rsidRPr="00C8370E">
        <w:rPr>
          <w:b/>
        </w:rPr>
        <w:t>п</w:t>
      </w:r>
      <w:r w:rsidR="005706EF" w:rsidRPr="00C8370E">
        <w:rPr>
          <w:b/>
        </w:rPr>
        <w:t xml:space="preserve">енсионные основания – </w:t>
      </w:r>
      <w:r w:rsidR="005706EF" w:rsidRPr="00C8370E">
        <w:t xml:space="preserve"> </w:t>
      </w:r>
      <w:r w:rsidR="005706EF" w:rsidRPr="00C8370E">
        <w:rPr>
          <w:bCs/>
        </w:rPr>
        <w:t xml:space="preserve">основания </w:t>
      </w:r>
      <w:r w:rsidR="005706EF" w:rsidRPr="00C8370E">
        <w:t>приобретения Участником права на получение негосударственной пенсии</w:t>
      </w:r>
      <w:r w:rsidRPr="00C8370E">
        <w:rPr>
          <w:b/>
        </w:rPr>
        <w:t>;</w:t>
      </w:r>
    </w:p>
    <w:p w14:paraId="791CC37C" w14:textId="77777777" w:rsidR="005706EF" w:rsidRPr="00C8370E" w:rsidRDefault="00E316C2" w:rsidP="002F1F18">
      <w:pPr>
        <w:spacing w:before="80"/>
        <w:ind w:firstLine="567"/>
        <w:jc w:val="both"/>
      </w:pPr>
      <w:r w:rsidRPr="00C8370E">
        <w:rPr>
          <w:b/>
        </w:rPr>
        <w:t>в</w:t>
      </w:r>
      <w:r w:rsidR="005706EF" w:rsidRPr="00C8370E">
        <w:rPr>
          <w:b/>
        </w:rPr>
        <w:t xml:space="preserve">ыкупная сумма – </w:t>
      </w:r>
      <w:r w:rsidR="005706EF" w:rsidRPr="00C8370E">
        <w:rPr>
          <w:bCs/>
        </w:rPr>
        <w:t xml:space="preserve">денежные </w:t>
      </w:r>
      <w:r w:rsidR="003C2D67" w:rsidRPr="00C8370E">
        <w:t>средства, выплачиваемые ф</w:t>
      </w:r>
      <w:r w:rsidR="005706EF" w:rsidRPr="00C8370E">
        <w:t>ондом Вкладчику или Участнику либо переводимые в другой фонд при расторжении пенсионного дого</w:t>
      </w:r>
      <w:r w:rsidRPr="00C8370E">
        <w:t>вора;</w:t>
      </w:r>
    </w:p>
    <w:p w14:paraId="5F845BFD" w14:textId="77777777" w:rsidR="005706EF" w:rsidRPr="00C8370E" w:rsidRDefault="00E316C2" w:rsidP="002F1F18">
      <w:pPr>
        <w:pStyle w:val="ConsNormal"/>
        <w:widowControl/>
        <w:spacing w:before="80"/>
        <w:ind w:firstLine="567"/>
        <w:jc w:val="both"/>
        <w:rPr>
          <w:rFonts w:ascii="Times New Roman" w:hAnsi="Times New Roman"/>
          <w:strike/>
          <w:sz w:val="24"/>
          <w:szCs w:val="24"/>
        </w:rPr>
      </w:pPr>
      <w:r w:rsidRPr="00C8370E">
        <w:rPr>
          <w:rFonts w:ascii="Times New Roman" w:hAnsi="Times New Roman"/>
          <w:b/>
          <w:sz w:val="24"/>
          <w:szCs w:val="24"/>
        </w:rPr>
        <w:t>п</w:t>
      </w:r>
      <w:r w:rsidR="005706EF" w:rsidRPr="00C8370E">
        <w:rPr>
          <w:rFonts w:ascii="Times New Roman" w:hAnsi="Times New Roman"/>
          <w:b/>
          <w:sz w:val="24"/>
          <w:szCs w:val="24"/>
        </w:rPr>
        <w:t>енсионный счет негосударственного пенсионного обеспечения</w:t>
      </w:r>
      <w:r w:rsidR="00315776" w:rsidRPr="00C8370E">
        <w:rPr>
          <w:rFonts w:ascii="Times New Roman" w:hAnsi="Times New Roman"/>
          <w:b/>
          <w:sz w:val="24"/>
          <w:szCs w:val="24"/>
        </w:rPr>
        <w:t xml:space="preserve"> (далее - пенсионный счет)</w:t>
      </w:r>
      <w:r w:rsidR="005706EF" w:rsidRPr="00C8370E">
        <w:rPr>
          <w:rFonts w:ascii="Times New Roman" w:hAnsi="Times New Roman"/>
          <w:b/>
          <w:sz w:val="24"/>
          <w:szCs w:val="24"/>
        </w:rPr>
        <w:t xml:space="preserve"> - </w:t>
      </w:r>
      <w:r w:rsidR="003C2D67" w:rsidRPr="00C8370E">
        <w:rPr>
          <w:rFonts w:ascii="Times New Roman" w:hAnsi="Times New Roman"/>
          <w:sz w:val="24"/>
          <w:szCs w:val="24"/>
        </w:rPr>
        <w:t>форма аналитического учета в ф</w:t>
      </w:r>
      <w:r w:rsidR="005706EF" w:rsidRPr="00C8370E">
        <w:rPr>
          <w:rFonts w:ascii="Times New Roman" w:hAnsi="Times New Roman"/>
          <w:sz w:val="24"/>
          <w:szCs w:val="24"/>
        </w:rPr>
        <w:t>онде, отражающая поступление пенсионных взносов, начисление дохода, начисление выплат негосударственных пенсий и выплат выкупных сумм участнику (именной пенсионный счет) или участникам (солидарный пенсионный счет), а также начисление выкупных сумм участнику (участникам) для перевода в другой фонд при расторжении пенсионного договора</w:t>
      </w:r>
      <w:r w:rsidRPr="00C8370E">
        <w:rPr>
          <w:rFonts w:ascii="Times New Roman" w:hAnsi="Times New Roman"/>
          <w:sz w:val="24"/>
          <w:szCs w:val="24"/>
        </w:rPr>
        <w:t>;</w:t>
      </w:r>
    </w:p>
    <w:p w14:paraId="73C9E122" w14:textId="77777777" w:rsidR="005706EF" w:rsidRPr="00C8370E" w:rsidRDefault="00E316C2" w:rsidP="002F1F18">
      <w:pPr>
        <w:pStyle w:val="ConsNormal"/>
        <w:widowControl/>
        <w:spacing w:before="80"/>
        <w:ind w:firstLine="567"/>
        <w:jc w:val="both"/>
        <w:rPr>
          <w:rFonts w:ascii="Times New Roman" w:hAnsi="Times New Roman"/>
          <w:sz w:val="24"/>
        </w:rPr>
      </w:pPr>
      <w:r w:rsidRPr="00C8370E">
        <w:rPr>
          <w:rFonts w:ascii="Times New Roman" w:hAnsi="Times New Roman"/>
          <w:b/>
          <w:sz w:val="24"/>
        </w:rPr>
        <w:t>п</w:t>
      </w:r>
      <w:r w:rsidR="005706EF" w:rsidRPr="00C8370E">
        <w:rPr>
          <w:rFonts w:ascii="Times New Roman" w:hAnsi="Times New Roman"/>
          <w:b/>
          <w:sz w:val="24"/>
        </w:rPr>
        <w:t xml:space="preserve">енсионные резервы —  </w:t>
      </w:r>
      <w:r w:rsidR="005706EF" w:rsidRPr="00C8370E">
        <w:rPr>
          <w:rFonts w:ascii="Times New Roman" w:hAnsi="Times New Roman"/>
          <w:sz w:val="24"/>
        </w:rPr>
        <w:t xml:space="preserve">совокупность средств, находящихся </w:t>
      </w:r>
      <w:r w:rsidR="003C2D67" w:rsidRPr="00C8370E">
        <w:rPr>
          <w:rFonts w:ascii="Times New Roman" w:hAnsi="Times New Roman"/>
          <w:sz w:val="24"/>
        </w:rPr>
        <w:t>в собственности ф</w:t>
      </w:r>
      <w:r w:rsidR="005706EF" w:rsidRPr="00C8370E">
        <w:rPr>
          <w:rFonts w:ascii="Times New Roman" w:hAnsi="Times New Roman"/>
          <w:sz w:val="24"/>
        </w:rPr>
        <w:t xml:space="preserve">онда и </w:t>
      </w:r>
      <w:r w:rsidR="003C2D67" w:rsidRPr="00C8370E">
        <w:rPr>
          <w:rFonts w:ascii="Times New Roman" w:hAnsi="Times New Roman"/>
          <w:sz w:val="24"/>
        </w:rPr>
        <w:t>предназначенных для исполнения ф</w:t>
      </w:r>
      <w:r w:rsidR="005706EF" w:rsidRPr="00C8370E">
        <w:rPr>
          <w:rFonts w:ascii="Times New Roman" w:hAnsi="Times New Roman"/>
          <w:sz w:val="24"/>
        </w:rPr>
        <w:t>ондом обязательств перед Участниками в соответствии с пенсионными договора</w:t>
      </w:r>
      <w:r w:rsidRPr="00C8370E">
        <w:rPr>
          <w:rFonts w:ascii="Times New Roman" w:hAnsi="Times New Roman"/>
          <w:sz w:val="24"/>
        </w:rPr>
        <w:t>ми;</w:t>
      </w:r>
    </w:p>
    <w:p w14:paraId="22CEC898" w14:textId="77777777" w:rsidR="00E316C2" w:rsidRPr="00C8370E" w:rsidRDefault="005706EF" w:rsidP="002F1F18">
      <w:pPr>
        <w:pStyle w:val="30"/>
        <w:spacing w:before="80"/>
        <w:ind w:firstLine="567"/>
        <w:rPr>
          <w:b/>
        </w:rPr>
      </w:pPr>
      <w:r w:rsidRPr="00C8370E">
        <w:rPr>
          <w:b/>
        </w:rPr>
        <w:t>период</w:t>
      </w:r>
      <w:r w:rsidR="00200268" w:rsidRPr="00C8370E">
        <w:rPr>
          <w:b/>
        </w:rPr>
        <w:t xml:space="preserve"> накопления</w:t>
      </w:r>
      <w:r w:rsidRPr="00C8370E">
        <w:rPr>
          <w:b/>
        </w:rPr>
        <w:t xml:space="preserve"> – </w:t>
      </w:r>
      <w:r w:rsidRPr="00C8370E">
        <w:t>срок между датой поступления первого пенсионного взноса и датой начала выплат негосударственной пенсии Участнику</w:t>
      </w:r>
      <w:r w:rsidR="00E316C2" w:rsidRPr="00C8370E">
        <w:rPr>
          <w:b/>
        </w:rPr>
        <w:t>;</w:t>
      </w:r>
    </w:p>
    <w:p w14:paraId="71F230C7" w14:textId="77777777" w:rsidR="00452A87" w:rsidRPr="00C8370E" w:rsidRDefault="00E316C2" w:rsidP="002F1F18">
      <w:pPr>
        <w:pStyle w:val="30"/>
        <w:spacing w:before="80"/>
        <w:ind w:firstLine="567"/>
      </w:pPr>
      <w:r w:rsidRPr="00C8370E">
        <w:rPr>
          <w:b/>
        </w:rPr>
        <w:t xml:space="preserve">период выплат - </w:t>
      </w:r>
      <w:r w:rsidR="005706EF" w:rsidRPr="00C8370E">
        <w:rPr>
          <w:b/>
        </w:rPr>
        <w:t xml:space="preserve"> </w:t>
      </w:r>
      <w:r w:rsidRPr="00C8370E">
        <w:t>период, в течение которого Участнику выплачивается пенсия;</w:t>
      </w:r>
    </w:p>
    <w:p w14:paraId="73464005" w14:textId="77777777" w:rsidR="005706EF" w:rsidRPr="00C8370E" w:rsidRDefault="00E316C2" w:rsidP="002F1F18">
      <w:pPr>
        <w:pStyle w:val="30"/>
        <w:spacing w:before="80"/>
        <w:ind w:firstLine="567"/>
        <w:rPr>
          <w:b/>
        </w:rPr>
      </w:pPr>
      <w:r w:rsidRPr="00C8370E">
        <w:rPr>
          <w:b/>
        </w:rPr>
        <w:t>д</w:t>
      </w:r>
      <w:r w:rsidR="005706EF" w:rsidRPr="00C8370E">
        <w:rPr>
          <w:b/>
        </w:rPr>
        <w:t xml:space="preserve">оходы от размещения пенсионных резервов </w:t>
      </w:r>
      <w:r w:rsidR="005706EF" w:rsidRPr="00C8370E">
        <w:rPr>
          <w:bCs/>
        </w:rPr>
        <w:t>- дивиденды и проценты (доход) по ценным бумагам,</w:t>
      </w:r>
      <w:r w:rsidR="00452A87" w:rsidRPr="00C8370E">
        <w:rPr>
          <w:bCs/>
        </w:rPr>
        <w:t xml:space="preserve"> </w:t>
      </w:r>
      <w:r w:rsidR="005706EF" w:rsidRPr="00C8370E">
        <w:rPr>
          <w:bCs/>
        </w:rPr>
        <w:t>а также по банковским депозитам, другие виды доходов от операций по размещению пенсионных резервов, чистый финансовый результат от реализации активов и чистый финансовый результат, отражающий изменение рыночной стоимости пенсионных резервов за счет переоценки на отчетную дату</w:t>
      </w:r>
      <w:r w:rsidRPr="00C8370E">
        <w:rPr>
          <w:b/>
        </w:rPr>
        <w:t>;</w:t>
      </w:r>
    </w:p>
    <w:p w14:paraId="6912F839" w14:textId="77777777" w:rsidR="005706EF" w:rsidRPr="00C8370E" w:rsidRDefault="00E316C2" w:rsidP="002F1F18">
      <w:pPr>
        <w:pStyle w:val="ConsNormal"/>
        <w:widowControl/>
        <w:spacing w:before="80"/>
        <w:ind w:firstLine="567"/>
        <w:jc w:val="both"/>
        <w:rPr>
          <w:rFonts w:ascii="Times New Roman" w:hAnsi="Times New Roman"/>
          <w:bCs/>
          <w:strike/>
          <w:sz w:val="24"/>
        </w:rPr>
      </w:pPr>
      <w:r w:rsidRPr="00C8370E">
        <w:rPr>
          <w:rFonts w:ascii="Times New Roman" w:hAnsi="Times New Roman"/>
          <w:b/>
          <w:sz w:val="24"/>
        </w:rPr>
        <w:t>у</w:t>
      </w:r>
      <w:r w:rsidR="005706EF" w:rsidRPr="00C8370E">
        <w:rPr>
          <w:rFonts w:ascii="Times New Roman" w:hAnsi="Times New Roman"/>
          <w:b/>
          <w:sz w:val="24"/>
        </w:rPr>
        <w:t xml:space="preserve">правляющая компания (далее </w:t>
      </w:r>
      <w:r w:rsidRPr="00C8370E">
        <w:rPr>
          <w:rFonts w:ascii="Times New Roman" w:hAnsi="Times New Roman"/>
          <w:b/>
          <w:sz w:val="24"/>
        </w:rPr>
        <w:t xml:space="preserve">- </w:t>
      </w:r>
      <w:r w:rsidR="005706EF" w:rsidRPr="00C8370E">
        <w:rPr>
          <w:rFonts w:ascii="Times New Roman" w:hAnsi="Times New Roman"/>
          <w:b/>
          <w:sz w:val="24"/>
        </w:rPr>
        <w:t xml:space="preserve">Управляющий) - </w:t>
      </w:r>
      <w:r w:rsidR="005706EF" w:rsidRPr="00C8370E">
        <w:rPr>
          <w:rFonts w:ascii="Times New Roman" w:hAnsi="Times New Roman"/>
          <w:bCs/>
          <w:sz w:val="24"/>
        </w:rPr>
        <w:t>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деятельности по управлению инвестиционными фондами, паевыми инвестиционными фондами и негосударственными пенсионными фондами</w:t>
      </w:r>
      <w:r w:rsidR="002F1F18" w:rsidRPr="00C8370E">
        <w:rPr>
          <w:rFonts w:ascii="Times New Roman" w:hAnsi="Times New Roman"/>
          <w:bCs/>
          <w:sz w:val="24"/>
        </w:rPr>
        <w:t>;</w:t>
      </w:r>
    </w:p>
    <w:p w14:paraId="17C99F04" w14:textId="77777777" w:rsidR="005706EF" w:rsidRPr="00C8370E" w:rsidRDefault="00E316C2" w:rsidP="002F1F18">
      <w:pPr>
        <w:pStyle w:val="ConsNormal"/>
        <w:widowControl/>
        <w:spacing w:before="80"/>
        <w:ind w:firstLine="567"/>
        <w:jc w:val="both"/>
        <w:rPr>
          <w:rFonts w:ascii="Times New Roman" w:hAnsi="Times New Roman"/>
          <w:strike/>
          <w:sz w:val="24"/>
        </w:rPr>
      </w:pPr>
      <w:r w:rsidRPr="00C8370E">
        <w:rPr>
          <w:rFonts w:ascii="Times New Roman" w:hAnsi="Times New Roman"/>
          <w:b/>
          <w:sz w:val="24"/>
        </w:rPr>
        <w:t xml:space="preserve"> с</w:t>
      </w:r>
      <w:r w:rsidR="005706EF" w:rsidRPr="00C8370E">
        <w:rPr>
          <w:rFonts w:ascii="Times New Roman" w:hAnsi="Times New Roman"/>
          <w:b/>
          <w:sz w:val="24"/>
        </w:rPr>
        <w:t xml:space="preserve">пециализированный депозитарий – </w:t>
      </w:r>
      <w:r w:rsidR="005706EF" w:rsidRPr="00C8370E">
        <w:rPr>
          <w:rFonts w:ascii="Times New Roman" w:hAnsi="Times New Roman"/>
          <w:bCs/>
          <w:sz w:val="24"/>
        </w:rPr>
        <w:t>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депозитарной деятельности и лицензию на деятельность специализированного депозитария инвестиционных фондов, паевых инвестиционных фондов и него</w:t>
      </w:r>
      <w:r w:rsidR="002F1F18" w:rsidRPr="00C8370E">
        <w:rPr>
          <w:rFonts w:ascii="Times New Roman" w:hAnsi="Times New Roman"/>
          <w:bCs/>
          <w:sz w:val="24"/>
        </w:rPr>
        <w:t>сударственных пенсионных фондов;</w:t>
      </w:r>
      <w:r w:rsidR="005706EF" w:rsidRPr="00C8370E">
        <w:rPr>
          <w:rFonts w:ascii="Times New Roman" w:hAnsi="Times New Roman"/>
          <w:sz w:val="24"/>
        </w:rPr>
        <w:t xml:space="preserve"> </w:t>
      </w:r>
      <w:r w:rsidR="005706EF" w:rsidRPr="00C8370E">
        <w:rPr>
          <w:rFonts w:ascii="Times New Roman" w:hAnsi="Times New Roman"/>
          <w:strike/>
          <w:sz w:val="24"/>
        </w:rPr>
        <w:t xml:space="preserve"> </w:t>
      </w:r>
    </w:p>
    <w:p w14:paraId="2CE61D0B" w14:textId="77777777" w:rsidR="005706EF" w:rsidRPr="00C8370E" w:rsidRDefault="002F1F18" w:rsidP="002F1F18">
      <w:pPr>
        <w:pStyle w:val="ConsNormal"/>
        <w:widowControl/>
        <w:spacing w:before="80"/>
        <w:ind w:firstLine="567"/>
        <w:jc w:val="both"/>
        <w:rPr>
          <w:rFonts w:ascii="Times New Roman" w:hAnsi="Times New Roman"/>
          <w:sz w:val="24"/>
          <w:szCs w:val="24"/>
        </w:rPr>
      </w:pPr>
      <w:r w:rsidRPr="00C8370E">
        <w:rPr>
          <w:rFonts w:ascii="Times New Roman" w:hAnsi="Times New Roman"/>
          <w:b/>
          <w:bCs/>
          <w:sz w:val="24"/>
        </w:rPr>
        <w:t xml:space="preserve"> </w:t>
      </w:r>
      <w:r w:rsidRPr="00C8370E">
        <w:rPr>
          <w:rFonts w:ascii="Times New Roman" w:hAnsi="Times New Roman"/>
          <w:b/>
          <w:sz w:val="24"/>
          <w:szCs w:val="24"/>
        </w:rPr>
        <w:t>а</w:t>
      </w:r>
      <w:r w:rsidR="005706EF" w:rsidRPr="00C8370E">
        <w:rPr>
          <w:rFonts w:ascii="Times New Roman" w:hAnsi="Times New Roman"/>
          <w:b/>
          <w:sz w:val="24"/>
          <w:szCs w:val="24"/>
        </w:rPr>
        <w:t>ктуарные расчеты</w:t>
      </w:r>
      <w:r w:rsidR="005706EF" w:rsidRPr="00C8370E">
        <w:rPr>
          <w:rFonts w:ascii="Times New Roman" w:hAnsi="Times New Roman"/>
          <w:sz w:val="24"/>
          <w:szCs w:val="24"/>
        </w:rPr>
        <w:t xml:space="preserve"> – система математических методов, позволяющих определит</w:t>
      </w:r>
      <w:r w:rsidR="003C2D67" w:rsidRPr="00C8370E">
        <w:rPr>
          <w:rFonts w:ascii="Times New Roman" w:hAnsi="Times New Roman"/>
          <w:sz w:val="24"/>
          <w:szCs w:val="24"/>
        </w:rPr>
        <w:t>ь обязательства ф</w:t>
      </w:r>
      <w:r w:rsidR="005706EF" w:rsidRPr="00C8370E">
        <w:rPr>
          <w:rFonts w:ascii="Times New Roman" w:hAnsi="Times New Roman"/>
          <w:sz w:val="24"/>
          <w:szCs w:val="24"/>
        </w:rPr>
        <w:t xml:space="preserve">онда </w:t>
      </w:r>
      <w:r w:rsidRPr="00C8370E">
        <w:rPr>
          <w:rFonts w:ascii="Times New Roman" w:hAnsi="Times New Roman"/>
          <w:sz w:val="24"/>
          <w:szCs w:val="24"/>
        </w:rPr>
        <w:t>перед Вкладчиками и Участниками;</w:t>
      </w:r>
    </w:p>
    <w:p w14:paraId="12F4F881" w14:textId="77777777" w:rsidR="00214650" w:rsidRPr="00C8370E" w:rsidRDefault="002F1F18" w:rsidP="002F1F18">
      <w:pPr>
        <w:spacing w:before="80"/>
        <w:ind w:firstLine="567"/>
        <w:jc w:val="both"/>
      </w:pPr>
      <w:r w:rsidRPr="00C8370E">
        <w:rPr>
          <w:b/>
        </w:rPr>
        <w:t>а</w:t>
      </w:r>
      <w:r w:rsidR="005706EF" w:rsidRPr="00C8370E">
        <w:rPr>
          <w:b/>
        </w:rPr>
        <w:t xml:space="preserve">ктуарное оценивание – </w:t>
      </w:r>
      <w:r w:rsidR="005706EF" w:rsidRPr="00C8370E">
        <w:t>метод анализа сбаланси</w:t>
      </w:r>
      <w:r w:rsidR="003C2D67" w:rsidRPr="00C8370E">
        <w:t>рованности пенсионных резервов ф</w:t>
      </w:r>
      <w:r w:rsidR="005706EF" w:rsidRPr="00C8370E">
        <w:t>онда и современной стоимости</w:t>
      </w:r>
      <w:r w:rsidR="003C2D67" w:rsidRPr="00C8370E">
        <w:t xml:space="preserve"> пенсионных обязательств ф</w:t>
      </w:r>
      <w:r w:rsidRPr="00C8370E">
        <w:t>онда;</w:t>
      </w:r>
    </w:p>
    <w:p w14:paraId="5AEE279B" w14:textId="77777777" w:rsidR="005706EF" w:rsidRPr="00C8370E" w:rsidRDefault="002F1F18" w:rsidP="002F1F18">
      <w:pPr>
        <w:spacing w:before="80"/>
        <w:ind w:firstLine="567"/>
        <w:jc w:val="both"/>
      </w:pPr>
      <w:r w:rsidRPr="00C8370E">
        <w:rPr>
          <w:b/>
        </w:rPr>
        <w:t>с</w:t>
      </w:r>
      <w:r w:rsidR="005706EF" w:rsidRPr="00C8370E">
        <w:rPr>
          <w:b/>
        </w:rPr>
        <w:t xml:space="preserve">овременная стоимость пенсионных обязательств </w:t>
      </w:r>
      <w:r w:rsidR="005706EF" w:rsidRPr="00C8370E">
        <w:t>–</w:t>
      </w:r>
      <w:r w:rsidR="005706EF" w:rsidRPr="00C8370E">
        <w:rPr>
          <w:b/>
        </w:rPr>
        <w:t xml:space="preserve"> </w:t>
      </w:r>
      <w:r w:rsidR="005706EF" w:rsidRPr="00C8370E">
        <w:t xml:space="preserve">показатель, характеризующий </w:t>
      </w:r>
      <w:r w:rsidR="003C2D67" w:rsidRPr="00C8370E">
        <w:t>размер пенсионных обязательств ф</w:t>
      </w:r>
      <w:r w:rsidR="005706EF" w:rsidRPr="00C8370E">
        <w:t>онда перед Участником (Участниками) в стоимос</w:t>
      </w:r>
      <w:r w:rsidRPr="00C8370E">
        <w:t>тном выражении на момент оценки;</w:t>
      </w:r>
    </w:p>
    <w:p w14:paraId="7D724EBB" w14:textId="77777777" w:rsidR="005706EF" w:rsidRPr="00C8370E" w:rsidRDefault="002F1F18" w:rsidP="002F1F18">
      <w:pPr>
        <w:spacing w:before="80"/>
        <w:ind w:firstLine="567"/>
        <w:jc w:val="both"/>
      </w:pPr>
      <w:r w:rsidRPr="00C8370E">
        <w:rPr>
          <w:b/>
        </w:rPr>
        <w:lastRenderedPageBreak/>
        <w:t>о</w:t>
      </w:r>
      <w:r w:rsidR="005706EF" w:rsidRPr="00C8370E">
        <w:rPr>
          <w:b/>
        </w:rPr>
        <w:t xml:space="preserve">плаченная стоимость пенсионных обязательств – </w:t>
      </w:r>
      <w:r w:rsidR="005706EF" w:rsidRPr="00C8370E">
        <w:t xml:space="preserve">современная стоимость обязательств по действующим договорам о негосударственном пенсионном обеспечении, уменьшенная на современную стоимость будущих пенсионных взносов, поступление которых предусмотрено этими договорами. </w:t>
      </w:r>
    </w:p>
    <w:p w14:paraId="25434B94" w14:textId="77777777" w:rsidR="00297B07" w:rsidRPr="00C8370E" w:rsidRDefault="00200268" w:rsidP="00200268">
      <w:pPr>
        <w:spacing w:before="80"/>
        <w:ind w:firstLine="567"/>
        <w:jc w:val="both"/>
      </w:pPr>
      <w:r w:rsidRPr="00C8370E">
        <w:rPr>
          <w:b/>
        </w:rPr>
        <w:t xml:space="preserve"> </w:t>
      </w:r>
      <w:r w:rsidR="002F1F18" w:rsidRPr="00C8370E">
        <w:rPr>
          <w:b/>
        </w:rPr>
        <w:t>р</w:t>
      </w:r>
      <w:r w:rsidR="005706EF" w:rsidRPr="00C8370E">
        <w:rPr>
          <w:b/>
        </w:rPr>
        <w:t>аспорядительное письмо Вкладчика</w:t>
      </w:r>
      <w:r w:rsidR="005706EF" w:rsidRPr="00C8370E">
        <w:rPr>
          <w:b/>
          <w:i/>
        </w:rPr>
        <w:t xml:space="preserve"> </w:t>
      </w:r>
      <w:r w:rsidR="005706EF" w:rsidRPr="00C8370E">
        <w:rPr>
          <w:i/>
        </w:rPr>
        <w:t xml:space="preserve">– </w:t>
      </w:r>
      <w:r w:rsidR="005706EF" w:rsidRPr="00C8370E">
        <w:t xml:space="preserve">официально оформленный </w:t>
      </w:r>
      <w:r w:rsidR="003C2D67" w:rsidRPr="00C8370E">
        <w:t>документ, направляемый в адрес ф</w:t>
      </w:r>
      <w:r w:rsidR="005706EF" w:rsidRPr="00C8370E">
        <w:t xml:space="preserve">онда и являющийся основанием </w:t>
      </w:r>
      <w:r w:rsidR="00297B07" w:rsidRPr="00C8370E">
        <w:t>для открытия Участнику именного пенсионного счета и/или перевода средств с пенсионного счета Участников (Вкладчика) на именной пенсионный счет Участника</w:t>
      </w:r>
      <w:r w:rsidR="00D4017B" w:rsidRPr="00C8370E">
        <w:t>,</w:t>
      </w:r>
      <w:r w:rsidR="00297B07" w:rsidRPr="00C8370E">
        <w:t xml:space="preserve"> и/или оформления негосударственной пенсии Участнику в соответствии</w:t>
      </w:r>
      <w:r w:rsidR="003C2D67" w:rsidRPr="00C8370E">
        <w:t xml:space="preserve"> с условиями Пенсионных правил ф</w:t>
      </w:r>
      <w:r w:rsidR="00297B07" w:rsidRPr="00C8370E">
        <w:t>онда и пенсионного договора.</w:t>
      </w:r>
    </w:p>
    <w:p w14:paraId="21B7391F" w14:textId="77777777" w:rsidR="00452A87" w:rsidRPr="00C8370E" w:rsidRDefault="00D4017B" w:rsidP="002F1F18">
      <w:pPr>
        <w:pStyle w:val="a5"/>
        <w:spacing w:before="80"/>
        <w:ind w:firstLine="567"/>
        <w:rPr>
          <w:i w:val="0"/>
        </w:rPr>
      </w:pPr>
      <w:r w:rsidRPr="00C8370E">
        <w:rPr>
          <w:i w:val="0"/>
        </w:rPr>
        <w:t xml:space="preserve"> </w:t>
      </w:r>
      <w:r w:rsidR="002F1F18" w:rsidRPr="00C8370E">
        <w:rPr>
          <w:b/>
          <w:i w:val="0"/>
        </w:rPr>
        <w:t>у</w:t>
      </w:r>
      <w:r w:rsidR="005706EF" w:rsidRPr="00C8370E">
        <w:rPr>
          <w:b/>
          <w:i w:val="0"/>
        </w:rPr>
        <w:t>полномоченный федеральный орган исполнительной власти (далее - уполномоченный федеральный орган)</w:t>
      </w:r>
      <w:r w:rsidR="005706EF" w:rsidRPr="00C8370E">
        <w:rPr>
          <w:i w:val="0"/>
        </w:rPr>
        <w:t xml:space="preserve"> – </w:t>
      </w:r>
      <w:r w:rsidR="005706EF" w:rsidRPr="00C8370E">
        <w:rPr>
          <w:bCs/>
          <w:i w:val="0"/>
        </w:rPr>
        <w:t>федеральный орган исполнительной власти, на который Правительством Российской Федерации  возложены государственное регулирование деятельности фондов по негосударственному пенсионному обеспечению, обязательному пенсионному страхованию и профессиональному пенсионному страхованию, а также надзор и</w:t>
      </w:r>
      <w:r w:rsidR="005706EF" w:rsidRPr="00C8370E">
        <w:rPr>
          <w:bCs/>
        </w:rPr>
        <w:t xml:space="preserve"> </w:t>
      </w:r>
      <w:r w:rsidR="005706EF" w:rsidRPr="00C8370E">
        <w:rPr>
          <w:bCs/>
          <w:i w:val="0"/>
        </w:rPr>
        <w:t>конт</w:t>
      </w:r>
      <w:r w:rsidR="002F1F18" w:rsidRPr="00C8370E">
        <w:rPr>
          <w:bCs/>
          <w:i w:val="0"/>
        </w:rPr>
        <w:t>роль за указанной деятельностью;</w:t>
      </w:r>
      <w:r w:rsidR="005706EF" w:rsidRPr="00C8370E">
        <w:rPr>
          <w:i w:val="0"/>
        </w:rPr>
        <w:t xml:space="preserve"> </w:t>
      </w:r>
      <w:bookmarkStart w:id="3" w:name="_Toc480013886"/>
    </w:p>
    <w:p w14:paraId="0D171143" w14:textId="77777777" w:rsidR="002F1F18" w:rsidRPr="00C8370E" w:rsidRDefault="002F1F18" w:rsidP="002F1F18">
      <w:pPr>
        <w:pStyle w:val="a5"/>
        <w:spacing w:before="120"/>
        <w:ind w:firstLine="720"/>
        <w:jc w:val="left"/>
        <w:rPr>
          <w:i w:val="0"/>
        </w:rPr>
      </w:pPr>
      <w:r w:rsidRPr="00C8370E">
        <w:rPr>
          <w:b/>
          <w:bCs/>
          <w:i w:val="0"/>
        </w:rPr>
        <w:t xml:space="preserve">минимальная негосударственная пенсия – </w:t>
      </w:r>
      <w:r w:rsidRPr="00C8370E">
        <w:rPr>
          <w:i w:val="0"/>
        </w:rPr>
        <w:t xml:space="preserve">минимальный размер негосударственной пенсии, установленный законодательством Российской Федерации на момент заключения пенсионного договора. </w:t>
      </w:r>
    </w:p>
    <w:p w14:paraId="48FDF741" w14:textId="77777777" w:rsidR="005706EF" w:rsidRPr="00C8370E" w:rsidRDefault="005706EF">
      <w:pPr>
        <w:pStyle w:val="a5"/>
        <w:spacing w:before="120"/>
        <w:ind w:firstLine="720"/>
        <w:rPr>
          <w:i w:val="0"/>
        </w:rPr>
        <w:sectPr w:rsidR="005706EF" w:rsidRPr="00C8370E" w:rsidSect="00657EE1">
          <w:footerReference w:type="default" r:id="rId15"/>
          <w:pgSz w:w="11907" w:h="16840" w:code="9"/>
          <w:pgMar w:top="1134" w:right="794" w:bottom="907" w:left="1134" w:header="567" w:footer="567" w:gutter="0"/>
          <w:pgNumType w:start="4"/>
          <w:cols w:space="720"/>
        </w:sectPr>
      </w:pPr>
    </w:p>
    <w:p w14:paraId="52035021" w14:textId="77777777" w:rsidR="005706EF" w:rsidRPr="00C8370E" w:rsidRDefault="004A36C0" w:rsidP="009F1604">
      <w:pPr>
        <w:pStyle w:val="ConsNormal"/>
        <w:widowControl/>
        <w:spacing w:before="120" w:after="80"/>
        <w:ind w:firstLine="567"/>
        <w:jc w:val="center"/>
        <w:rPr>
          <w:rFonts w:ascii="Times New Roman" w:hAnsi="Times New Roman"/>
          <w:b/>
          <w:sz w:val="24"/>
          <w:szCs w:val="24"/>
        </w:rPr>
      </w:pPr>
      <w:bookmarkStart w:id="4" w:name="_Toc480013891"/>
      <w:bookmarkStart w:id="5" w:name="_Toc495205664"/>
      <w:bookmarkStart w:id="6" w:name="_Toc34183946"/>
      <w:bookmarkEnd w:id="3"/>
      <w:r w:rsidRPr="00C8370E">
        <w:rPr>
          <w:rFonts w:ascii="Times New Roman" w:hAnsi="Times New Roman"/>
          <w:b/>
          <w:sz w:val="24"/>
          <w:szCs w:val="24"/>
        </w:rPr>
        <w:t>3</w:t>
      </w:r>
      <w:r w:rsidR="005706EF" w:rsidRPr="00C8370E">
        <w:rPr>
          <w:rFonts w:ascii="Times New Roman" w:hAnsi="Times New Roman"/>
          <w:b/>
          <w:sz w:val="24"/>
          <w:szCs w:val="24"/>
        </w:rPr>
        <w:t xml:space="preserve">. </w:t>
      </w:r>
      <w:r w:rsidR="00013CCC" w:rsidRPr="00C8370E">
        <w:rPr>
          <w:rFonts w:ascii="Times New Roman" w:hAnsi="Times New Roman"/>
          <w:b/>
          <w:sz w:val="24"/>
          <w:szCs w:val="24"/>
        </w:rPr>
        <w:t xml:space="preserve">ПЕРЕЧЕНЬ ВИДОВ </w:t>
      </w:r>
      <w:r w:rsidR="005706EF" w:rsidRPr="00C8370E">
        <w:rPr>
          <w:rFonts w:ascii="Times New Roman" w:hAnsi="Times New Roman"/>
          <w:b/>
          <w:sz w:val="24"/>
          <w:szCs w:val="24"/>
        </w:rPr>
        <w:t>ПЕНСИОННЫ</w:t>
      </w:r>
      <w:r w:rsidR="00013CCC" w:rsidRPr="00C8370E">
        <w:rPr>
          <w:rFonts w:ascii="Times New Roman" w:hAnsi="Times New Roman"/>
          <w:b/>
          <w:sz w:val="24"/>
          <w:szCs w:val="24"/>
        </w:rPr>
        <w:t>Х</w:t>
      </w:r>
      <w:r w:rsidR="005706EF" w:rsidRPr="00C8370E">
        <w:rPr>
          <w:rFonts w:ascii="Times New Roman" w:hAnsi="Times New Roman"/>
          <w:b/>
          <w:sz w:val="24"/>
          <w:szCs w:val="24"/>
        </w:rPr>
        <w:t xml:space="preserve"> СХЕМ, ПРИМЕНЯЕМЫ</w:t>
      </w:r>
      <w:r w:rsidR="00013CCC" w:rsidRPr="00C8370E">
        <w:rPr>
          <w:rFonts w:ascii="Times New Roman" w:hAnsi="Times New Roman"/>
          <w:b/>
          <w:sz w:val="24"/>
          <w:szCs w:val="24"/>
        </w:rPr>
        <w:t>Х</w:t>
      </w:r>
      <w:r w:rsidR="005706EF" w:rsidRPr="00C8370E">
        <w:rPr>
          <w:rFonts w:ascii="Times New Roman" w:hAnsi="Times New Roman"/>
          <w:b/>
          <w:sz w:val="24"/>
          <w:szCs w:val="24"/>
        </w:rPr>
        <w:t xml:space="preserve"> ФОНДОМ</w:t>
      </w:r>
      <w:bookmarkEnd w:id="4"/>
      <w:r w:rsidR="005706EF" w:rsidRPr="00C8370E">
        <w:rPr>
          <w:rFonts w:ascii="Times New Roman" w:hAnsi="Times New Roman"/>
          <w:b/>
          <w:sz w:val="24"/>
          <w:szCs w:val="24"/>
        </w:rPr>
        <w:t>, И ИХ ОПИСАНИЕ</w:t>
      </w:r>
      <w:bookmarkEnd w:id="5"/>
      <w:bookmarkEnd w:id="6"/>
    </w:p>
    <w:p w14:paraId="6425E1D2" w14:textId="77777777" w:rsidR="005706EF" w:rsidRPr="00C8370E" w:rsidRDefault="004A36C0" w:rsidP="009F1604">
      <w:pPr>
        <w:spacing w:before="80"/>
        <w:ind w:firstLine="567"/>
        <w:jc w:val="both"/>
      </w:pPr>
      <w:r w:rsidRPr="00C8370E">
        <w:t>3</w:t>
      </w:r>
      <w:r w:rsidR="005706EF" w:rsidRPr="00C8370E">
        <w:t>.1. Общ</w:t>
      </w:r>
      <w:r w:rsidR="00866E11" w:rsidRPr="00C8370E">
        <w:t>ие сведения о пенсионных схемах</w:t>
      </w:r>
      <w:r w:rsidR="00D37A99" w:rsidRPr="00C8370E">
        <w:t>.</w:t>
      </w:r>
    </w:p>
    <w:p w14:paraId="1C551B58" w14:textId="77777777" w:rsidR="00D37A99" w:rsidRPr="00C8370E" w:rsidRDefault="004A36C0" w:rsidP="009F1604">
      <w:pPr>
        <w:spacing w:before="80"/>
        <w:ind w:firstLine="567"/>
        <w:jc w:val="both"/>
      </w:pPr>
      <w:r w:rsidRPr="00C8370E">
        <w:rPr>
          <w:szCs w:val="24"/>
        </w:rPr>
        <w:t>3.</w:t>
      </w:r>
      <w:r w:rsidR="00D37A99" w:rsidRPr="00C8370E">
        <w:rPr>
          <w:szCs w:val="24"/>
        </w:rPr>
        <w:t>1.1.</w:t>
      </w:r>
      <w:r w:rsidR="00C15920" w:rsidRPr="00C8370E">
        <w:rPr>
          <w:szCs w:val="24"/>
        </w:rPr>
        <w:t xml:space="preserve"> </w:t>
      </w:r>
      <w:r w:rsidR="00D37A99" w:rsidRPr="00C8370E">
        <w:rPr>
          <w:szCs w:val="24"/>
        </w:rPr>
        <w:t>Пенсионные с</w:t>
      </w:r>
      <w:r w:rsidR="003C2D67" w:rsidRPr="00C8370E">
        <w:rPr>
          <w:szCs w:val="24"/>
        </w:rPr>
        <w:t>хемы устанавливают применяемые ф</w:t>
      </w:r>
      <w:r w:rsidR="00D37A99" w:rsidRPr="00C8370E">
        <w:rPr>
          <w:szCs w:val="24"/>
        </w:rPr>
        <w:t>ондом комбинации различных условий негосударственного пенсионного обеспечения его Участников и служат основой для заключе</w:t>
      </w:r>
      <w:r w:rsidR="003C2D67" w:rsidRPr="00C8370E">
        <w:rPr>
          <w:szCs w:val="24"/>
        </w:rPr>
        <w:t>ния пенсионных договоров между ф</w:t>
      </w:r>
      <w:r w:rsidR="00D37A99" w:rsidRPr="00C8370E">
        <w:rPr>
          <w:szCs w:val="24"/>
        </w:rPr>
        <w:t>ондом и его Вкладчиками.</w:t>
      </w:r>
    </w:p>
    <w:p w14:paraId="0806C195" w14:textId="77777777" w:rsidR="005706EF" w:rsidRPr="00C8370E" w:rsidRDefault="004A36C0" w:rsidP="00C15920">
      <w:pPr>
        <w:spacing w:before="80"/>
        <w:ind w:firstLine="567"/>
        <w:jc w:val="both"/>
      </w:pPr>
      <w:r w:rsidRPr="00C8370E">
        <w:t>3</w:t>
      </w:r>
      <w:r w:rsidR="00866E11" w:rsidRPr="00C8370E">
        <w:t>.1.</w:t>
      </w:r>
      <w:r w:rsidR="00D37A99" w:rsidRPr="00C8370E">
        <w:t>2</w:t>
      </w:r>
      <w:r w:rsidR="00866E11" w:rsidRPr="00C8370E">
        <w:t>.</w:t>
      </w:r>
      <w:r w:rsidR="00C15920" w:rsidRPr="00C8370E">
        <w:t xml:space="preserve"> </w:t>
      </w:r>
      <w:r w:rsidR="005706EF" w:rsidRPr="00C8370E">
        <w:t xml:space="preserve">В зависимости от условий формирования пенсионных резервов (размер пенсионных взносов) и выплат пенсий, пенсионные схемы </w:t>
      </w:r>
      <w:r w:rsidR="00013CCC" w:rsidRPr="00C8370E">
        <w:t>подразделя</w:t>
      </w:r>
      <w:r w:rsidR="00200268" w:rsidRPr="00C8370E">
        <w:t>ю</w:t>
      </w:r>
      <w:r w:rsidR="00013CCC" w:rsidRPr="00C8370E">
        <w:t>тся:</w:t>
      </w:r>
    </w:p>
    <w:p w14:paraId="063D36F7" w14:textId="77777777" w:rsidR="007B7E20" w:rsidRPr="00C8370E" w:rsidRDefault="00013CCC" w:rsidP="00F60D60">
      <w:pPr>
        <w:numPr>
          <w:ilvl w:val="2"/>
          <w:numId w:val="26"/>
        </w:numPr>
        <w:tabs>
          <w:tab w:val="clear" w:pos="2160"/>
          <w:tab w:val="num" w:pos="993"/>
        </w:tabs>
        <w:spacing w:before="80"/>
        <w:ind w:left="993" w:hanging="426"/>
        <w:jc w:val="both"/>
        <w:rPr>
          <w:szCs w:val="24"/>
        </w:rPr>
      </w:pPr>
      <w:r w:rsidRPr="00C8370E">
        <w:rPr>
          <w:b/>
          <w:i/>
        </w:rPr>
        <w:t xml:space="preserve">на схемы </w:t>
      </w:r>
      <w:r w:rsidR="005706EF" w:rsidRPr="00C8370E">
        <w:rPr>
          <w:b/>
          <w:i/>
        </w:rPr>
        <w:t xml:space="preserve">с </w:t>
      </w:r>
      <w:r w:rsidRPr="00C8370E">
        <w:rPr>
          <w:b/>
          <w:i/>
        </w:rPr>
        <w:t xml:space="preserve">установленными размерами пенсионных </w:t>
      </w:r>
      <w:r w:rsidR="005706EF" w:rsidRPr="00C8370E">
        <w:rPr>
          <w:b/>
          <w:i/>
        </w:rPr>
        <w:t>взносов (</w:t>
      </w:r>
      <w:r w:rsidRPr="00C8370E">
        <w:rPr>
          <w:b/>
          <w:i/>
        </w:rPr>
        <w:t xml:space="preserve">далее - </w:t>
      </w:r>
      <w:r w:rsidR="005706EF" w:rsidRPr="00C8370E">
        <w:rPr>
          <w:b/>
          <w:i/>
        </w:rPr>
        <w:t xml:space="preserve">с </w:t>
      </w:r>
      <w:r w:rsidRPr="00C8370E">
        <w:rPr>
          <w:b/>
          <w:i/>
        </w:rPr>
        <w:t>установленными</w:t>
      </w:r>
      <w:r w:rsidR="005706EF" w:rsidRPr="00C8370E">
        <w:rPr>
          <w:b/>
          <w:i/>
        </w:rPr>
        <w:t xml:space="preserve"> взносами)</w:t>
      </w:r>
      <w:r w:rsidR="007B7E20" w:rsidRPr="00C8370E">
        <w:rPr>
          <w:b/>
          <w:i/>
        </w:rPr>
        <w:t>.</w:t>
      </w:r>
      <w:r w:rsidR="007B7E20" w:rsidRPr="00C8370E">
        <w:rPr>
          <w:szCs w:val="24"/>
        </w:rPr>
        <w:t xml:space="preserve"> Пенсионные схемы с </w:t>
      </w:r>
      <w:r w:rsidRPr="00C8370E">
        <w:rPr>
          <w:szCs w:val="24"/>
        </w:rPr>
        <w:t>установленными</w:t>
      </w:r>
      <w:r w:rsidR="007B7E20" w:rsidRPr="00C8370E">
        <w:rPr>
          <w:szCs w:val="24"/>
        </w:rPr>
        <w:t xml:space="preserve"> взносами применяются в случаях, когда при заключении пенсионного договора устанавливаются размеры, продолжительность и периодичность внесения Вкладчиком пенсионных взносов. Размер негосударственной пенсии определяется исходя из сформированной в пользу Участника современной стоимости пе</w:t>
      </w:r>
      <w:r w:rsidR="003C2D67" w:rsidRPr="00C8370E">
        <w:rPr>
          <w:szCs w:val="24"/>
        </w:rPr>
        <w:t>нсионных обязательств ф</w:t>
      </w:r>
      <w:r w:rsidR="007B7E20" w:rsidRPr="00C8370E">
        <w:rPr>
          <w:szCs w:val="24"/>
        </w:rPr>
        <w:t>онда на момент назначения негосударственной пенсии, а также продолжительности и периодичности ее выплаты;</w:t>
      </w:r>
    </w:p>
    <w:p w14:paraId="7572604B" w14:textId="77777777" w:rsidR="007B7E20" w:rsidRPr="00C8370E" w:rsidRDefault="00013CCC" w:rsidP="00F60D60">
      <w:pPr>
        <w:numPr>
          <w:ilvl w:val="2"/>
          <w:numId w:val="26"/>
        </w:numPr>
        <w:tabs>
          <w:tab w:val="clear" w:pos="2160"/>
          <w:tab w:val="num" w:pos="993"/>
          <w:tab w:val="num" w:pos="1276"/>
        </w:tabs>
        <w:spacing w:before="80"/>
        <w:ind w:left="993" w:hanging="426"/>
        <w:jc w:val="both"/>
        <w:rPr>
          <w:szCs w:val="24"/>
        </w:rPr>
      </w:pPr>
      <w:r w:rsidRPr="00C8370E">
        <w:rPr>
          <w:b/>
          <w:i/>
        </w:rPr>
        <w:t xml:space="preserve">на схемы </w:t>
      </w:r>
      <w:r w:rsidR="005706EF" w:rsidRPr="00C8370E">
        <w:rPr>
          <w:b/>
          <w:i/>
        </w:rPr>
        <w:t xml:space="preserve">с </w:t>
      </w:r>
      <w:r w:rsidRPr="00C8370E">
        <w:rPr>
          <w:b/>
          <w:i/>
        </w:rPr>
        <w:t>установленными</w:t>
      </w:r>
      <w:r w:rsidR="005706EF" w:rsidRPr="00C8370E">
        <w:rPr>
          <w:b/>
          <w:i/>
        </w:rPr>
        <w:t xml:space="preserve"> размерами пенсионных выплат (</w:t>
      </w:r>
      <w:r w:rsidRPr="00C8370E">
        <w:rPr>
          <w:b/>
          <w:i/>
        </w:rPr>
        <w:t>далее – с установленными</w:t>
      </w:r>
      <w:r w:rsidR="005706EF" w:rsidRPr="00C8370E">
        <w:rPr>
          <w:b/>
          <w:i/>
        </w:rPr>
        <w:t xml:space="preserve"> выплатами).</w:t>
      </w:r>
      <w:r w:rsidR="007B7E20" w:rsidRPr="00C8370E">
        <w:rPr>
          <w:b/>
          <w:i/>
        </w:rPr>
        <w:t xml:space="preserve"> </w:t>
      </w:r>
    </w:p>
    <w:p w14:paraId="3FE510C9" w14:textId="77777777" w:rsidR="00D37A99" w:rsidRPr="00C8370E" w:rsidRDefault="00D37A99" w:rsidP="007B7E20">
      <w:pPr>
        <w:tabs>
          <w:tab w:val="num" w:pos="1276"/>
        </w:tabs>
        <w:ind w:left="993"/>
        <w:jc w:val="both"/>
        <w:rPr>
          <w:szCs w:val="24"/>
        </w:rPr>
      </w:pPr>
      <w:r w:rsidRPr="00C8370E">
        <w:rPr>
          <w:szCs w:val="24"/>
        </w:rPr>
        <w:t xml:space="preserve">Пенсионные схемы с </w:t>
      </w:r>
      <w:r w:rsidR="004D5871" w:rsidRPr="00C8370E">
        <w:rPr>
          <w:szCs w:val="24"/>
        </w:rPr>
        <w:t>установленными выплатами</w:t>
      </w:r>
      <w:r w:rsidR="001E400E" w:rsidRPr="00C8370E">
        <w:rPr>
          <w:szCs w:val="24"/>
        </w:rPr>
        <w:t xml:space="preserve"> - схемы, в которых Участникам ф</w:t>
      </w:r>
      <w:r w:rsidRPr="00C8370E">
        <w:rPr>
          <w:szCs w:val="24"/>
        </w:rPr>
        <w:t>онда гарантируются определенные размеры или не ниже определенных размеров пенсионные выплаты, при условии поступления пе</w:t>
      </w:r>
      <w:r w:rsidR="001E400E" w:rsidRPr="00C8370E">
        <w:rPr>
          <w:szCs w:val="24"/>
        </w:rPr>
        <w:t>нсионных взносов от Вкладчиков ф</w:t>
      </w:r>
      <w:r w:rsidRPr="00C8370E">
        <w:rPr>
          <w:szCs w:val="24"/>
        </w:rPr>
        <w:t>онда в установленном размере и порядке.</w:t>
      </w:r>
    </w:p>
    <w:p w14:paraId="51C1CC74" w14:textId="77777777" w:rsidR="00214650" w:rsidRPr="00C8370E" w:rsidRDefault="004A36C0" w:rsidP="00BA214A">
      <w:pPr>
        <w:spacing w:before="80"/>
        <w:ind w:firstLine="567"/>
        <w:jc w:val="both"/>
      </w:pPr>
      <w:r w:rsidRPr="00C8370E">
        <w:rPr>
          <w:szCs w:val="24"/>
        </w:rPr>
        <w:t>3</w:t>
      </w:r>
      <w:r w:rsidR="00BA214A" w:rsidRPr="00C8370E">
        <w:rPr>
          <w:szCs w:val="24"/>
        </w:rPr>
        <w:t xml:space="preserve">.2. </w:t>
      </w:r>
      <w:r w:rsidR="005706EF" w:rsidRPr="00C8370E">
        <w:t>Для осуществления негосударств</w:t>
      </w:r>
      <w:r w:rsidR="001E400E" w:rsidRPr="00C8370E">
        <w:t>енного пенсионного обеспечения ф</w:t>
      </w:r>
      <w:r w:rsidR="005706EF" w:rsidRPr="00C8370E">
        <w:t>онд применяет следующие</w:t>
      </w:r>
      <w:r w:rsidR="00BA214A" w:rsidRPr="00C8370E">
        <w:t xml:space="preserve"> пенсионные схемы</w:t>
      </w:r>
      <w:r w:rsidR="00BA214A" w:rsidRPr="00C8370E">
        <w:t>:</w:t>
      </w:r>
    </w:p>
    <w:p w14:paraId="12CD6B64" w14:textId="77777777" w:rsidR="009F1604" w:rsidRPr="00C8370E" w:rsidRDefault="009F1604" w:rsidP="009F1604">
      <w:pPr>
        <w:spacing w:before="80"/>
        <w:ind w:firstLine="567"/>
        <w:jc w:val="both"/>
      </w:pPr>
      <w:r w:rsidRPr="00C8370E">
        <w:rPr>
          <w:b/>
          <w:bCs/>
          <w:u w:val="single"/>
        </w:rPr>
        <w:t>Схема № 1.</w:t>
      </w:r>
      <w:r w:rsidRPr="00C8370E">
        <w:tab/>
        <w:t>С установленными размерами пенсионных взносов. Пенсионные выплаты производятся пожизненно;</w:t>
      </w:r>
    </w:p>
    <w:p w14:paraId="6D9D885C" w14:textId="77777777" w:rsidR="009F1604" w:rsidRPr="00C8370E" w:rsidRDefault="009F1604" w:rsidP="009F1604">
      <w:pPr>
        <w:spacing w:before="80"/>
        <w:ind w:firstLine="567"/>
        <w:jc w:val="both"/>
      </w:pPr>
      <w:r w:rsidRPr="00C8370E">
        <w:rPr>
          <w:b/>
          <w:bCs/>
          <w:u w:val="single"/>
        </w:rPr>
        <w:t>Схема № 2</w:t>
      </w:r>
      <w:r w:rsidRPr="00C8370E">
        <w:t>.</w:t>
      </w:r>
      <w:r w:rsidRPr="00C8370E">
        <w:tab/>
        <w:t>С установленными размерами пенсионных взносов. Пенсионные выплаты производятся в течение установленного пенсионным договором срока;</w:t>
      </w:r>
    </w:p>
    <w:p w14:paraId="4F8511A1" w14:textId="77777777" w:rsidR="009F1604" w:rsidRPr="00C8370E" w:rsidRDefault="009F1604" w:rsidP="00BA214A">
      <w:pPr>
        <w:spacing w:before="80"/>
        <w:ind w:firstLine="567"/>
        <w:jc w:val="both"/>
      </w:pPr>
      <w:r w:rsidRPr="00C8370E">
        <w:rPr>
          <w:b/>
          <w:bCs/>
          <w:u w:val="single"/>
        </w:rPr>
        <w:t>Схема № 3.</w:t>
      </w:r>
      <w:r w:rsidRPr="00C8370E">
        <w:tab/>
        <w:t>С установленными размерами пенсионных взносов. Пенсионные выплаты производятся до полного исчерпания средств на именном пенсионном счете Участника (продолжительностью не менее пяти лет);</w:t>
      </w:r>
    </w:p>
    <w:p w14:paraId="3F023005" w14:textId="77777777" w:rsidR="009F1604" w:rsidRPr="00C8370E" w:rsidRDefault="009F1604" w:rsidP="00BA214A">
      <w:pPr>
        <w:spacing w:before="80"/>
        <w:ind w:firstLine="567"/>
        <w:jc w:val="both"/>
        <w:sectPr w:rsidR="009F1604" w:rsidRPr="00C8370E" w:rsidSect="009F1604">
          <w:footerReference w:type="default" r:id="rId16"/>
          <w:footerReference w:type="first" r:id="rId17"/>
          <w:type w:val="continuous"/>
          <w:pgSz w:w="11907" w:h="16840"/>
          <w:pgMar w:top="1134" w:right="794" w:bottom="907" w:left="1134" w:header="680" w:footer="680" w:gutter="0"/>
          <w:pgNumType w:start="6"/>
          <w:cols w:space="720"/>
        </w:sectPr>
      </w:pPr>
    </w:p>
    <w:p w14:paraId="51F9042F" w14:textId="77777777" w:rsidR="00E57E84" w:rsidRPr="00C8370E" w:rsidRDefault="005706EF" w:rsidP="00E57E84">
      <w:pPr>
        <w:spacing w:before="80"/>
        <w:ind w:firstLine="567"/>
        <w:jc w:val="both"/>
      </w:pPr>
      <w:r w:rsidRPr="00C8370E">
        <w:rPr>
          <w:b/>
          <w:bCs/>
          <w:u w:val="single"/>
        </w:rPr>
        <w:lastRenderedPageBreak/>
        <w:t>Схема № 4.</w:t>
      </w:r>
      <w:r w:rsidRPr="00C8370E">
        <w:tab/>
      </w:r>
      <w:r w:rsidR="00E57E84" w:rsidRPr="00C8370E">
        <w:t xml:space="preserve">С установленными </w:t>
      </w:r>
      <w:r w:rsidR="002F6C33" w:rsidRPr="00C8370E">
        <w:t>размерами пенсион</w:t>
      </w:r>
      <w:r w:rsidR="00E57E84" w:rsidRPr="00C8370E">
        <w:t xml:space="preserve">ных выплат. </w:t>
      </w:r>
      <w:r w:rsidR="002F6C33" w:rsidRPr="00C8370E">
        <w:t xml:space="preserve"> </w:t>
      </w:r>
      <w:r w:rsidR="00E57E84" w:rsidRPr="00C8370E">
        <w:t>Пенсионные выплаты производятся пожизненно;</w:t>
      </w:r>
    </w:p>
    <w:p w14:paraId="59226D25" w14:textId="77777777" w:rsidR="00713142" w:rsidRPr="00C8370E" w:rsidRDefault="005706EF" w:rsidP="00713142">
      <w:pPr>
        <w:spacing w:before="80"/>
        <w:ind w:firstLine="567"/>
      </w:pPr>
      <w:r w:rsidRPr="00C8370E">
        <w:rPr>
          <w:b/>
          <w:bCs/>
          <w:u w:val="single"/>
        </w:rPr>
        <w:t>Схема № 5</w:t>
      </w:r>
      <w:r w:rsidRPr="00C8370E">
        <w:t>.</w:t>
      </w:r>
      <w:r w:rsidRPr="00C8370E">
        <w:tab/>
      </w:r>
      <w:r w:rsidR="00E57E84" w:rsidRPr="00C8370E">
        <w:t>С установленными размерами пенсионных выплат. Пенсионные выплаты производятся в течение установленного пенсионным договором срока (не менее пяти лет);</w:t>
      </w:r>
    </w:p>
    <w:p w14:paraId="18C1F7C4" w14:textId="77777777" w:rsidR="00C70A53" w:rsidRPr="00C8370E" w:rsidRDefault="00713142" w:rsidP="00713142">
      <w:pPr>
        <w:spacing w:before="80"/>
        <w:ind w:firstLine="567"/>
        <w:jc w:val="both"/>
      </w:pPr>
      <w:r w:rsidRPr="00C8370E">
        <w:rPr>
          <w:b/>
          <w:bCs/>
          <w:u w:val="single"/>
        </w:rPr>
        <w:t>Схема №</w:t>
      </w:r>
      <w:r w:rsidR="00F17E7E" w:rsidRPr="00C8370E">
        <w:rPr>
          <w:b/>
          <w:bCs/>
          <w:u w:val="single"/>
        </w:rPr>
        <w:t>6</w:t>
      </w:r>
      <w:r w:rsidR="00F17E7E" w:rsidRPr="00C8370E">
        <w:t>.</w:t>
      </w:r>
      <w:r w:rsidRPr="00C8370E">
        <w:t xml:space="preserve"> </w:t>
      </w:r>
      <w:r w:rsidR="00F17E7E" w:rsidRPr="00C8370E">
        <w:t xml:space="preserve">Пенсионная </w:t>
      </w:r>
      <w:r w:rsidR="00D72722" w:rsidRPr="00C8370E">
        <w:t xml:space="preserve">схема с </w:t>
      </w:r>
      <w:r w:rsidR="00C70A53" w:rsidRPr="00C8370E">
        <w:t>установленными</w:t>
      </w:r>
      <w:r w:rsidR="00221933" w:rsidRPr="00C8370E">
        <w:t xml:space="preserve"> размерами пенсионных</w:t>
      </w:r>
      <w:r w:rsidR="00C70A53" w:rsidRPr="00C8370E">
        <w:t xml:space="preserve"> взнос</w:t>
      </w:r>
      <w:r w:rsidR="00A23744">
        <w:t>ов</w:t>
      </w:r>
      <w:r w:rsidR="00C70A53" w:rsidRPr="00C8370E">
        <w:t xml:space="preserve"> и совместным  </w:t>
      </w:r>
      <w:r w:rsidR="00D72722" w:rsidRPr="00C8370E">
        <w:t>финансированием</w:t>
      </w:r>
      <w:r w:rsidR="00221933" w:rsidRPr="00C8370E">
        <w:t>.</w:t>
      </w:r>
      <w:r w:rsidR="00C70A53" w:rsidRPr="00C8370E">
        <w:t xml:space="preserve"> </w:t>
      </w:r>
      <w:r w:rsidR="00C70A53" w:rsidRPr="00C8370E">
        <w:rPr>
          <w:szCs w:val="24"/>
        </w:rPr>
        <w:t xml:space="preserve">Пенсионные выплаты </w:t>
      </w:r>
      <w:r w:rsidRPr="00C8370E">
        <w:rPr>
          <w:szCs w:val="24"/>
        </w:rPr>
        <w:t xml:space="preserve">производятся </w:t>
      </w:r>
      <w:r w:rsidR="00C70A53" w:rsidRPr="00C8370E">
        <w:rPr>
          <w:szCs w:val="24"/>
        </w:rPr>
        <w:t>в течение установлен</w:t>
      </w:r>
      <w:r w:rsidRPr="00C8370E">
        <w:rPr>
          <w:szCs w:val="24"/>
        </w:rPr>
        <w:t>ного пенсионным договором срока</w:t>
      </w:r>
      <w:r w:rsidR="00C70A53" w:rsidRPr="00C8370E">
        <w:rPr>
          <w:szCs w:val="24"/>
        </w:rPr>
        <w:t>.</w:t>
      </w:r>
    </w:p>
    <w:p w14:paraId="644ACD14" w14:textId="77777777" w:rsidR="004B4FE7" w:rsidRPr="00C8370E" w:rsidRDefault="004A36C0" w:rsidP="001139A5">
      <w:pPr>
        <w:pStyle w:val="20"/>
        <w:spacing w:before="80"/>
        <w:ind w:firstLine="567"/>
        <w:rPr>
          <w:b w:val="0"/>
        </w:rPr>
      </w:pPr>
      <w:r w:rsidRPr="00C8370E">
        <w:rPr>
          <w:b w:val="0"/>
        </w:rPr>
        <w:t>3</w:t>
      </w:r>
      <w:r w:rsidR="00713142" w:rsidRPr="00C8370E">
        <w:rPr>
          <w:b w:val="0"/>
        </w:rPr>
        <w:t>.3</w:t>
      </w:r>
      <w:r w:rsidR="004B4FE7" w:rsidRPr="00C8370E">
        <w:rPr>
          <w:b w:val="0"/>
        </w:rPr>
        <w:t>. Конкретные условия негосударственного пенсионного обеспечения Участников устанавливаются Вкладчико</w:t>
      </w:r>
      <w:r w:rsidR="00D93157" w:rsidRPr="00C8370E">
        <w:rPr>
          <w:b w:val="0"/>
        </w:rPr>
        <w:t>м на основании пенсионных схем ф</w:t>
      </w:r>
      <w:r w:rsidR="004B4FE7" w:rsidRPr="00C8370E">
        <w:rPr>
          <w:b w:val="0"/>
        </w:rPr>
        <w:t>онда.</w:t>
      </w:r>
    </w:p>
    <w:p w14:paraId="24AA5EEB" w14:textId="77777777" w:rsidR="005706EF" w:rsidRPr="00C8370E" w:rsidRDefault="004B4FE7" w:rsidP="001139A5">
      <w:pPr>
        <w:pStyle w:val="20"/>
        <w:ind w:firstLine="567"/>
        <w:rPr>
          <w:b w:val="0"/>
          <w:bCs/>
          <w:caps/>
          <w:u w:val="single"/>
        </w:rPr>
      </w:pPr>
      <w:r w:rsidRPr="00C8370E">
        <w:rPr>
          <w:b w:val="0"/>
        </w:rPr>
        <w:t>В рамках одного пенсионного договора Вкладчиком могут реализовываться несколько видов пенсионных схем для различных категорий Участников.</w:t>
      </w:r>
    </w:p>
    <w:p w14:paraId="3708315E" w14:textId="77777777" w:rsidR="00214650" w:rsidRPr="00C8370E" w:rsidRDefault="00214650">
      <w:pPr>
        <w:pStyle w:val="a4"/>
        <w:ind w:firstLine="709"/>
        <w:jc w:val="center"/>
        <w:rPr>
          <w:bCs/>
          <w:caps/>
          <w:u w:val="single"/>
        </w:rPr>
      </w:pPr>
    </w:p>
    <w:p w14:paraId="505AAE60" w14:textId="77777777" w:rsidR="005706EF" w:rsidRPr="00C8370E" w:rsidRDefault="005706EF" w:rsidP="00F40B67">
      <w:pPr>
        <w:pStyle w:val="a4"/>
        <w:ind w:firstLine="709"/>
        <w:jc w:val="center"/>
        <w:rPr>
          <w:bCs/>
          <w:caps/>
          <w:u w:val="single"/>
        </w:rPr>
      </w:pPr>
      <w:r w:rsidRPr="00C8370E">
        <w:rPr>
          <w:bCs/>
          <w:caps/>
          <w:u w:val="single"/>
        </w:rPr>
        <w:t xml:space="preserve">Описание пенсионных схем с </w:t>
      </w:r>
      <w:r w:rsidR="004A36C0" w:rsidRPr="00C8370E">
        <w:rPr>
          <w:bCs/>
          <w:caps/>
          <w:u w:val="single"/>
        </w:rPr>
        <w:t>установленн</w:t>
      </w:r>
      <w:r w:rsidRPr="00C8370E">
        <w:rPr>
          <w:bCs/>
          <w:caps/>
          <w:u w:val="single"/>
        </w:rPr>
        <w:t xml:space="preserve">ыми </w:t>
      </w:r>
      <w:r w:rsidR="00F40B67" w:rsidRPr="00C8370E">
        <w:rPr>
          <w:bCs/>
          <w:caps/>
          <w:u w:val="single"/>
        </w:rPr>
        <w:t xml:space="preserve">размерами пенсионных </w:t>
      </w:r>
      <w:r w:rsidRPr="00C8370E">
        <w:rPr>
          <w:bCs/>
          <w:caps/>
          <w:u w:val="single"/>
        </w:rPr>
        <w:t>взнос</w:t>
      </w:r>
      <w:r w:rsidR="00F40B67" w:rsidRPr="00C8370E">
        <w:rPr>
          <w:bCs/>
          <w:caps/>
          <w:u w:val="single"/>
        </w:rPr>
        <w:t>ов</w:t>
      </w:r>
    </w:p>
    <w:p w14:paraId="41E080CD" w14:textId="77777777" w:rsidR="005706EF" w:rsidRPr="00C8370E" w:rsidRDefault="005706EF">
      <w:pPr>
        <w:pStyle w:val="2"/>
        <w:ind w:left="0" w:firstLine="708"/>
        <w:jc w:val="both"/>
        <w:rPr>
          <w:b w:val="0"/>
          <w:bCs/>
        </w:rPr>
      </w:pPr>
      <w:bookmarkStart w:id="7" w:name="_Toc34183948"/>
    </w:p>
    <w:p w14:paraId="5CBA0FD6" w14:textId="77777777" w:rsidR="005706EF" w:rsidRPr="00C8370E" w:rsidRDefault="004A36C0" w:rsidP="00937B74">
      <w:pPr>
        <w:pStyle w:val="2"/>
        <w:spacing w:after="80"/>
        <w:ind w:left="0" w:firstLine="567"/>
        <w:jc w:val="both"/>
        <w:rPr>
          <w:u w:val="single"/>
        </w:rPr>
      </w:pPr>
      <w:r w:rsidRPr="00C8370E">
        <w:t>3</w:t>
      </w:r>
      <w:r w:rsidR="005706EF" w:rsidRPr="00C8370E">
        <w:t>.</w:t>
      </w:r>
      <w:r w:rsidRPr="00C8370E">
        <w:t>4</w:t>
      </w:r>
      <w:r w:rsidR="005706EF" w:rsidRPr="00C8370E">
        <w:t xml:space="preserve">. </w:t>
      </w:r>
      <w:r w:rsidR="005706EF" w:rsidRPr="00C8370E">
        <w:rPr>
          <w:u w:val="single"/>
        </w:rPr>
        <w:t>Схема № 1</w:t>
      </w:r>
      <w:bookmarkEnd w:id="7"/>
      <w:r w:rsidRPr="00C8370E">
        <w:t>. С установленными размерами пенсионных взносов. Пенсионные выплаты производятся пожизненно.</w:t>
      </w:r>
    </w:p>
    <w:p w14:paraId="68FE7D00" w14:textId="77777777" w:rsidR="005706EF" w:rsidRPr="00C8370E" w:rsidRDefault="00895046" w:rsidP="00937B74">
      <w:pPr>
        <w:ind w:firstLine="567"/>
      </w:pPr>
      <w:r w:rsidRPr="00C8370E">
        <w:rPr>
          <w:b/>
          <w:bCs/>
        </w:rPr>
        <w:t xml:space="preserve"> </w:t>
      </w:r>
      <w:r w:rsidR="005706EF" w:rsidRPr="00C8370E">
        <w:t>Пенсионная схема № 1</w:t>
      </w:r>
      <w:r w:rsidR="004A36C0" w:rsidRPr="00C8370E">
        <w:t xml:space="preserve"> </w:t>
      </w:r>
      <w:r w:rsidR="005706EF" w:rsidRPr="00C8370E">
        <w:t>предназначена для Вкладчиков – юридических и физических лиц.</w:t>
      </w:r>
    </w:p>
    <w:p w14:paraId="060E574C" w14:textId="77777777" w:rsidR="005706EF" w:rsidRPr="00C8370E" w:rsidRDefault="004E6D52" w:rsidP="00937B74">
      <w:pPr>
        <w:pStyle w:val="21"/>
        <w:spacing w:after="80"/>
        <w:ind w:firstLine="567"/>
        <w:rPr>
          <w:bCs/>
        </w:rPr>
      </w:pPr>
      <w:r w:rsidRPr="00C8370E">
        <w:rPr>
          <w:bCs/>
        </w:rPr>
        <w:t>3</w:t>
      </w:r>
      <w:r w:rsidR="005706EF" w:rsidRPr="00C8370E">
        <w:rPr>
          <w:bCs/>
        </w:rPr>
        <w:t>.</w:t>
      </w:r>
      <w:r w:rsidRPr="00C8370E">
        <w:rPr>
          <w:bCs/>
        </w:rPr>
        <w:t>4</w:t>
      </w:r>
      <w:r w:rsidR="005706EF" w:rsidRPr="00C8370E">
        <w:rPr>
          <w:bCs/>
        </w:rPr>
        <w:t>.</w:t>
      </w:r>
      <w:r w:rsidRPr="00C8370E">
        <w:rPr>
          <w:bCs/>
        </w:rPr>
        <w:t>1</w:t>
      </w:r>
      <w:r w:rsidR="005706EF" w:rsidRPr="00C8370E">
        <w:rPr>
          <w:bCs/>
        </w:rPr>
        <w:t>. Порядок внесения пенсионных взносов</w:t>
      </w:r>
      <w:r w:rsidR="00C9445E" w:rsidRPr="00C8370E">
        <w:rPr>
          <w:bCs/>
        </w:rPr>
        <w:t xml:space="preserve"> Вкладчиками </w:t>
      </w:r>
      <w:r w:rsidR="000300E7" w:rsidRPr="00C8370E">
        <w:rPr>
          <w:bCs/>
        </w:rPr>
        <w:t>ф</w:t>
      </w:r>
      <w:r w:rsidR="00C9445E" w:rsidRPr="00C8370E">
        <w:rPr>
          <w:bCs/>
        </w:rPr>
        <w:t>онда</w:t>
      </w:r>
      <w:r w:rsidR="005706EF" w:rsidRPr="00C8370E">
        <w:rPr>
          <w:bCs/>
        </w:rPr>
        <w:t>, их размеры, периодичность, продолжительность.</w:t>
      </w:r>
    </w:p>
    <w:p w14:paraId="6F37C078" w14:textId="77777777" w:rsidR="005706EF" w:rsidRPr="00C8370E" w:rsidRDefault="001E400E" w:rsidP="00937B74">
      <w:pPr>
        <w:pStyle w:val="20"/>
        <w:spacing w:before="40"/>
        <w:ind w:firstLine="567"/>
        <w:rPr>
          <w:b w:val="0"/>
        </w:rPr>
      </w:pPr>
      <w:r w:rsidRPr="00C8370E">
        <w:rPr>
          <w:b w:val="0"/>
        </w:rPr>
        <w:t>Вкладчик вносит в ф</w:t>
      </w:r>
      <w:r w:rsidR="005706EF" w:rsidRPr="00C8370E">
        <w:rPr>
          <w:b w:val="0"/>
        </w:rPr>
        <w:t>онд пенсионные взносы в пользу Участников</w:t>
      </w:r>
      <w:r w:rsidR="00450E1D" w:rsidRPr="00C8370E">
        <w:rPr>
          <w:b w:val="0"/>
        </w:rPr>
        <w:t xml:space="preserve"> </w:t>
      </w:r>
      <w:r w:rsidR="00341284" w:rsidRPr="00C8370E">
        <w:rPr>
          <w:b w:val="0"/>
        </w:rPr>
        <w:t>(</w:t>
      </w:r>
      <w:r w:rsidR="00450E1D" w:rsidRPr="00C8370E">
        <w:rPr>
          <w:b w:val="0"/>
        </w:rPr>
        <w:t>Участни</w:t>
      </w:r>
      <w:r w:rsidR="00341284" w:rsidRPr="00C8370E">
        <w:rPr>
          <w:b w:val="0"/>
        </w:rPr>
        <w:t>ка)</w:t>
      </w:r>
      <w:r w:rsidR="005706EF" w:rsidRPr="00C8370E">
        <w:rPr>
          <w:b w:val="0"/>
        </w:rPr>
        <w:t>, либо в  свою пользу исключительно денежными средствами, которые могут уплачиваться пе</w:t>
      </w:r>
      <w:r w:rsidRPr="00C8370E">
        <w:rPr>
          <w:b w:val="0"/>
        </w:rPr>
        <w:t>речислением на расчетный счет ф</w:t>
      </w:r>
      <w:r w:rsidR="005706EF" w:rsidRPr="00C8370E">
        <w:rPr>
          <w:b w:val="0"/>
        </w:rPr>
        <w:t>онда, либо по</w:t>
      </w:r>
      <w:r w:rsidRPr="00C8370E">
        <w:rPr>
          <w:b w:val="0"/>
        </w:rPr>
        <w:t>чтовым переводом, либо в кассу ф</w:t>
      </w:r>
      <w:r w:rsidR="005706EF" w:rsidRPr="00C8370E">
        <w:rPr>
          <w:b w:val="0"/>
        </w:rPr>
        <w:t>онда (с учетом действующего законодательства Российской Федерации и правил расчетно-кассовых операций).</w:t>
      </w:r>
    </w:p>
    <w:p w14:paraId="48DFAED5" w14:textId="77777777" w:rsidR="00341284" w:rsidRPr="00C8370E" w:rsidRDefault="00341284" w:rsidP="003E20C5">
      <w:pPr>
        <w:pStyle w:val="31"/>
        <w:spacing w:before="40"/>
        <w:ind w:firstLine="567"/>
      </w:pPr>
      <w:r w:rsidRPr="00C8370E">
        <w:t xml:space="preserve">В пенсионном договоре </w:t>
      </w:r>
      <w:r w:rsidR="00221933" w:rsidRPr="00C8370E">
        <w:t>устанавлива</w:t>
      </w:r>
      <w:r w:rsidR="00FC521A" w:rsidRPr="00C8370E">
        <w:t>ю</w:t>
      </w:r>
      <w:r w:rsidR="00221933" w:rsidRPr="00C8370E">
        <w:t>тся</w:t>
      </w:r>
      <w:r w:rsidRPr="00C8370E">
        <w:t xml:space="preserve"> размер, периодичность и порядок внесения пенсионных взносов Вкладчиком.</w:t>
      </w:r>
    </w:p>
    <w:p w14:paraId="4843094E" w14:textId="77777777" w:rsidR="00341284" w:rsidRPr="00C8370E" w:rsidRDefault="00341284" w:rsidP="003E20C5">
      <w:pPr>
        <w:pStyle w:val="20"/>
        <w:spacing w:before="40"/>
        <w:ind w:firstLine="567"/>
        <w:rPr>
          <w:b w:val="0"/>
        </w:rPr>
      </w:pPr>
      <w:r w:rsidRPr="00C8370E">
        <w:rPr>
          <w:b w:val="0"/>
        </w:rPr>
        <w:t xml:space="preserve">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пожизненной пенсии в размере </w:t>
      </w:r>
      <w:r w:rsidR="003E20C5" w:rsidRPr="00C8370E">
        <w:rPr>
          <w:b w:val="0"/>
        </w:rPr>
        <w:t>не менее минимальной негосударственной пенсии.</w:t>
      </w:r>
    </w:p>
    <w:p w14:paraId="4EC8CCB4" w14:textId="77777777" w:rsidR="003E20C5" w:rsidRPr="00C8370E" w:rsidRDefault="003E20C5" w:rsidP="003E20C5">
      <w:pPr>
        <w:pStyle w:val="20"/>
        <w:spacing w:before="40"/>
        <w:ind w:firstLine="567"/>
      </w:pPr>
      <w:r w:rsidRPr="00C8370E">
        <w:rPr>
          <w:b w:val="0"/>
        </w:rPr>
        <w:t>Расчеты величины взносов производятся в соответствии с п.18.5.1 настоящих Правил.</w:t>
      </w:r>
    </w:p>
    <w:p w14:paraId="0861E74A" w14:textId="77777777" w:rsidR="005706EF" w:rsidRPr="00C8370E" w:rsidRDefault="005706EF" w:rsidP="003E20C5">
      <w:pPr>
        <w:pStyle w:val="31"/>
        <w:spacing w:before="40"/>
        <w:ind w:firstLine="567"/>
      </w:pPr>
      <w:r w:rsidRPr="00C8370E">
        <w:t>Пен</w:t>
      </w:r>
      <w:r w:rsidR="00937B74" w:rsidRPr="00C8370E">
        <w:t xml:space="preserve">сионные взносы могут вноситься, </w:t>
      </w:r>
      <w:r w:rsidRPr="00C8370E">
        <w:t>в соответствии с условиями  пенсионного договора</w:t>
      </w:r>
      <w:r w:rsidR="00937B74" w:rsidRPr="00C8370E">
        <w:t>,</w:t>
      </w:r>
      <w:r w:rsidRPr="00C8370E">
        <w:t xml:space="preserve"> со следующей периодичностью:</w:t>
      </w:r>
    </w:p>
    <w:p w14:paraId="2EF2C9D1" w14:textId="77777777" w:rsidR="005706EF" w:rsidRPr="00C8370E" w:rsidRDefault="005706EF" w:rsidP="00657EE1">
      <w:pPr>
        <w:spacing w:before="40"/>
        <w:ind w:firstLine="567"/>
        <w:jc w:val="both"/>
      </w:pPr>
      <w:r w:rsidRPr="00C8370E">
        <w:t>ежемесячно;</w:t>
      </w:r>
    </w:p>
    <w:p w14:paraId="333518CA" w14:textId="77777777" w:rsidR="005706EF" w:rsidRPr="00C8370E" w:rsidRDefault="005706EF" w:rsidP="00657EE1">
      <w:pPr>
        <w:spacing w:before="40"/>
        <w:ind w:firstLine="567"/>
        <w:jc w:val="both"/>
      </w:pPr>
      <w:r w:rsidRPr="00C8370E">
        <w:t>ежеквартально;</w:t>
      </w:r>
    </w:p>
    <w:p w14:paraId="1704CA43" w14:textId="77777777" w:rsidR="003E20C5" w:rsidRPr="00C8370E" w:rsidRDefault="003E20C5" w:rsidP="00657EE1">
      <w:pPr>
        <w:spacing w:before="40"/>
        <w:ind w:firstLine="567"/>
        <w:jc w:val="both"/>
      </w:pPr>
      <w:r w:rsidRPr="00C8370E">
        <w:t>один раз в шесть месяцев;</w:t>
      </w:r>
    </w:p>
    <w:p w14:paraId="2DD02DC1" w14:textId="77777777" w:rsidR="005706EF" w:rsidRPr="00C8370E" w:rsidRDefault="00221933" w:rsidP="00657EE1">
      <w:pPr>
        <w:spacing w:before="40"/>
        <w:ind w:firstLine="567"/>
        <w:jc w:val="both"/>
      </w:pPr>
      <w:r w:rsidRPr="00C8370E">
        <w:t>один раз в двенадцать месяцев</w:t>
      </w:r>
      <w:r w:rsidR="005706EF" w:rsidRPr="00C8370E">
        <w:t>;</w:t>
      </w:r>
    </w:p>
    <w:p w14:paraId="26780E8B" w14:textId="77777777" w:rsidR="005706EF" w:rsidRPr="00C8370E" w:rsidRDefault="003E20C5" w:rsidP="00657EE1">
      <w:pPr>
        <w:spacing w:before="40"/>
        <w:ind w:firstLine="567"/>
        <w:jc w:val="both"/>
      </w:pPr>
      <w:r w:rsidRPr="00C8370E">
        <w:t>единовременно;</w:t>
      </w:r>
    </w:p>
    <w:p w14:paraId="66D2C4A2" w14:textId="77777777" w:rsidR="003E20C5" w:rsidRPr="00C8370E" w:rsidRDefault="003E20C5" w:rsidP="00657EE1">
      <w:pPr>
        <w:spacing w:before="40"/>
        <w:ind w:firstLine="567"/>
        <w:jc w:val="both"/>
      </w:pPr>
      <w:r w:rsidRPr="00C8370E">
        <w:t>произвольно.</w:t>
      </w:r>
    </w:p>
    <w:p w14:paraId="3ECE6866" w14:textId="77777777" w:rsidR="005706EF" w:rsidRPr="00C8370E" w:rsidRDefault="003E20C5" w:rsidP="003E20C5">
      <w:pPr>
        <w:pStyle w:val="20"/>
        <w:spacing w:before="40"/>
        <w:ind w:firstLine="567"/>
        <w:rPr>
          <w:b w:val="0"/>
        </w:rPr>
      </w:pPr>
      <w:r w:rsidRPr="00C8370E">
        <w:rPr>
          <w:b w:val="0"/>
        </w:rPr>
        <w:t xml:space="preserve"> </w:t>
      </w:r>
      <w:r w:rsidR="005706EF" w:rsidRPr="00C8370E">
        <w:rPr>
          <w:b w:val="0"/>
        </w:rPr>
        <w:t xml:space="preserve">В установленных пенсионным договором случаях, Вкладчик имеет право вносить пенсионные </w:t>
      </w:r>
      <w:r w:rsidR="004731B6" w:rsidRPr="00C8370E">
        <w:rPr>
          <w:b w:val="0"/>
        </w:rPr>
        <w:t>взносы,</w:t>
      </w:r>
      <w:r w:rsidR="005706EF" w:rsidRPr="00C8370E">
        <w:rPr>
          <w:b w:val="0"/>
        </w:rPr>
        <w:t xml:space="preserve"> и после назначения негосударственной пенсии Участнику (Участникам).</w:t>
      </w:r>
    </w:p>
    <w:p w14:paraId="0F87D9F7" w14:textId="77777777" w:rsidR="005706EF" w:rsidRPr="00C8370E" w:rsidRDefault="005706EF" w:rsidP="003E20C5">
      <w:pPr>
        <w:pStyle w:val="a4"/>
        <w:spacing w:before="40"/>
        <w:ind w:firstLine="567"/>
        <w:rPr>
          <w:b w:val="0"/>
        </w:rPr>
      </w:pPr>
      <w:r w:rsidRPr="00C8370E">
        <w:rPr>
          <w:b w:val="0"/>
        </w:rPr>
        <w:t>Ежегодно по каждому договору проводится актуарное оценивание и определяется размер и периодичность внесения пенсионных взносов на следующий год,</w:t>
      </w:r>
      <w:r w:rsidRPr="00C8370E">
        <w:t xml:space="preserve"> </w:t>
      </w:r>
      <w:r w:rsidRPr="00C8370E">
        <w:rPr>
          <w:b w:val="0"/>
        </w:rPr>
        <w:t xml:space="preserve">обеспечивающих выполнение условий   пенсионного договора. </w:t>
      </w:r>
    </w:p>
    <w:p w14:paraId="69C18217" w14:textId="77777777" w:rsidR="005706EF" w:rsidRPr="00C8370E" w:rsidRDefault="005706EF" w:rsidP="003E20C5">
      <w:pPr>
        <w:pStyle w:val="20"/>
        <w:spacing w:before="40"/>
        <w:ind w:firstLine="567"/>
        <w:rPr>
          <w:b w:val="0"/>
        </w:rPr>
      </w:pPr>
      <w:r w:rsidRPr="00C8370E">
        <w:rPr>
          <w:b w:val="0"/>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3FA89063" w14:textId="77777777" w:rsidR="005706EF" w:rsidRPr="00C8370E" w:rsidRDefault="005706EF" w:rsidP="003E20C5">
      <w:pPr>
        <w:pStyle w:val="21"/>
        <w:spacing w:before="80" w:after="40"/>
        <w:ind w:firstLine="567"/>
      </w:pPr>
      <w:r w:rsidRPr="00C8370E">
        <w:lastRenderedPageBreak/>
        <w:t>3.</w:t>
      </w:r>
      <w:r w:rsidR="003E20C5" w:rsidRPr="00C8370E">
        <w:t>4</w:t>
      </w:r>
      <w:r w:rsidRPr="00C8370E">
        <w:t>.</w:t>
      </w:r>
      <w:r w:rsidR="003E20C5" w:rsidRPr="00C8370E">
        <w:t>2</w:t>
      </w:r>
      <w:r w:rsidRPr="00C8370E">
        <w:t xml:space="preserve">. Порядок получения </w:t>
      </w:r>
      <w:r w:rsidR="003E20C5" w:rsidRPr="00C8370E">
        <w:t xml:space="preserve">Участниками фонда </w:t>
      </w:r>
      <w:r w:rsidRPr="00C8370E">
        <w:t>негосударственных пенсий, их размеры, периодичность и продолжительность выплат.</w:t>
      </w:r>
    </w:p>
    <w:p w14:paraId="40B7EC3F" w14:textId="77777777" w:rsidR="002301AF" w:rsidRPr="00C8370E" w:rsidRDefault="008F0B9B" w:rsidP="002301AF">
      <w:pPr>
        <w:pStyle w:val="30"/>
        <w:ind w:firstLine="567"/>
      </w:pPr>
      <w:r w:rsidRPr="00C8370E">
        <w:t xml:space="preserve">В соответствии с </w:t>
      </w:r>
      <w:r w:rsidR="005706EF" w:rsidRPr="00C8370E">
        <w:t xml:space="preserve"> пенсионном договор</w:t>
      </w:r>
      <w:r w:rsidRPr="00C8370E">
        <w:t>ом</w:t>
      </w:r>
      <w:r w:rsidR="005706EF" w:rsidRPr="00C8370E">
        <w:t>, заключ</w:t>
      </w:r>
      <w:r w:rsidRPr="00C8370E">
        <w:t>енным Вкладчиком</w:t>
      </w:r>
      <w:r w:rsidR="005706EF" w:rsidRPr="00C8370E">
        <w:t xml:space="preserve"> в пользу Участников</w:t>
      </w:r>
      <w:r w:rsidR="00450E1D" w:rsidRPr="00C8370E">
        <w:t xml:space="preserve"> </w:t>
      </w:r>
      <w:r w:rsidRPr="00C8370E">
        <w:t>(</w:t>
      </w:r>
      <w:r w:rsidR="00450E1D" w:rsidRPr="00C8370E">
        <w:t>Участни</w:t>
      </w:r>
      <w:r w:rsidR="007170FA" w:rsidRPr="00C8370E">
        <w:t>ка), ф</w:t>
      </w:r>
      <w:r w:rsidRPr="00C8370E">
        <w:t>онд назначает</w:t>
      </w:r>
      <w:r w:rsidR="005706EF" w:rsidRPr="00C8370E">
        <w:t xml:space="preserve"> и </w:t>
      </w:r>
      <w:r w:rsidRPr="00C8370E">
        <w:t xml:space="preserve">приступает к </w:t>
      </w:r>
      <w:r w:rsidR="005706EF" w:rsidRPr="00C8370E">
        <w:t>выплате пенсии при возникновении пенсионных оснований у Участника в соответствии</w:t>
      </w:r>
      <w:r w:rsidR="005706EF" w:rsidRPr="00C8370E">
        <w:rPr>
          <w:b/>
        </w:rPr>
        <w:t xml:space="preserve"> </w:t>
      </w:r>
      <w:r w:rsidR="005706EF" w:rsidRPr="00C8370E">
        <w:t>с пенсионным договором, распорядительным письмом Вкладчика и  заявлением Участника</w:t>
      </w:r>
      <w:r w:rsidR="005706EF" w:rsidRPr="00C8370E">
        <w:rPr>
          <w:i/>
        </w:rPr>
        <w:t>.</w:t>
      </w:r>
      <w:r w:rsidR="005706EF" w:rsidRPr="00C8370E">
        <w:t xml:space="preserve"> </w:t>
      </w:r>
      <w:r w:rsidR="00665DEA" w:rsidRPr="00C8370E">
        <w:t>Пенсионным договором может быть установлен иной порядок и перечень конкретных документов для оформления и выплаты негосударственной пенсии Участникам.</w:t>
      </w:r>
      <w:r w:rsidR="002301AF" w:rsidRPr="00C8370E">
        <w:t xml:space="preserve"> </w:t>
      </w:r>
      <w:r w:rsidR="002301AF" w:rsidRPr="00C8370E">
        <w:tab/>
      </w:r>
    </w:p>
    <w:p w14:paraId="6AEF1542" w14:textId="77777777" w:rsidR="002301AF" w:rsidRPr="00C8370E" w:rsidRDefault="006A43B0" w:rsidP="002301AF">
      <w:pPr>
        <w:pStyle w:val="30"/>
        <w:ind w:firstLine="567"/>
      </w:pPr>
      <w:r w:rsidRPr="00C8370E">
        <w:t>По пенсионному</w:t>
      </w:r>
      <w:r w:rsidR="002301AF" w:rsidRPr="00C8370E">
        <w:t xml:space="preserve"> договор</w:t>
      </w:r>
      <w:r w:rsidRPr="00C8370E">
        <w:t>у</w:t>
      </w:r>
      <w:r w:rsidR="002301AF" w:rsidRPr="00C8370E">
        <w:t xml:space="preserve"> с Вкладчиком, заключившим договор в свою пользу, </w:t>
      </w:r>
      <w:r w:rsidR="007170FA" w:rsidRPr="00C8370E">
        <w:t>ф</w:t>
      </w:r>
      <w:r w:rsidR="002301AF" w:rsidRPr="00C8370E">
        <w:t xml:space="preserve">онд приступает к оформлению и выплате пенсии при возникновении у него пенсионных оснований в соответствии с его заявлением. </w:t>
      </w:r>
    </w:p>
    <w:p w14:paraId="710F8626" w14:textId="77777777" w:rsidR="005706EF" w:rsidRPr="00C8370E" w:rsidRDefault="005706EF" w:rsidP="002301AF">
      <w:pPr>
        <w:pStyle w:val="30"/>
        <w:ind w:firstLine="567"/>
      </w:pPr>
      <w:r w:rsidRPr="00C8370E">
        <w:t xml:space="preserve">Участник приобретает право на получение негосударственной пенсии при наступлении пенсионных оснований, установленных </w:t>
      </w:r>
      <w:r w:rsidRPr="00C8370E">
        <w:rPr>
          <w:u w:val="single"/>
        </w:rPr>
        <w:t>разделом</w:t>
      </w:r>
      <w:r w:rsidR="007170FA" w:rsidRPr="00C8370E">
        <w:rPr>
          <w:u w:val="single"/>
        </w:rPr>
        <w:t xml:space="preserve">  </w:t>
      </w:r>
      <w:r w:rsidR="00221933" w:rsidRPr="00C8370E">
        <w:rPr>
          <w:u w:val="single"/>
        </w:rPr>
        <w:t>9</w:t>
      </w:r>
      <w:r w:rsidRPr="00C8370E">
        <w:t xml:space="preserve"> настоящих правил.</w:t>
      </w:r>
    </w:p>
    <w:p w14:paraId="7B9A65B3" w14:textId="77777777" w:rsidR="005706EF" w:rsidRPr="00C8370E" w:rsidRDefault="005706EF" w:rsidP="002301AF">
      <w:pPr>
        <w:pStyle w:val="30"/>
        <w:ind w:firstLine="567"/>
        <w:rPr>
          <w:u w:val="single"/>
        </w:rPr>
      </w:pPr>
      <w:r w:rsidRPr="00C8370E">
        <w:t>Размер негосударственной пенсии определяется на основании актуарных расчетов в соответствии с п. 1</w:t>
      </w:r>
      <w:r w:rsidR="004731B6" w:rsidRPr="00C8370E">
        <w:t>8</w:t>
      </w:r>
      <w:r w:rsidRPr="00C8370E">
        <w:t>.4.1 настоящих Правил, исходя из величины современной стоимости пенсионных обязательств, учтенных на именном пенсионном счете Участника</w:t>
      </w:r>
      <w:r w:rsidR="007170FA" w:rsidRPr="00C8370E">
        <w:t>,</w:t>
      </w:r>
      <w:r w:rsidRPr="00C8370E">
        <w:t xml:space="preserve"> и средней продолжительности оставшейся жизни Участника. </w:t>
      </w:r>
      <w:r w:rsidR="001806F5" w:rsidRPr="00C8370E">
        <w:t xml:space="preserve"> </w:t>
      </w:r>
    </w:p>
    <w:p w14:paraId="6D3C74A4" w14:textId="77777777" w:rsidR="005706EF" w:rsidRPr="00C8370E" w:rsidRDefault="005706EF" w:rsidP="002301AF">
      <w:pPr>
        <w:pStyle w:val="30"/>
        <w:ind w:firstLine="567"/>
      </w:pPr>
      <w:r w:rsidRPr="00C8370E">
        <w:t>Единовременная выплата пенсионных резервов, обеспечивающих выплаты пенсий Участнику, не допускается.</w:t>
      </w:r>
    </w:p>
    <w:p w14:paraId="4353B815" w14:textId="77777777" w:rsidR="005706EF" w:rsidRPr="00C8370E" w:rsidRDefault="005706EF" w:rsidP="002301AF">
      <w:pPr>
        <w:pStyle w:val="30"/>
        <w:ind w:firstLine="567"/>
      </w:pPr>
      <w:r w:rsidRPr="00C8370E">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7DC9C4E2" w14:textId="77777777" w:rsidR="005706EF" w:rsidRPr="00C8370E" w:rsidRDefault="005706EF" w:rsidP="002301AF">
      <w:pPr>
        <w:pStyle w:val="30"/>
        <w:ind w:firstLine="567"/>
      </w:pPr>
      <w:r w:rsidRPr="00C8370E">
        <w:t xml:space="preserve">В случаях, когда Вкладчиком нарушены условия внесения пенсионных взносов, в результате чего размеры пенсионных резервов </w:t>
      </w:r>
      <w:r w:rsidR="007170FA" w:rsidRPr="00C8370E">
        <w:t>в пользу Участника (Участников) не позволяют ф</w:t>
      </w:r>
      <w:r w:rsidRPr="00C8370E">
        <w:t>онду осуществлять пожизненные выплаты негосударственной пенсии в размере не менее минимал</w:t>
      </w:r>
      <w:r w:rsidR="007170FA" w:rsidRPr="00C8370E">
        <w:t>ьной негосударственной пенсии, ф</w:t>
      </w:r>
      <w:r w:rsidRPr="00C8370E">
        <w:t>онд и Вкладчик обязаны внести необходимые изменения и дополнения в пенсионный договор, позволяющие производить пенсионные выплаты негосударственной пенсии в течение оговоренного ряда лет.</w:t>
      </w:r>
    </w:p>
    <w:p w14:paraId="40930857" w14:textId="77777777" w:rsidR="004E6D52" w:rsidRPr="00C8370E" w:rsidRDefault="004E6D52" w:rsidP="004E6D52">
      <w:pPr>
        <w:ind w:firstLine="567"/>
        <w:jc w:val="both"/>
      </w:pPr>
      <w:r w:rsidRPr="00C8370E">
        <w:t>До момента назначения пожизненной негосударственной пенсии Вкладчик (Участник) имеет право перейти на негосударственное пенсионное обе</w:t>
      </w:r>
      <w:r w:rsidR="007170FA" w:rsidRPr="00C8370E">
        <w:t>спечение по другим применяемым ф</w:t>
      </w:r>
      <w:r w:rsidRPr="00C8370E">
        <w:t>ондом пенсионным схемам, условия которых допускают такой переход. С момента назначения пожизненной негосударственной пенсии переход на условия других пенсионных схем не допускается.</w:t>
      </w:r>
    </w:p>
    <w:p w14:paraId="63B3BD5B" w14:textId="77777777" w:rsidR="004E6D52" w:rsidRPr="00C8370E" w:rsidRDefault="001806F5" w:rsidP="002301AF">
      <w:pPr>
        <w:pStyle w:val="30"/>
        <w:ind w:firstLine="567"/>
      </w:pPr>
      <w:r w:rsidRPr="00C8370E">
        <w:t>Периодичность выплат негосударственных пенсий, устанавливается в пенсионном договоре и может быть:</w:t>
      </w:r>
    </w:p>
    <w:p w14:paraId="01743E67" w14:textId="77777777" w:rsidR="001806F5" w:rsidRPr="00C8370E" w:rsidRDefault="001806F5" w:rsidP="002301AF">
      <w:pPr>
        <w:pStyle w:val="30"/>
        <w:ind w:firstLine="567"/>
      </w:pPr>
      <w:r w:rsidRPr="00C8370E">
        <w:t>ежемесячной;</w:t>
      </w:r>
    </w:p>
    <w:p w14:paraId="638AAFEF" w14:textId="77777777" w:rsidR="001806F5" w:rsidRPr="00C8370E" w:rsidRDefault="001806F5" w:rsidP="002301AF">
      <w:pPr>
        <w:pStyle w:val="30"/>
        <w:ind w:firstLine="567"/>
      </w:pPr>
      <w:r w:rsidRPr="00C8370E">
        <w:t>ежеквартальной;</w:t>
      </w:r>
    </w:p>
    <w:p w14:paraId="5A8C5EB5" w14:textId="77777777" w:rsidR="001806F5" w:rsidRPr="00C8370E" w:rsidRDefault="001806F5" w:rsidP="002301AF">
      <w:pPr>
        <w:pStyle w:val="30"/>
        <w:ind w:firstLine="567"/>
      </w:pPr>
      <w:r w:rsidRPr="00C8370E">
        <w:t>один раз в шесть месяцев;</w:t>
      </w:r>
    </w:p>
    <w:p w14:paraId="561A26DC" w14:textId="77777777" w:rsidR="001806F5" w:rsidRPr="00C8370E" w:rsidRDefault="001806F5" w:rsidP="002301AF">
      <w:pPr>
        <w:pStyle w:val="30"/>
        <w:ind w:firstLine="567"/>
        <w:rPr>
          <w:u w:val="single"/>
        </w:rPr>
      </w:pPr>
      <w:r w:rsidRPr="00C8370E">
        <w:rPr>
          <w:u w:val="single"/>
        </w:rPr>
        <w:t>один раз в двенадцать месяцев.</w:t>
      </w:r>
    </w:p>
    <w:p w14:paraId="4451AF59" w14:textId="77777777" w:rsidR="001806F5" w:rsidRPr="00C8370E" w:rsidRDefault="001806F5" w:rsidP="002301AF">
      <w:pPr>
        <w:pStyle w:val="30"/>
        <w:ind w:firstLine="567"/>
      </w:pPr>
      <w:r w:rsidRPr="00C8370E">
        <w:t xml:space="preserve">Порядок и условия назначения и выплаты негосударственной пенсии изложены в </w:t>
      </w:r>
      <w:r w:rsidR="004F5511" w:rsidRPr="00C8370E">
        <w:rPr>
          <w:u w:val="single"/>
        </w:rPr>
        <w:t>р</w:t>
      </w:r>
      <w:r w:rsidR="009579F6" w:rsidRPr="00C8370E">
        <w:rPr>
          <w:u w:val="single"/>
        </w:rPr>
        <w:t>азделе 10</w:t>
      </w:r>
      <w:r w:rsidRPr="00C8370E">
        <w:rPr>
          <w:u w:val="single"/>
        </w:rPr>
        <w:t xml:space="preserve"> </w:t>
      </w:r>
      <w:r w:rsidRPr="00C8370E">
        <w:t>настоящих правил.</w:t>
      </w:r>
    </w:p>
    <w:p w14:paraId="0CC0B29E" w14:textId="77777777" w:rsidR="005706EF" w:rsidRPr="00C8370E" w:rsidRDefault="00C863E1" w:rsidP="00937B74">
      <w:pPr>
        <w:pStyle w:val="31"/>
        <w:spacing w:before="120"/>
        <w:ind w:firstLine="567"/>
        <w:rPr>
          <w:b/>
        </w:rPr>
      </w:pPr>
      <w:r w:rsidRPr="00C8370E">
        <w:rPr>
          <w:b/>
        </w:rPr>
        <w:t>3</w:t>
      </w:r>
      <w:r w:rsidR="005706EF" w:rsidRPr="00C8370E">
        <w:rPr>
          <w:b/>
        </w:rPr>
        <w:t>.</w:t>
      </w:r>
      <w:r w:rsidRPr="00C8370E">
        <w:rPr>
          <w:b/>
        </w:rPr>
        <w:t>4</w:t>
      </w:r>
      <w:r w:rsidR="005706EF" w:rsidRPr="00C8370E">
        <w:rPr>
          <w:b/>
        </w:rPr>
        <w:t>.</w:t>
      </w:r>
      <w:r w:rsidRPr="00C8370E">
        <w:rPr>
          <w:b/>
        </w:rPr>
        <w:t>3</w:t>
      </w:r>
      <w:r w:rsidR="005706EF" w:rsidRPr="00C8370E">
        <w:rPr>
          <w:b/>
        </w:rPr>
        <w:t>. Методика а</w:t>
      </w:r>
      <w:r w:rsidR="007170FA" w:rsidRPr="00C8370E">
        <w:rPr>
          <w:b/>
        </w:rPr>
        <w:t>ктуарных расчетов обязательств ф</w:t>
      </w:r>
      <w:r w:rsidR="005706EF" w:rsidRPr="00C8370E">
        <w:rPr>
          <w:b/>
        </w:rPr>
        <w:t>онда.</w:t>
      </w:r>
    </w:p>
    <w:p w14:paraId="5790FD3C" w14:textId="77777777" w:rsidR="005706EF" w:rsidRPr="00C8370E" w:rsidRDefault="007170FA" w:rsidP="001806F5">
      <w:pPr>
        <w:pStyle w:val="a5"/>
        <w:ind w:firstLine="567"/>
        <w:rPr>
          <w:i w:val="0"/>
        </w:rPr>
      </w:pPr>
      <w:r w:rsidRPr="00C8370E">
        <w:rPr>
          <w:i w:val="0"/>
        </w:rPr>
        <w:t>Пенсионные обязательства ф</w:t>
      </w:r>
      <w:r w:rsidR="005706EF" w:rsidRPr="00C8370E">
        <w:rPr>
          <w:i w:val="0"/>
        </w:rPr>
        <w:t>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704FDC95" w14:textId="77777777" w:rsidR="004F5511" w:rsidRPr="00C8370E" w:rsidRDefault="004F5511" w:rsidP="004F5511">
      <w:pPr>
        <w:pStyle w:val="a5"/>
        <w:spacing w:before="40"/>
        <w:ind w:firstLine="567"/>
        <w:rPr>
          <w:i w:val="0"/>
        </w:rPr>
      </w:pPr>
      <w:r w:rsidRPr="00C8370E">
        <w:rPr>
          <w:i w:val="0"/>
        </w:rPr>
        <w:t>Современная сто</w:t>
      </w:r>
      <w:r w:rsidR="007170FA" w:rsidRPr="00C8370E">
        <w:rPr>
          <w:i w:val="0"/>
        </w:rPr>
        <w:t>имость пенсионных обязательств ф</w:t>
      </w:r>
      <w:r w:rsidRPr="00C8370E">
        <w:rPr>
          <w:i w:val="0"/>
        </w:rPr>
        <w:t xml:space="preserve">онда </w:t>
      </w:r>
      <w:r w:rsidR="00C863E1" w:rsidRPr="00C8370E">
        <w:rPr>
          <w:i w:val="0"/>
        </w:rPr>
        <w:t>по пенсионному договору</w:t>
      </w:r>
      <w:r w:rsidRPr="00C8370E">
        <w:rPr>
          <w:i w:val="0"/>
        </w:rPr>
        <w:t xml:space="preserve"> рассчитывается согласно формулам, приведенных  в разделе 18</w:t>
      </w:r>
      <w:r w:rsidR="00C863E1" w:rsidRPr="00C8370E">
        <w:rPr>
          <w:i w:val="0"/>
        </w:rPr>
        <w:t>, пункт 18.3.1.</w:t>
      </w:r>
      <w:r w:rsidRPr="00C8370E">
        <w:rPr>
          <w:i w:val="0"/>
        </w:rPr>
        <w:t xml:space="preserve"> настоящих правил</w:t>
      </w:r>
      <w:r w:rsidR="00C863E1" w:rsidRPr="00C8370E">
        <w:rPr>
          <w:i w:val="0"/>
        </w:rPr>
        <w:t>.</w:t>
      </w:r>
      <w:r w:rsidRPr="00C8370E">
        <w:rPr>
          <w:i w:val="0"/>
        </w:rPr>
        <w:t xml:space="preserve"> </w:t>
      </w:r>
    </w:p>
    <w:p w14:paraId="42CE2EA6" w14:textId="77777777" w:rsidR="005706EF" w:rsidRPr="00C8370E" w:rsidRDefault="00C863E1" w:rsidP="00937B74">
      <w:pPr>
        <w:pStyle w:val="30"/>
        <w:spacing w:before="80"/>
        <w:ind w:firstLine="567"/>
        <w:rPr>
          <w:b/>
        </w:rPr>
      </w:pPr>
      <w:r w:rsidRPr="00C8370E">
        <w:rPr>
          <w:b/>
        </w:rPr>
        <w:t>3</w:t>
      </w:r>
      <w:r w:rsidRPr="00C8370E">
        <w:rPr>
          <w:b/>
          <w:bCs/>
        </w:rPr>
        <w:t>.4</w:t>
      </w:r>
      <w:r w:rsidR="005706EF" w:rsidRPr="00C8370E">
        <w:rPr>
          <w:b/>
          <w:bCs/>
        </w:rPr>
        <w:t>.</w:t>
      </w:r>
      <w:r w:rsidRPr="00C8370E">
        <w:rPr>
          <w:b/>
          <w:bCs/>
        </w:rPr>
        <w:t>4</w:t>
      </w:r>
      <w:r w:rsidR="005706EF" w:rsidRPr="00C8370E">
        <w:rPr>
          <w:b/>
          <w:bCs/>
        </w:rPr>
        <w:t>.</w:t>
      </w:r>
      <w:r w:rsidR="005706EF" w:rsidRPr="00C8370E">
        <w:rPr>
          <w:b/>
        </w:rPr>
        <w:t xml:space="preserve"> Порядок ведения пенсионных счетов</w:t>
      </w:r>
    </w:p>
    <w:p w14:paraId="7AE06D25" w14:textId="77777777" w:rsidR="005706EF" w:rsidRPr="00C8370E" w:rsidRDefault="005706EF" w:rsidP="00B93550">
      <w:pPr>
        <w:pStyle w:val="20"/>
        <w:numPr>
          <w:ins w:id="8" w:author="НПФЭ" w:date="2000-02-25T10:53:00Z"/>
        </w:numPr>
        <w:spacing w:before="80"/>
        <w:ind w:firstLine="567"/>
        <w:rPr>
          <w:b w:val="0"/>
        </w:rPr>
      </w:pPr>
      <w:r w:rsidRPr="00C8370E">
        <w:rPr>
          <w:b w:val="0"/>
        </w:rPr>
        <w:t>Пенсионная схема может предусматривать как солидарную, так и  именную форму ведения счетов.</w:t>
      </w:r>
    </w:p>
    <w:p w14:paraId="0EC8124A" w14:textId="77777777" w:rsidR="005706EF" w:rsidRPr="00C8370E" w:rsidRDefault="005706EF" w:rsidP="00B93550">
      <w:pPr>
        <w:pStyle w:val="20"/>
        <w:spacing w:before="80"/>
        <w:ind w:firstLine="567"/>
      </w:pPr>
      <w:r w:rsidRPr="00C8370E">
        <w:rPr>
          <w:b w:val="0"/>
        </w:rPr>
        <w:lastRenderedPageBreak/>
        <w:t>При заключении договора с Вкладчиком в пользу Участников</w:t>
      </w:r>
      <w:r w:rsidRPr="00C8370E">
        <w:t xml:space="preserve"> </w:t>
      </w:r>
      <w:r w:rsidR="00D93157" w:rsidRPr="00C8370E">
        <w:rPr>
          <w:b w:val="0"/>
        </w:rPr>
        <w:t>в ф</w:t>
      </w:r>
      <w:r w:rsidRPr="00C8370E">
        <w:rPr>
          <w:b w:val="0"/>
        </w:rPr>
        <w:t>онде открываются:</w:t>
      </w:r>
    </w:p>
    <w:p w14:paraId="2C725F73" w14:textId="77777777" w:rsidR="005706EF" w:rsidRPr="00C8370E" w:rsidRDefault="00D93157" w:rsidP="00B93550">
      <w:pPr>
        <w:pStyle w:val="30"/>
        <w:spacing w:before="80"/>
        <w:ind w:firstLine="567"/>
        <w:rPr>
          <w:u w:val="single"/>
        </w:rPr>
      </w:pPr>
      <w:r w:rsidRPr="00C8370E">
        <w:rPr>
          <w:u w:val="single"/>
        </w:rPr>
        <w:t>п</w:t>
      </w:r>
      <w:r w:rsidR="005706EF" w:rsidRPr="00C8370E">
        <w:rPr>
          <w:u w:val="single"/>
        </w:rPr>
        <w:t>ри солидарной форме ведения счетов:</w:t>
      </w:r>
    </w:p>
    <w:p w14:paraId="3AC48BF4" w14:textId="77777777" w:rsidR="005706EF" w:rsidRPr="00C8370E" w:rsidRDefault="005706EF" w:rsidP="00F60D60">
      <w:pPr>
        <w:pStyle w:val="30"/>
        <w:numPr>
          <w:ilvl w:val="0"/>
          <w:numId w:val="5"/>
        </w:numPr>
        <w:tabs>
          <w:tab w:val="clear" w:pos="2100"/>
          <w:tab w:val="num" w:pos="851"/>
        </w:tabs>
        <w:spacing w:before="80"/>
        <w:ind w:left="0" w:firstLine="567"/>
      </w:pPr>
      <w:r w:rsidRPr="00C8370E">
        <w:t>пенсионный счет Участников</w:t>
      </w:r>
      <w:r w:rsidR="00B93550" w:rsidRPr="00C8370E">
        <w:t xml:space="preserve"> (Вкладчика)</w:t>
      </w:r>
      <w:r w:rsidRPr="00C8370E">
        <w:t>,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w:t>
      </w:r>
      <w:r w:rsidR="00D93157" w:rsidRPr="00C8370E">
        <w:t>ервов, и перевода обязательств ф</w:t>
      </w:r>
      <w:r w:rsidRPr="00C8370E">
        <w:t>онда на именные пенсионные счета Участников;</w:t>
      </w:r>
    </w:p>
    <w:p w14:paraId="2139ECEE" w14:textId="77777777" w:rsidR="005706EF" w:rsidRPr="00C8370E" w:rsidRDefault="005706EF" w:rsidP="00F60D60">
      <w:pPr>
        <w:pStyle w:val="30"/>
        <w:numPr>
          <w:ilvl w:val="0"/>
          <w:numId w:val="5"/>
        </w:numPr>
        <w:tabs>
          <w:tab w:val="clear" w:pos="2100"/>
          <w:tab w:val="num" w:pos="851"/>
        </w:tabs>
        <w:spacing w:before="80"/>
        <w:ind w:left="0" w:firstLine="567"/>
      </w:pPr>
      <w:r w:rsidRPr="00C8370E">
        <w:t>именные пенсионные счета Участников, получивших право на пенсионные выплаты, на которых отражаются выплаты пенсий;</w:t>
      </w:r>
    </w:p>
    <w:p w14:paraId="46431F68" w14:textId="77777777" w:rsidR="005706EF" w:rsidRPr="00C8370E" w:rsidRDefault="005706EF" w:rsidP="00F60D60">
      <w:pPr>
        <w:pStyle w:val="30"/>
        <w:numPr>
          <w:ilvl w:val="0"/>
          <w:numId w:val="5"/>
        </w:numPr>
        <w:tabs>
          <w:tab w:val="clear" w:pos="2100"/>
          <w:tab w:val="num" w:pos="851"/>
        </w:tabs>
        <w:spacing w:before="80"/>
        <w:ind w:left="0" w:firstLine="567"/>
      </w:pPr>
      <w:r w:rsidRPr="00C8370E">
        <w:t>именные пенсионные счета Участников, сохранивших право на негосударственное пенсионное обеспечение после увольнения от Вкладчика.</w:t>
      </w:r>
    </w:p>
    <w:p w14:paraId="1818B46C" w14:textId="77777777" w:rsidR="005706EF" w:rsidRPr="00C8370E" w:rsidRDefault="005706EF" w:rsidP="004731B6">
      <w:pPr>
        <w:pStyle w:val="30"/>
        <w:spacing w:before="80"/>
        <w:ind w:firstLine="567"/>
      </w:pPr>
      <w:r w:rsidRPr="00C8370E">
        <w:t xml:space="preserve">На всех </w:t>
      </w:r>
      <w:r w:rsidR="00221933" w:rsidRPr="00C8370E">
        <w:t>Участников</w:t>
      </w:r>
      <w:r w:rsidRPr="00C8370E">
        <w:t xml:space="preserve"> Вкладчика ведутся учетные карточки. </w:t>
      </w:r>
    </w:p>
    <w:p w14:paraId="06CE4C55" w14:textId="77777777" w:rsidR="005706EF" w:rsidRPr="00C8370E" w:rsidRDefault="005706EF" w:rsidP="004731B6">
      <w:pPr>
        <w:spacing w:before="80"/>
        <w:ind w:firstLine="567"/>
        <w:jc w:val="both"/>
        <w:rPr>
          <w:u w:val="single"/>
        </w:rPr>
      </w:pPr>
      <w:r w:rsidRPr="00C8370E">
        <w:rPr>
          <w:u w:val="single"/>
        </w:rPr>
        <w:t>При именной  форме ведения счетов:</w:t>
      </w:r>
    </w:p>
    <w:p w14:paraId="33531C17" w14:textId="77777777" w:rsidR="005706EF" w:rsidRPr="00C8370E" w:rsidRDefault="005706EF" w:rsidP="00F60D60">
      <w:pPr>
        <w:pStyle w:val="30"/>
        <w:numPr>
          <w:ilvl w:val="0"/>
          <w:numId w:val="6"/>
        </w:numPr>
        <w:tabs>
          <w:tab w:val="clear" w:pos="2117"/>
          <w:tab w:val="num" w:pos="851"/>
        </w:tabs>
        <w:spacing w:before="80"/>
        <w:ind w:left="0" w:firstLine="567"/>
      </w:pPr>
      <w:r w:rsidRPr="00C8370E">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16697593" w14:textId="77777777" w:rsidR="005706EF" w:rsidRPr="00C8370E" w:rsidRDefault="005706EF" w:rsidP="004731B6">
      <w:pPr>
        <w:spacing w:before="80"/>
        <w:ind w:firstLine="567"/>
        <w:jc w:val="both"/>
        <w:rPr>
          <w:b/>
          <w:u w:val="single"/>
        </w:rPr>
      </w:pPr>
      <w:r w:rsidRPr="00C8370E">
        <w:t>При заключении Вк</w:t>
      </w:r>
      <w:r w:rsidR="00D93157" w:rsidRPr="00C8370E">
        <w:t>ладчиком договора в свою пользу в ф</w:t>
      </w:r>
      <w:r w:rsidRPr="00C8370E">
        <w:t xml:space="preserve">онде открывается его именной пенсионный счет, на котором отражается, </w:t>
      </w:r>
      <w:r w:rsidRPr="00C8370E">
        <w:rPr>
          <w:b/>
        </w:rPr>
        <w:t xml:space="preserve"> </w:t>
      </w:r>
      <w:r w:rsidRPr="00C8370E">
        <w:t>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66D04C5C" w14:textId="77777777" w:rsidR="005706EF" w:rsidRPr="00C8370E" w:rsidRDefault="00D93157" w:rsidP="004731B6">
      <w:pPr>
        <w:pStyle w:val="30"/>
        <w:spacing w:before="80"/>
        <w:ind w:firstLine="567"/>
      </w:pPr>
      <w:r w:rsidRPr="00C8370E">
        <w:t>В ф</w:t>
      </w:r>
      <w:r w:rsidR="005706EF" w:rsidRPr="00C8370E">
        <w:t xml:space="preserve">онде ведется </w:t>
      </w:r>
      <w:r w:rsidR="004731B6" w:rsidRPr="00C8370E">
        <w:t>пенсионный</w:t>
      </w:r>
      <w:r w:rsidR="005706EF" w:rsidRPr="00C8370E">
        <w:t xml:space="preserve"> счет пожизненных пенсий, на котором на момент их оформления  отражается совр</w:t>
      </w:r>
      <w:r w:rsidRPr="00C8370E">
        <w:t>еменная стоимость обязательств ф</w:t>
      </w:r>
      <w:r w:rsidR="005706EF" w:rsidRPr="00C8370E">
        <w:t>онда   по выплатам этих пенсий, ее  изменения  в результате  пенсионных выплат  и отражения дохода, полученного от размещения пенсионных резервов.</w:t>
      </w:r>
    </w:p>
    <w:p w14:paraId="600E5BF5" w14:textId="77777777" w:rsidR="005706EF" w:rsidRPr="00C8370E" w:rsidRDefault="00C863E1" w:rsidP="00B55C9C">
      <w:pPr>
        <w:pStyle w:val="2"/>
        <w:spacing w:before="80"/>
        <w:ind w:left="0" w:firstLine="567"/>
        <w:jc w:val="left"/>
      </w:pPr>
      <w:r w:rsidRPr="00C8370E">
        <w:t>3.4.5</w:t>
      </w:r>
      <w:r w:rsidR="005706EF" w:rsidRPr="00C8370E">
        <w:t>. Условия реализации пенсионной схемы в случае смерти Участника</w:t>
      </w:r>
    </w:p>
    <w:p w14:paraId="21EAAD7B" w14:textId="77777777" w:rsidR="00906D9B" w:rsidRPr="00C8370E" w:rsidRDefault="00906D9B" w:rsidP="00B55C9C">
      <w:pPr>
        <w:pStyle w:val="a4"/>
        <w:spacing w:before="80"/>
        <w:ind w:firstLine="567"/>
        <w:rPr>
          <w:b w:val="0"/>
        </w:rPr>
      </w:pPr>
      <w:r w:rsidRPr="00C8370E">
        <w:rPr>
          <w:b w:val="0"/>
        </w:rPr>
        <w:t xml:space="preserve">По данной схеме правопреемство (наследование)  допускается только в период </w:t>
      </w:r>
      <w:r w:rsidR="00FC521A" w:rsidRPr="00C8370E">
        <w:rPr>
          <w:b w:val="0"/>
        </w:rPr>
        <w:t xml:space="preserve">накопления </w:t>
      </w:r>
      <w:r w:rsidRPr="00C8370E">
        <w:rPr>
          <w:b w:val="0"/>
        </w:rPr>
        <w:t xml:space="preserve">до момента </w:t>
      </w:r>
      <w:r w:rsidR="00FC521A" w:rsidRPr="00C8370E">
        <w:rPr>
          <w:b w:val="0"/>
        </w:rPr>
        <w:t>назначения</w:t>
      </w:r>
      <w:r w:rsidRPr="00C8370E">
        <w:rPr>
          <w:b w:val="0"/>
        </w:rPr>
        <w:t xml:space="preserve"> и </w:t>
      </w:r>
      <w:r w:rsidR="00FC521A" w:rsidRPr="00C8370E">
        <w:rPr>
          <w:b w:val="0"/>
        </w:rPr>
        <w:t>начала выплат пожизненной</w:t>
      </w:r>
      <w:r w:rsidRPr="00C8370E">
        <w:rPr>
          <w:b w:val="0"/>
        </w:rPr>
        <w:t xml:space="preserve"> пенсии.</w:t>
      </w:r>
    </w:p>
    <w:p w14:paraId="430E1B9A" w14:textId="77777777" w:rsidR="00906D9B" w:rsidRPr="00C8370E" w:rsidRDefault="005706EF" w:rsidP="004731B6">
      <w:pPr>
        <w:pStyle w:val="a4"/>
        <w:spacing w:before="80"/>
        <w:ind w:firstLine="567"/>
        <w:rPr>
          <w:b w:val="0"/>
        </w:rPr>
      </w:pPr>
      <w:r w:rsidRPr="00C8370E">
        <w:rPr>
          <w:b w:val="0"/>
        </w:rPr>
        <w:t>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0F45CD92" w14:textId="77777777" w:rsidR="00906D9B" w:rsidRPr="00C8370E" w:rsidRDefault="005706EF" w:rsidP="004731B6">
      <w:pPr>
        <w:pStyle w:val="a4"/>
        <w:spacing w:before="80"/>
        <w:ind w:firstLine="567"/>
        <w:rPr>
          <w:b w:val="0"/>
        </w:rPr>
      </w:pPr>
      <w:r w:rsidRPr="00C8370E">
        <w:rPr>
          <w:b w:val="0"/>
        </w:rPr>
        <w:t>По данной схеме правопреемство  допускается только в накопительный период до момента оформления и расчета величины пенсии.</w:t>
      </w:r>
    </w:p>
    <w:p w14:paraId="03EC1FBA" w14:textId="77777777" w:rsidR="00906D9B" w:rsidRPr="00C8370E" w:rsidRDefault="005706EF" w:rsidP="004731B6">
      <w:pPr>
        <w:pStyle w:val="a4"/>
        <w:spacing w:before="80"/>
        <w:ind w:firstLine="567"/>
        <w:rPr>
          <w:b w:val="0"/>
        </w:rPr>
      </w:pPr>
      <w:r w:rsidRPr="00C8370E">
        <w:rPr>
          <w:b w:val="0"/>
          <w:u w:val="single"/>
        </w:rPr>
        <w:t>Вкладчик, заключивший пенсионный договор в свою пользу</w:t>
      </w:r>
      <w:r w:rsidRPr="00C8370E">
        <w:rPr>
          <w:b w:val="0"/>
        </w:rPr>
        <w:t>, вправе указать, в пользу кого Фонд будет исполнять свои обязательства по этому договору в случае его смерти.</w:t>
      </w:r>
    </w:p>
    <w:p w14:paraId="1489D334" w14:textId="77777777" w:rsidR="00906D9B" w:rsidRPr="00C8370E" w:rsidRDefault="00906D9B" w:rsidP="004731B6">
      <w:pPr>
        <w:pStyle w:val="20"/>
        <w:spacing w:before="80"/>
        <w:ind w:firstLine="567"/>
        <w:rPr>
          <w:b w:val="0"/>
        </w:rPr>
      </w:pPr>
      <w:r w:rsidRPr="00C8370E">
        <w:rPr>
          <w:b w:val="0"/>
        </w:rPr>
        <w:t>При наличии у право</w:t>
      </w:r>
      <w:r w:rsidR="00D93157" w:rsidRPr="00C8370E">
        <w:rPr>
          <w:b w:val="0"/>
        </w:rPr>
        <w:t>преемника пенсионных оснований ф</w:t>
      </w:r>
      <w:r w:rsidRPr="00C8370E">
        <w:rPr>
          <w:b w:val="0"/>
        </w:rPr>
        <w:t xml:space="preserve">онд </w:t>
      </w:r>
      <w:r w:rsidR="00CE7DB9" w:rsidRPr="00C8370E">
        <w:rPr>
          <w:b w:val="0"/>
        </w:rPr>
        <w:t>исполняет свои обязательства по назначению и выплате негосударственной пенсии</w:t>
      </w:r>
      <w:r w:rsidR="00D93157" w:rsidRPr="00C8370E">
        <w:rPr>
          <w:b w:val="0"/>
        </w:rPr>
        <w:t>. Ф</w:t>
      </w:r>
      <w:r w:rsidRPr="00C8370E">
        <w:rPr>
          <w:b w:val="0"/>
        </w:rPr>
        <w:t xml:space="preserve">онд осуществляет пенсионные выплаты правопреемнику в пределах величины оставшихся обязательств перед умершим Участником в соответствии </w:t>
      </w:r>
      <w:r w:rsidRPr="00C8370E">
        <w:rPr>
          <w:b w:val="0"/>
          <w:u w:val="single"/>
        </w:rPr>
        <w:t>с разделом 1</w:t>
      </w:r>
      <w:r w:rsidR="005E1860" w:rsidRPr="00C8370E">
        <w:rPr>
          <w:b w:val="0"/>
          <w:u w:val="single"/>
        </w:rPr>
        <w:t>0</w:t>
      </w:r>
      <w:r w:rsidRPr="00C8370E">
        <w:rPr>
          <w:b w:val="0"/>
        </w:rPr>
        <w:t xml:space="preserve"> настоящих Правил.</w:t>
      </w:r>
    </w:p>
    <w:p w14:paraId="067820F3" w14:textId="77777777" w:rsidR="00906D9B" w:rsidRPr="00C8370E" w:rsidRDefault="00906D9B" w:rsidP="004731B6">
      <w:pPr>
        <w:pStyle w:val="20"/>
        <w:spacing w:before="80"/>
        <w:ind w:firstLine="567"/>
        <w:rPr>
          <w:b w:val="0"/>
        </w:rPr>
      </w:pPr>
      <w:r w:rsidRPr="00C8370E">
        <w:rPr>
          <w:b w:val="0"/>
        </w:rPr>
        <w:t>В случае отсутствия у правопреемника пенсионных оснований он вправе реализовать иные права Участника, преду</w:t>
      </w:r>
      <w:r w:rsidR="0027234C" w:rsidRPr="00C8370E">
        <w:rPr>
          <w:b w:val="0"/>
        </w:rPr>
        <w:t>смотренные пенсионным договором.</w:t>
      </w:r>
    </w:p>
    <w:p w14:paraId="4994C073" w14:textId="77777777" w:rsidR="00937B74" w:rsidRPr="00C8370E" w:rsidRDefault="00937B74" w:rsidP="00937B74">
      <w:pPr>
        <w:pStyle w:val="a4"/>
        <w:spacing w:before="80"/>
        <w:ind w:firstLine="567"/>
        <w:rPr>
          <w:b w:val="0"/>
        </w:rPr>
      </w:pPr>
      <w:r w:rsidRPr="00C8370E">
        <w:rPr>
          <w:b w:val="0"/>
        </w:rPr>
        <w:t>Средства пенсионных резервов, невостребованные правопреемником (наследниками) в течение срока исковой давности подлежат</w:t>
      </w:r>
      <w:r w:rsidR="00D93157" w:rsidRPr="00C8370E">
        <w:rPr>
          <w:b w:val="0"/>
        </w:rPr>
        <w:t xml:space="preserve"> зачислению в страховой резерв ф</w:t>
      </w:r>
      <w:r w:rsidRPr="00C8370E">
        <w:rPr>
          <w:b w:val="0"/>
        </w:rPr>
        <w:t>онда. Течение срока исковой давности определяется законодательством Российской Федерации.</w:t>
      </w:r>
    </w:p>
    <w:p w14:paraId="6AA7E221" w14:textId="77777777" w:rsidR="00937B74" w:rsidRPr="00C8370E" w:rsidRDefault="00937B74" w:rsidP="00937B74">
      <w:pPr>
        <w:pStyle w:val="a4"/>
        <w:spacing w:before="80"/>
        <w:ind w:firstLine="567"/>
        <w:rPr>
          <w:b w:val="0"/>
        </w:rPr>
      </w:pPr>
      <w:r w:rsidRPr="00C8370E">
        <w:rPr>
          <w:b w:val="0"/>
        </w:rPr>
        <w:t>В случае восстановления срока исковой давности на основании решения суда, выкупные суммы правопреемнику (наследникам</w:t>
      </w:r>
      <w:r w:rsidR="00D93157" w:rsidRPr="00C8370E">
        <w:rPr>
          <w:b w:val="0"/>
        </w:rPr>
        <w:t xml:space="preserve">) выплачиваются за счет средств </w:t>
      </w:r>
      <w:r w:rsidRPr="00C8370E">
        <w:rPr>
          <w:b w:val="0"/>
        </w:rPr>
        <w:t>страхового резерва Фонда.</w:t>
      </w:r>
    </w:p>
    <w:p w14:paraId="459AEA79" w14:textId="77777777" w:rsidR="00906D9B" w:rsidRPr="00C8370E" w:rsidRDefault="005706EF" w:rsidP="004731B6">
      <w:pPr>
        <w:pStyle w:val="a4"/>
        <w:spacing w:before="80"/>
        <w:ind w:firstLine="567"/>
        <w:rPr>
          <w:b w:val="0"/>
        </w:rPr>
      </w:pPr>
      <w:r w:rsidRPr="00C8370E">
        <w:rPr>
          <w:b w:val="0"/>
          <w:u w:val="single"/>
        </w:rPr>
        <w:t>Вкладчик, заключивший пенсионный договор в пользу Участников</w:t>
      </w:r>
      <w:r w:rsidRPr="00C8370E">
        <w:rPr>
          <w:b w:val="0"/>
        </w:rPr>
        <w:t xml:space="preserve">, вправе предусмотреть в нем возможность передачи  пенсионных прав умерших Участников другим лицам и </w:t>
      </w:r>
      <w:r w:rsidRPr="00C8370E">
        <w:rPr>
          <w:b w:val="0"/>
        </w:rPr>
        <w:lastRenderedPageBreak/>
        <w:t>определить порядок правопреемства. В случае смерти Участника  Вкладчик, действуя на основе п</w:t>
      </w:r>
      <w:r w:rsidR="00D93157" w:rsidRPr="00C8370E">
        <w:rPr>
          <w:b w:val="0"/>
        </w:rPr>
        <w:t>енсионного договора, сообщает  ф</w:t>
      </w:r>
      <w:r w:rsidRPr="00C8370E">
        <w:rPr>
          <w:b w:val="0"/>
        </w:rPr>
        <w:t>онду учетные данные его правопреемника.</w:t>
      </w:r>
    </w:p>
    <w:p w14:paraId="6321FFAB" w14:textId="77777777" w:rsidR="005706EF" w:rsidRPr="00C8370E" w:rsidRDefault="005706EF" w:rsidP="004731B6">
      <w:pPr>
        <w:pStyle w:val="a4"/>
        <w:spacing w:before="80"/>
        <w:ind w:firstLine="567"/>
        <w:rPr>
          <w:b w:val="0"/>
        </w:rPr>
      </w:pPr>
      <w:r w:rsidRPr="00C8370E">
        <w:rPr>
          <w:b w:val="0"/>
        </w:rPr>
        <w:t xml:space="preserve">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w:t>
      </w:r>
      <w:r w:rsidRPr="00C8370E">
        <w:rPr>
          <w:b w:val="0"/>
          <w:u w:val="single"/>
        </w:rPr>
        <w:t xml:space="preserve">разделом </w:t>
      </w:r>
      <w:r w:rsidR="00FC521A" w:rsidRPr="00C8370E">
        <w:rPr>
          <w:b w:val="0"/>
          <w:u w:val="single"/>
        </w:rPr>
        <w:t>9</w:t>
      </w:r>
      <w:r w:rsidRPr="00C8370E">
        <w:rPr>
          <w:b w:val="0"/>
        </w:rPr>
        <w:t xml:space="preserve"> настоящих Правил.</w:t>
      </w:r>
    </w:p>
    <w:p w14:paraId="2A5A298D" w14:textId="77777777" w:rsidR="005706EF" w:rsidRPr="00C8370E" w:rsidRDefault="005706EF" w:rsidP="004731B6">
      <w:pPr>
        <w:pStyle w:val="20"/>
        <w:spacing w:before="80"/>
        <w:ind w:firstLine="567"/>
        <w:rPr>
          <w:b w:val="0"/>
        </w:rPr>
      </w:pPr>
      <w:r w:rsidRPr="00C8370E">
        <w:rPr>
          <w:b w:val="0"/>
        </w:rPr>
        <w:t>Средства, высвободившееся в период пенсионных выплат  в связи со смертью Участника, направляются на формирование средств резерва пожизненных пенсионных выплат. Резерв пожизненных пенсионных выплат используется Фондом в целях выплат негосударственных пенсий только Участникам пожизненной пенсионной схемы, исчерпавшим свои пенсионные резервы.</w:t>
      </w:r>
    </w:p>
    <w:p w14:paraId="5FF8C550" w14:textId="77777777" w:rsidR="005706EF" w:rsidRPr="00C8370E" w:rsidRDefault="00C863E1" w:rsidP="004731B6">
      <w:pPr>
        <w:pStyle w:val="20"/>
        <w:spacing w:before="80"/>
        <w:ind w:firstLine="567"/>
        <w:rPr>
          <w:b w:val="0"/>
          <w:sz w:val="28"/>
          <w:u w:val="single"/>
        </w:rPr>
      </w:pPr>
      <w:r w:rsidRPr="00C8370E">
        <w:t>3.4.6.</w:t>
      </w:r>
      <w:r w:rsidR="005706EF" w:rsidRPr="00C8370E">
        <w:t xml:space="preserve"> Порядок расчета выкупных сумм.</w:t>
      </w:r>
    </w:p>
    <w:p w14:paraId="65B665A7" w14:textId="77777777" w:rsidR="005706EF" w:rsidRPr="00C8370E" w:rsidRDefault="005706EF" w:rsidP="00B55C9C">
      <w:pPr>
        <w:pStyle w:val="21"/>
        <w:spacing w:before="80"/>
        <w:ind w:firstLine="567"/>
        <w:rPr>
          <w:b w:val="0"/>
        </w:rPr>
      </w:pPr>
      <w:r w:rsidRPr="00C8370E">
        <w:rPr>
          <w:b w:val="0"/>
        </w:rPr>
        <w:t>В случае, когда пенсионный договор заключен Вкладчиком в пользу Участник</w:t>
      </w:r>
      <w:r w:rsidR="00C863E1" w:rsidRPr="00C8370E">
        <w:rPr>
          <w:b w:val="0"/>
        </w:rPr>
        <w:t>а(</w:t>
      </w:r>
      <w:r w:rsidRPr="00C8370E">
        <w:rPr>
          <w:b w:val="0"/>
        </w:rPr>
        <w:t>ов</w:t>
      </w:r>
      <w:r w:rsidR="00C863E1" w:rsidRPr="00C8370E">
        <w:rPr>
          <w:b w:val="0"/>
        </w:rPr>
        <w:t>)</w:t>
      </w:r>
      <w:r w:rsidRPr="00C8370E">
        <w:rPr>
          <w:b w:val="0"/>
        </w:rPr>
        <w:t>, выкупная сумма равна:</w:t>
      </w:r>
    </w:p>
    <w:p w14:paraId="21669E79" w14:textId="77777777" w:rsidR="005706EF" w:rsidRPr="00C8370E" w:rsidRDefault="005706EF" w:rsidP="00B55C9C">
      <w:pPr>
        <w:pStyle w:val="21"/>
        <w:spacing w:before="120" w:after="120"/>
        <w:ind w:firstLine="567"/>
        <w:rPr>
          <w:bCs/>
        </w:rPr>
      </w:pPr>
      <w:r w:rsidRPr="00C8370E">
        <w:rPr>
          <w:bCs/>
        </w:rPr>
        <w:tab/>
      </w:r>
      <w:r w:rsidR="004A39B8" w:rsidRPr="00C8370E">
        <w:rPr>
          <w:bCs/>
          <w:position w:val="-32"/>
        </w:rPr>
        <w:object w:dxaOrig="3820" w:dyaOrig="720" w14:anchorId="50A79E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pt;height:36pt" o:ole="" fillcolor="window">
            <v:imagedata r:id="rId18" o:title="" gain="66873f" grayscale="t" bilevel="t"/>
          </v:shape>
          <o:OLEObject Type="Embed" ProgID="Equation.3" ShapeID="_x0000_i1025" DrawAspect="Content" ObjectID="_1821961254" r:id="rId19"/>
        </w:object>
      </w:r>
      <w:r w:rsidRPr="00C8370E">
        <w:rPr>
          <w:bCs/>
        </w:rPr>
        <w:t>,</w:t>
      </w:r>
    </w:p>
    <w:p w14:paraId="78DA4386" w14:textId="77777777" w:rsidR="005D3CA0" w:rsidRPr="00C8370E" w:rsidRDefault="005D3CA0" w:rsidP="007F2819">
      <w:pPr>
        <w:pStyle w:val="21"/>
        <w:ind w:firstLine="567"/>
        <w:rPr>
          <w:bCs/>
        </w:rPr>
      </w:pPr>
    </w:p>
    <w:p w14:paraId="685D5507" w14:textId="77777777" w:rsidR="00450E1D" w:rsidRPr="00C8370E" w:rsidRDefault="00450E1D" w:rsidP="00450E1D">
      <w:pPr>
        <w:pStyle w:val="21"/>
        <w:ind w:firstLine="567"/>
        <w:rPr>
          <w:b w:val="0"/>
        </w:rPr>
      </w:pPr>
      <w:r w:rsidRPr="00C8370E">
        <w:rPr>
          <w:b w:val="0"/>
        </w:rPr>
        <w:t xml:space="preserve">где: </w:t>
      </w:r>
      <w:r w:rsidRPr="00C8370E">
        <w:rPr>
          <w:b w:val="0"/>
          <w:position w:val="-14"/>
        </w:rPr>
        <w:object w:dxaOrig="320" w:dyaOrig="380" w14:anchorId="496F521F">
          <v:shape id="_x0000_i1026" type="#_x0000_t75" style="width:16pt;height:19pt" o:ole="" fillcolor="window">
            <v:imagedata r:id="rId20" o:title=""/>
          </v:shape>
          <o:OLEObject Type="Embed" ProgID="Equation.3" ShapeID="_x0000_i1026" DrawAspect="Content" ObjectID="_1821961255" r:id="rId21"/>
        </w:object>
      </w:r>
      <w:r w:rsidRPr="00C8370E">
        <w:rPr>
          <w:b w:val="0"/>
        </w:rPr>
        <w:tab/>
        <w:t>- величина пенсионных взносов Вкладчи</w:t>
      </w:r>
      <w:r w:rsidR="00D4640B" w:rsidRPr="00C8370E">
        <w:rPr>
          <w:b w:val="0"/>
        </w:rPr>
        <w:t>ка, уплаченных в ф</w:t>
      </w:r>
      <w:r w:rsidRPr="00C8370E">
        <w:rPr>
          <w:b w:val="0"/>
        </w:rPr>
        <w:t>онд на момент расчета выкупной суммы;</w:t>
      </w:r>
    </w:p>
    <w:p w14:paraId="5F93D65E" w14:textId="77777777" w:rsidR="00450E1D" w:rsidRPr="00C8370E" w:rsidRDefault="00450E1D" w:rsidP="00450E1D">
      <w:pPr>
        <w:pStyle w:val="21"/>
        <w:ind w:firstLine="567"/>
        <w:rPr>
          <w:b w:val="0"/>
        </w:rPr>
      </w:pPr>
      <w:r w:rsidRPr="00C8370E">
        <w:rPr>
          <w:b w:val="0"/>
          <w:position w:val="-6"/>
        </w:rPr>
        <w:object w:dxaOrig="240" w:dyaOrig="220" w14:anchorId="4EAE4AAC">
          <v:shape id="_x0000_i1027" type="#_x0000_t75" style="width:12pt;height:11pt" o:ole="">
            <v:imagedata r:id="rId22" o:title=""/>
          </v:shape>
          <o:OLEObject Type="Embed" ProgID="Equation.3" ShapeID="_x0000_i1027" DrawAspect="Content" ObjectID="_1821961256" r:id="rId23"/>
        </w:object>
      </w:r>
      <w:r w:rsidRPr="00C8370E">
        <w:rPr>
          <w:b w:val="0"/>
        </w:rPr>
        <w:t xml:space="preserve"> - возвращаемая доля выкупной стоимости пенсионных взносов на момент расчета выкупной суммы, устанавливается в соответствии с настоящими Правилами и пенсионным договором</w:t>
      </w:r>
    </w:p>
    <w:p w14:paraId="4593B269" w14:textId="77777777" w:rsidR="00450E1D" w:rsidRPr="00C8370E" w:rsidRDefault="00450E1D" w:rsidP="00450E1D">
      <w:pPr>
        <w:tabs>
          <w:tab w:val="num" w:pos="720"/>
        </w:tabs>
        <w:ind w:firstLine="567"/>
        <w:jc w:val="both"/>
      </w:pPr>
      <w:r w:rsidRPr="00C8370E">
        <w:rPr>
          <w:position w:val="-14"/>
        </w:rPr>
        <w:object w:dxaOrig="260" w:dyaOrig="380" w14:anchorId="0F739968">
          <v:shape id="_x0000_i1028" type="#_x0000_t75" style="width:13pt;height:19pt" o:ole="">
            <v:imagedata r:id="rId24" o:title=""/>
          </v:shape>
          <o:OLEObject Type="Embed" ProgID="Equation.3" ShapeID="_x0000_i1028" DrawAspect="Content" ObjectID="_1821961257" r:id="rId25"/>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4E302CF4" w14:textId="77777777" w:rsidR="00450E1D" w:rsidRPr="00C8370E" w:rsidRDefault="004A39B8" w:rsidP="00450E1D">
      <w:pPr>
        <w:tabs>
          <w:tab w:val="num" w:pos="720"/>
        </w:tabs>
        <w:ind w:firstLine="567"/>
        <w:jc w:val="both"/>
        <w:rPr>
          <w:i/>
        </w:rPr>
      </w:pPr>
      <w:r w:rsidRPr="004A39B8">
        <w:rPr>
          <w:i/>
          <w:position w:val="-12"/>
          <w:lang w:val="en-US"/>
        </w:rPr>
        <w:object w:dxaOrig="279" w:dyaOrig="360" w14:anchorId="60D0D3FD">
          <v:shape id="_x0000_i1029" type="#_x0000_t75" style="width:14pt;height:18pt" o:ole="">
            <v:imagedata r:id="rId26" o:title=""/>
          </v:shape>
          <o:OLEObject Type="Embed" ProgID="Equation.3" ShapeID="_x0000_i1029" DrawAspect="Content" ObjectID="_1821961258" r:id="rId27"/>
        </w:object>
      </w:r>
      <w:r w:rsidR="00450E1D"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29395912" w14:textId="77777777" w:rsidR="00450E1D" w:rsidRPr="00C8370E" w:rsidRDefault="00450E1D" w:rsidP="00450E1D">
      <w:pPr>
        <w:tabs>
          <w:tab w:val="num" w:pos="720"/>
        </w:tabs>
        <w:ind w:firstLine="567"/>
        <w:jc w:val="both"/>
      </w:pPr>
      <w:r w:rsidRPr="00C8370E">
        <w:rPr>
          <w:position w:val="-12"/>
        </w:rPr>
        <w:object w:dxaOrig="300" w:dyaOrig="360" w14:anchorId="46618D5E">
          <v:shape id="_x0000_i1030" type="#_x0000_t75" style="width:15pt;height:18pt" o:ole="">
            <v:imagedata r:id="rId28" o:title=""/>
          </v:shape>
          <o:OLEObject Type="Embed" ProgID="Equation.3" ShapeID="_x0000_i1030" DrawAspect="Content" ObjectID="_1821961259" r:id="rId29"/>
        </w:object>
      </w:r>
      <w:r w:rsidRPr="00C8370E">
        <w:t xml:space="preserve"> - ве</w:t>
      </w:r>
      <w:r w:rsidR="00D4640B" w:rsidRPr="00C8370E">
        <w:t>личина пенсионных обязательств ф</w:t>
      </w:r>
      <w:r w:rsidRPr="00C8370E">
        <w:t xml:space="preserve">онда по выплате негосударственных пенсий Участникам данного  Вкладчика (пенсионерами);    </w:t>
      </w:r>
    </w:p>
    <w:p w14:paraId="181AC582" w14:textId="77777777" w:rsidR="00450E1D" w:rsidRPr="00C8370E" w:rsidRDefault="00450E1D" w:rsidP="00450E1D">
      <w:pPr>
        <w:tabs>
          <w:tab w:val="num" w:pos="720"/>
          <w:tab w:val="num" w:pos="1080"/>
        </w:tabs>
        <w:ind w:firstLine="567"/>
        <w:jc w:val="both"/>
      </w:pPr>
      <w:r w:rsidRPr="00C8370E">
        <w:rPr>
          <w:position w:val="-6"/>
        </w:rPr>
        <w:object w:dxaOrig="260" w:dyaOrig="279" w14:anchorId="27791DAD">
          <v:shape id="_x0000_i1031" type="#_x0000_t75" style="width:13pt;height:14pt" o:ole="" fillcolor="window">
            <v:imagedata r:id="rId30" o:title=""/>
          </v:shape>
          <o:OLEObject Type="Embed" ProgID="Equation.3" ShapeID="_x0000_i1031" DrawAspect="Content" ObjectID="_1821961260" r:id="rId31"/>
        </w:object>
      </w:r>
      <w:r w:rsidRPr="00C8370E">
        <w:tab/>
        <w:t>-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5617C805" w14:textId="77777777" w:rsidR="00450E1D" w:rsidRPr="00C8370E" w:rsidRDefault="00450E1D" w:rsidP="00450E1D">
      <w:pPr>
        <w:pStyle w:val="21"/>
        <w:spacing w:before="120"/>
        <w:ind w:firstLine="567"/>
        <w:rPr>
          <w:b w:val="0"/>
        </w:rPr>
      </w:pPr>
      <w:r w:rsidRPr="00C8370E">
        <w:rPr>
          <w:b w:val="0"/>
        </w:rPr>
        <w:t>В случае, когда пенсионный договор заключен Вкладчиком в свою пользу,  выкупная сумма равна:</w:t>
      </w:r>
    </w:p>
    <w:p w14:paraId="69613FB5" w14:textId="77777777" w:rsidR="00450E1D" w:rsidRPr="00C8370E" w:rsidRDefault="00450E1D" w:rsidP="00450E1D">
      <w:pPr>
        <w:pStyle w:val="21"/>
        <w:spacing w:before="120"/>
        <w:ind w:firstLine="567"/>
        <w:rPr>
          <w:b w:val="0"/>
        </w:rPr>
      </w:pPr>
      <w:r w:rsidRPr="00C8370E">
        <w:rPr>
          <w:bCs/>
          <w:position w:val="-32"/>
        </w:rPr>
        <w:object w:dxaOrig="2700" w:dyaOrig="720" w14:anchorId="6C74371C">
          <v:shape id="_x0000_i1032" type="#_x0000_t75" style="width:135pt;height:36pt" o:ole="" fillcolor="window">
            <v:imagedata r:id="rId32" o:title=""/>
          </v:shape>
          <o:OLEObject Type="Embed" ProgID="Equation.3" ShapeID="_x0000_i1032" DrawAspect="Content" ObjectID="_1821961261" r:id="rId33"/>
        </w:object>
      </w:r>
      <w:r w:rsidRPr="00C8370E">
        <w:rPr>
          <w:b w:val="0"/>
        </w:rPr>
        <w:t>,</w:t>
      </w:r>
    </w:p>
    <w:p w14:paraId="52D5DF11" w14:textId="77777777" w:rsidR="00450E1D" w:rsidRPr="00C8370E" w:rsidRDefault="00450E1D" w:rsidP="00450E1D">
      <w:pPr>
        <w:tabs>
          <w:tab w:val="num" w:pos="720"/>
        </w:tabs>
        <w:ind w:firstLine="567"/>
        <w:jc w:val="both"/>
      </w:pPr>
      <w:r w:rsidRPr="00C8370E">
        <w:tab/>
      </w:r>
    </w:p>
    <w:p w14:paraId="71DB609F" w14:textId="77777777" w:rsidR="00450E1D" w:rsidRPr="00C8370E" w:rsidRDefault="00450E1D" w:rsidP="00450E1D">
      <w:pPr>
        <w:tabs>
          <w:tab w:val="num" w:pos="720"/>
        </w:tabs>
        <w:spacing w:before="80"/>
        <w:ind w:firstLine="567"/>
        <w:jc w:val="both"/>
      </w:pPr>
      <w:r w:rsidRPr="00C8370E">
        <w:t xml:space="preserve">где: </w:t>
      </w:r>
      <w:r w:rsidRPr="00C8370E">
        <w:rPr>
          <w:position w:val="-14"/>
        </w:rPr>
        <w:object w:dxaOrig="320" w:dyaOrig="380" w14:anchorId="41730F07">
          <v:shape id="_x0000_i1033" type="#_x0000_t75" style="width:16pt;height:19pt" o:ole="" fillcolor="window">
            <v:imagedata r:id="rId20" o:title=""/>
          </v:shape>
          <o:OLEObject Type="Embed" ProgID="Equation.3" ShapeID="_x0000_i1033" DrawAspect="Content" ObjectID="_1821961262" r:id="rId34"/>
        </w:object>
      </w:r>
      <w:r w:rsidRPr="00C8370E">
        <w:tab/>
        <w:t>- величина пенсионных взносов Вкладчика – физического лица, уплаченных в Фонд на момент расчета выкупной суммы;</w:t>
      </w:r>
    </w:p>
    <w:p w14:paraId="08169E9D" w14:textId="77777777" w:rsidR="00657EE1" w:rsidRPr="00C8370E" w:rsidRDefault="00657EE1" w:rsidP="00657EE1">
      <w:pPr>
        <w:tabs>
          <w:tab w:val="num" w:pos="720"/>
        </w:tabs>
        <w:ind w:firstLine="567"/>
        <w:jc w:val="both"/>
        <w:rPr>
          <w:i/>
        </w:rPr>
      </w:pPr>
      <w:r w:rsidRPr="00C8370E">
        <w:rPr>
          <w:position w:val="-14"/>
        </w:rPr>
        <w:object w:dxaOrig="260" w:dyaOrig="380" w14:anchorId="76146212">
          <v:shape id="_x0000_i1034" type="#_x0000_t75" style="width:13pt;height:19pt" o:ole="">
            <v:imagedata r:id="rId24" o:title=""/>
          </v:shape>
          <o:OLEObject Type="Embed" ProgID="Equation.3" ShapeID="_x0000_i1034" DrawAspect="Content" ObjectID="_1821961263" r:id="rId35"/>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r w:rsidRPr="00C8370E">
        <w:rPr>
          <w:i/>
        </w:rPr>
        <w:t xml:space="preserve"> </w:t>
      </w:r>
    </w:p>
    <w:p w14:paraId="66CFA168" w14:textId="77777777" w:rsidR="00657EE1" w:rsidRPr="00C8370E" w:rsidRDefault="00657EE1" w:rsidP="00657EE1">
      <w:pPr>
        <w:tabs>
          <w:tab w:val="num" w:pos="720"/>
        </w:tabs>
        <w:ind w:firstLine="567"/>
        <w:jc w:val="both"/>
        <w:rPr>
          <w:i/>
        </w:rPr>
      </w:pPr>
      <w:r w:rsidRPr="00C8370E">
        <w:rPr>
          <w:i/>
          <w:position w:val="-10"/>
          <w:lang w:val="en-US"/>
        </w:rPr>
        <w:object w:dxaOrig="240" w:dyaOrig="320" w14:anchorId="07034747">
          <v:shape id="_x0000_i1035" type="#_x0000_t75" style="width:12pt;height:16pt" o:ole="">
            <v:imagedata r:id="rId36" o:title=""/>
          </v:shape>
          <o:OLEObject Type="Embed" ProgID="Equation.3" ShapeID="_x0000_i1035" DrawAspect="Content" ObjectID="_1821961264" r:id="rId37"/>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467011B6" w14:textId="77777777" w:rsidR="00657EE1" w:rsidRPr="00C8370E" w:rsidRDefault="00657EE1" w:rsidP="00657EE1">
      <w:pPr>
        <w:spacing w:before="80"/>
        <w:ind w:firstLine="567"/>
        <w:sectPr w:rsidR="00657EE1" w:rsidRPr="00C8370E" w:rsidSect="009F1604">
          <w:footerReference w:type="default" r:id="rId38"/>
          <w:pgSz w:w="11907" w:h="16840"/>
          <w:pgMar w:top="1134" w:right="794" w:bottom="907" w:left="1134" w:header="680" w:footer="680" w:gutter="0"/>
          <w:pgNumType w:start="7"/>
          <w:cols w:space="720"/>
        </w:sectPr>
      </w:pPr>
      <w:r w:rsidRPr="00C8370E">
        <w:rPr>
          <w:position w:val="-6"/>
        </w:rPr>
        <w:object w:dxaOrig="260" w:dyaOrig="279" w14:anchorId="23D2104A">
          <v:shape id="_x0000_i1036" type="#_x0000_t75" style="width:13pt;height:14pt" o:ole="" fillcolor="window">
            <v:imagedata r:id="rId30" o:title=""/>
          </v:shape>
          <o:OLEObject Type="Embed" ProgID="Equation.3" ShapeID="_x0000_i1036" DrawAspect="Content" ObjectID="_1821961265" r:id="rId39"/>
        </w:object>
      </w:r>
      <w:r w:rsidRPr="00C8370E">
        <w:tab/>
        <w:t>- величина расходов, связанных с расторжением договора.</w:t>
      </w:r>
    </w:p>
    <w:p w14:paraId="5464416B" w14:textId="77777777" w:rsidR="00C9445E" w:rsidRPr="00C8370E" w:rsidRDefault="00C9445E" w:rsidP="00C9445E">
      <w:pPr>
        <w:pStyle w:val="2"/>
        <w:spacing w:before="80"/>
        <w:ind w:left="0" w:firstLine="567"/>
        <w:jc w:val="left"/>
      </w:pPr>
      <w:bookmarkStart w:id="9" w:name="_Toc34183949"/>
      <w:r w:rsidRPr="00C8370E">
        <w:lastRenderedPageBreak/>
        <w:t>3.5</w:t>
      </w:r>
      <w:r w:rsidR="005706EF" w:rsidRPr="00C8370E">
        <w:t xml:space="preserve">. </w:t>
      </w:r>
      <w:r w:rsidR="005706EF" w:rsidRPr="00C8370E">
        <w:rPr>
          <w:u w:val="single"/>
        </w:rPr>
        <w:t>Схема № 2</w:t>
      </w:r>
      <w:r w:rsidR="005706EF" w:rsidRPr="00C8370E">
        <w:t xml:space="preserve">.   </w:t>
      </w:r>
      <w:r w:rsidRPr="00C8370E">
        <w:t>С установленными размерами пенсионных взносов. Пенсионные выплаты производятся в течение установленного пенсионным договором срока</w:t>
      </w:r>
      <w:bookmarkEnd w:id="9"/>
      <w:r w:rsidR="00FC521A" w:rsidRPr="00C8370E">
        <w:t>.</w:t>
      </w:r>
    </w:p>
    <w:p w14:paraId="252E7898" w14:textId="77777777" w:rsidR="005706EF" w:rsidRPr="00C8370E" w:rsidRDefault="005706EF" w:rsidP="00B55C9C">
      <w:pPr>
        <w:spacing w:before="80"/>
        <w:ind w:firstLine="567"/>
        <w:jc w:val="both"/>
      </w:pPr>
      <w:r w:rsidRPr="00C8370E">
        <w:t>Пенсионная схема № 2</w:t>
      </w:r>
      <w:r w:rsidR="00C9445E" w:rsidRPr="00C8370E">
        <w:t xml:space="preserve"> </w:t>
      </w:r>
      <w:r w:rsidRPr="00C8370E">
        <w:t xml:space="preserve"> предназначена для Вкладчиков – юридических и физических лиц.</w:t>
      </w:r>
    </w:p>
    <w:p w14:paraId="02D52714" w14:textId="77777777" w:rsidR="005706EF" w:rsidRPr="00C8370E" w:rsidRDefault="005706EF" w:rsidP="00C9445E">
      <w:pPr>
        <w:spacing w:before="80"/>
        <w:ind w:firstLine="567"/>
        <w:jc w:val="both"/>
        <w:rPr>
          <w:b/>
          <w:bCs/>
        </w:rPr>
      </w:pPr>
      <w:r w:rsidRPr="00C8370E">
        <w:t xml:space="preserve"> </w:t>
      </w:r>
      <w:r w:rsidR="00C9445E" w:rsidRPr="00C8370E">
        <w:rPr>
          <w:b/>
        </w:rPr>
        <w:t>3.5.1.</w:t>
      </w:r>
      <w:r w:rsidRPr="00C8370E">
        <w:rPr>
          <w:b/>
          <w:bCs/>
        </w:rPr>
        <w:t xml:space="preserve"> Порядок внесения пенсионных взносов</w:t>
      </w:r>
      <w:r w:rsidR="00C9445E" w:rsidRPr="00C8370E">
        <w:rPr>
          <w:b/>
          <w:bCs/>
        </w:rPr>
        <w:t xml:space="preserve"> Вкладчиками </w:t>
      </w:r>
      <w:r w:rsidR="000300E7" w:rsidRPr="00C8370E">
        <w:rPr>
          <w:b/>
          <w:bCs/>
        </w:rPr>
        <w:t>ф</w:t>
      </w:r>
      <w:r w:rsidR="00C9445E" w:rsidRPr="00C8370E">
        <w:rPr>
          <w:b/>
          <w:bCs/>
        </w:rPr>
        <w:t>он</w:t>
      </w:r>
      <w:r w:rsidR="00FC521A" w:rsidRPr="00C8370E">
        <w:rPr>
          <w:b/>
          <w:bCs/>
        </w:rPr>
        <w:t>д</w:t>
      </w:r>
      <w:r w:rsidR="00C9445E" w:rsidRPr="00C8370E">
        <w:rPr>
          <w:b/>
          <w:bCs/>
        </w:rPr>
        <w:t>а</w:t>
      </w:r>
      <w:r w:rsidRPr="00C8370E">
        <w:rPr>
          <w:b/>
          <w:bCs/>
        </w:rPr>
        <w:t>, их размеры, периодичность, продолжительность.</w:t>
      </w:r>
    </w:p>
    <w:p w14:paraId="4648E529" w14:textId="77777777" w:rsidR="00C9445E" w:rsidRPr="00C8370E" w:rsidRDefault="00C9445E" w:rsidP="00C9445E">
      <w:pPr>
        <w:pStyle w:val="20"/>
        <w:spacing w:before="40"/>
        <w:ind w:firstLine="567"/>
        <w:rPr>
          <w:b w:val="0"/>
        </w:rPr>
      </w:pPr>
      <w:r w:rsidRPr="00C8370E">
        <w:rPr>
          <w:b w:val="0"/>
        </w:rPr>
        <w:t>Вкладчик вносит в Фонд пенсионные взносы в пользу Участников</w:t>
      </w:r>
      <w:r w:rsidR="00450E1D" w:rsidRPr="00C8370E">
        <w:rPr>
          <w:b w:val="0"/>
        </w:rPr>
        <w:t xml:space="preserve"> </w:t>
      </w:r>
      <w:r w:rsidRPr="00C8370E">
        <w:rPr>
          <w:b w:val="0"/>
        </w:rPr>
        <w:t>(</w:t>
      </w:r>
      <w:r w:rsidR="00450E1D" w:rsidRPr="00C8370E">
        <w:rPr>
          <w:b w:val="0"/>
        </w:rPr>
        <w:t>Участника</w:t>
      </w:r>
      <w:r w:rsidRPr="00C8370E">
        <w:rPr>
          <w:b w:val="0"/>
        </w:rPr>
        <w:t>), либо в  свою пользу исключительно денежными средствами, которые могут уплачиваться перечислением на расчетный счет Фонда, либо почтовым переводом, либо в кассу Фонда (с учетом действующего законодательства Российской Федерации и правил расчетно-кассовых операций).</w:t>
      </w:r>
    </w:p>
    <w:p w14:paraId="758C26E4" w14:textId="77777777" w:rsidR="00C9445E" w:rsidRPr="00C8370E" w:rsidRDefault="00C9445E" w:rsidP="00C9445E">
      <w:pPr>
        <w:pStyle w:val="31"/>
        <w:spacing w:before="40"/>
        <w:ind w:firstLine="567"/>
      </w:pPr>
      <w:r w:rsidRPr="00C8370E">
        <w:t xml:space="preserve">В пенсионном договоре </w:t>
      </w:r>
      <w:r w:rsidR="00FC521A" w:rsidRPr="00C8370E">
        <w:t>устанавливаются</w:t>
      </w:r>
      <w:r w:rsidRPr="00C8370E">
        <w:t xml:space="preserve"> размер, периодичность и порядок внесения пенсионных взносов Вкладчиком.</w:t>
      </w:r>
    </w:p>
    <w:p w14:paraId="1CBCF73C" w14:textId="77777777" w:rsidR="00C9445E" w:rsidRPr="00C8370E" w:rsidRDefault="00C9445E" w:rsidP="00C9445E">
      <w:pPr>
        <w:pStyle w:val="20"/>
        <w:spacing w:before="40"/>
        <w:ind w:firstLine="567"/>
        <w:rPr>
          <w:b w:val="0"/>
        </w:rPr>
      </w:pPr>
      <w:r w:rsidRPr="00C8370E">
        <w:rPr>
          <w:b w:val="0"/>
        </w:rPr>
        <w:t>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пожизненной пенсии в размере не менее минимальной негосударственной пенсии.</w:t>
      </w:r>
    </w:p>
    <w:p w14:paraId="18657CC2" w14:textId="77777777" w:rsidR="00C9445E" w:rsidRPr="00C8370E" w:rsidRDefault="00C9445E" w:rsidP="00C9445E">
      <w:pPr>
        <w:pStyle w:val="20"/>
        <w:spacing w:before="40"/>
        <w:ind w:firstLine="567"/>
      </w:pPr>
      <w:r w:rsidRPr="00C8370E">
        <w:rPr>
          <w:b w:val="0"/>
        </w:rPr>
        <w:t>Расчеты величины взносов производятся в соответствии с разделом 18 п.18.5.2 настоящих Правил.</w:t>
      </w:r>
    </w:p>
    <w:p w14:paraId="086FEEA7" w14:textId="77777777" w:rsidR="00C9445E" w:rsidRPr="00C8370E" w:rsidRDefault="00C9445E" w:rsidP="00C9445E">
      <w:pPr>
        <w:pStyle w:val="31"/>
        <w:spacing w:before="40"/>
        <w:ind w:firstLine="567"/>
      </w:pPr>
      <w:r w:rsidRPr="00C8370E">
        <w:t>Пенсионные взносы могут вноситься (в соответствии с условиями  пенсионного договора) со следующей периодичностью:</w:t>
      </w:r>
    </w:p>
    <w:p w14:paraId="49233DC8" w14:textId="77777777" w:rsidR="00657EE1" w:rsidRPr="00C8370E" w:rsidRDefault="00C9445E" w:rsidP="00657EE1">
      <w:pPr>
        <w:spacing w:before="40"/>
        <w:ind w:firstLine="567"/>
        <w:jc w:val="both"/>
      </w:pPr>
      <w:r w:rsidRPr="00C8370E">
        <w:t>ежемесячно;</w:t>
      </w:r>
    </w:p>
    <w:p w14:paraId="6805F593" w14:textId="77777777" w:rsidR="00657EE1" w:rsidRPr="00C8370E" w:rsidRDefault="00C9445E" w:rsidP="00657EE1">
      <w:pPr>
        <w:spacing w:before="40"/>
        <w:ind w:firstLine="567"/>
        <w:jc w:val="both"/>
      </w:pPr>
      <w:r w:rsidRPr="00C8370E">
        <w:t>ежеквартально;</w:t>
      </w:r>
    </w:p>
    <w:p w14:paraId="47AAF306" w14:textId="77777777" w:rsidR="00657EE1" w:rsidRPr="00C8370E" w:rsidRDefault="00C9445E" w:rsidP="00657EE1">
      <w:pPr>
        <w:spacing w:before="40"/>
        <w:ind w:firstLine="567"/>
        <w:jc w:val="both"/>
      </w:pPr>
      <w:r w:rsidRPr="00C8370E">
        <w:t>один раз в шесть месяцев;</w:t>
      </w:r>
    </w:p>
    <w:p w14:paraId="043A193B" w14:textId="77777777" w:rsidR="00657EE1" w:rsidRPr="00C8370E" w:rsidRDefault="000057F1" w:rsidP="00657EE1">
      <w:pPr>
        <w:spacing w:before="40"/>
        <w:ind w:firstLine="567"/>
        <w:jc w:val="both"/>
      </w:pPr>
      <w:r w:rsidRPr="00C8370E">
        <w:t>один раз в двенадцать месяцев</w:t>
      </w:r>
      <w:r w:rsidR="00C9445E" w:rsidRPr="00C8370E">
        <w:t>;</w:t>
      </w:r>
    </w:p>
    <w:p w14:paraId="43E69D10" w14:textId="77777777" w:rsidR="00657EE1" w:rsidRPr="00C8370E" w:rsidRDefault="00C9445E" w:rsidP="00657EE1">
      <w:pPr>
        <w:spacing w:before="40"/>
        <w:ind w:firstLine="567"/>
        <w:jc w:val="both"/>
      </w:pPr>
      <w:r w:rsidRPr="00C8370E">
        <w:t>единовременно;</w:t>
      </w:r>
    </w:p>
    <w:p w14:paraId="0124443C" w14:textId="77777777" w:rsidR="00C9445E" w:rsidRPr="00C8370E" w:rsidRDefault="00C9445E" w:rsidP="00657EE1">
      <w:pPr>
        <w:spacing w:before="40"/>
        <w:ind w:firstLine="567"/>
        <w:jc w:val="both"/>
      </w:pPr>
      <w:r w:rsidRPr="00C8370E">
        <w:t>произвольно.</w:t>
      </w:r>
    </w:p>
    <w:p w14:paraId="675A67F8" w14:textId="77777777" w:rsidR="00C9445E" w:rsidRPr="00C8370E" w:rsidRDefault="00C9445E" w:rsidP="00C9445E">
      <w:pPr>
        <w:pStyle w:val="20"/>
        <w:spacing w:before="40"/>
        <w:ind w:firstLine="567"/>
        <w:rPr>
          <w:b w:val="0"/>
        </w:rPr>
      </w:pPr>
      <w:r w:rsidRPr="00C8370E">
        <w:rPr>
          <w:b w:val="0"/>
        </w:rPr>
        <w:t xml:space="preserve"> В установленных пенсионным договором случаях, Вкладчик имеет право вносить пенсионные взносы, и после назначения негосударственной пенсии Участнику (Участникам).</w:t>
      </w:r>
    </w:p>
    <w:p w14:paraId="12537B73" w14:textId="77777777" w:rsidR="00C9445E" w:rsidRPr="00C8370E" w:rsidRDefault="00C9445E" w:rsidP="00C9445E">
      <w:pPr>
        <w:pStyle w:val="a4"/>
        <w:spacing w:before="40"/>
        <w:ind w:firstLine="567"/>
        <w:rPr>
          <w:b w:val="0"/>
        </w:rPr>
      </w:pPr>
      <w:r w:rsidRPr="00C8370E">
        <w:rPr>
          <w:b w:val="0"/>
        </w:rPr>
        <w:t>Ежегодно по каждому договору проводится актуарное оценивание и определяется размер и периодичность внесения пенсионных взносов на следующий год,</w:t>
      </w:r>
      <w:r w:rsidRPr="00C8370E">
        <w:t xml:space="preserve"> </w:t>
      </w:r>
      <w:r w:rsidRPr="00C8370E">
        <w:rPr>
          <w:b w:val="0"/>
        </w:rPr>
        <w:t xml:space="preserve">обеспечивающих выполнение условий   пенсионного договора. </w:t>
      </w:r>
    </w:p>
    <w:p w14:paraId="27B3AE5D" w14:textId="77777777" w:rsidR="00C9445E" w:rsidRPr="00C8370E" w:rsidRDefault="00C9445E" w:rsidP="00C9445E">
      <w:pPr>
        <w:pStyle w:val="20"/>
        <w:spacing w:before="40"/>
        <w:ind w:firstLine="567"/>
        <w:rPr>
          <w:b w:val="0"/>
        </w:rPr>
      </w:pPr>
      <w:r w:rsidRPr="00C8370E">
        <w:rPr>
          <w:b w:val="0"/>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3334F97B" w14:textId="77777777" w:rsidR="005706EF" w:rsidRPr="00C8370E" w:rsidRDefault="00C9445E" w:rsidP="000300E7">
      <w:pPr>
        <w:pStyle w:val="20"/>
        <w:spacing w:before="80"/>
        <w:ind w:firstLine="567"/>
      </w:pPr>
      <w:r w:rsidRPr="00C8370E">
        <w:t xml:space="preserve"> </w:t>
      </w:r>
      <w:r w:rsidR="000300E7" w:rsidRPr="00C8370E">
        <w:t>3</w:t>
      </w:r>
      <w:r w:rsidR="005706EF" w:rsidRPr="00C8370E">
        <w:t>.</w:t>
      </w:r>
      <w:r w:rsidR="000300E7" w:rsidRPr="00C8370E">
        <w:t>5.2</w:t>
      </w:r>
      <w:r w:rsidR="005706EF" w:rsidRPr="00C8370E">
        <w:t>. Порядок получения негосударственных пенсий</w:t>
      </w:r>
      <w:r w:rsidR="000300E7" w:rsidRPr="00C8370E">
        <w:t xml:space="preserve"> Участниками фонда</w:t>
      </w:r>
      <w:r w:rsidR="005706EF" w:rsidRPr="00C8370E">
        <w:t>, их размеры, периодичность и продолжительность выплат.</w:t>
      </w:r>
    </w:p>
    <w:p w14:paraId="1253B968" w14:textId="77777777" w:rsidR="000300E7" w:rsidRPr="00C8370E" w:rsidRDefault="005706EF" w:rsidP="000300E7">
      <w:pPr>
        <w:pStyle w:val="30"/>
        <w:ind w:firstLine="567"/>
      </w:pPr>
      <w:r w:rsidRPr="00C8370E">
        <w:tab/>
      </w:r>
      <w:r w:rsidR="000300E7" w:rsidRPr="00C8370E">
        <w:t>В соответствии с  пенсионном договором, заключенным Вкладчиком в пользу Участников</w:t>
      </w:r>
      <w:r w:rsidR="00450E1D" w:rsidRPr="00C8370E">
        <w:t xml:space="preserve"> </w:t>
      </w:r>
      <w:r w:rsidR="000300E7" w:rsidRPr="00C8370E">
        <w:t>(</w:t>
      </w:r>
      <w:r w:rsidR="00450E1D" w:rsidRPr="00C8370E">
        <w:t>Участни</w:t>
      </w:r>
      <w:r w:rsidR="000300E7" w:rsidRPr="00C8370E">
        <w:t>ка), Фонд назначает и приступает к выплате пенсии при возникновении пенсионных оснований у Участника в соответствии</w:t>
      </w:r>
      <w:r w:rsidR="000300E7" w:rsidRPr="00C8370E">
        <w:rPr>
          <w:b/>
        </w:rPr>
        <w:t xml:space="preserve"> </w:t>
      </w:r>
      <w:r w:rsidR="000300E7" w:rsidRPr="00C8370E">
        <w:t>с пенсионным договором, распорядительным письмом Вкладчика и  заявлением Участника</w:t>
      </w:r>
      <w:r w:rsidR="000300E7" w:rsidRPr="00C8370E">
        <w:rPr>
          <w:i/>
        </w:rPr>
        <w:t>.</w:t>
      </w:r>
      <w:r w:rsidR="000300E7" w:rsidRPr="00C8370E">
        <w:t xml:space="preserve"> Пенсионным договором может быть установлен иной порядок и перечень конкретных документов для оформления и выплаты негосударственной пенсии Участникам. </w:t>
      </w:r>
      <w:r w:rsidR="000300E7" w:rsidRPr="00C8370E">
        <w:tab/>
      </w:r>
    </w:p>
    <w:p w14:paraId="30FC7677" w14:textId="77777777" w:rsidR="000300E7" w:rsidRPr="00C8370E" w:rsidRDefault="000300E7" w:rsidP="000300E7">
      <w:pPr>
        <w:pStyle w:val="30"/>
        <w:ind w:firstLine="567"/>
      </w:pPr>
      <w:r w:rsidRPr="00C8370E">
        <w:t>По пенсионному договору с Вкладчиком, закл</w:t>
      </w:r>
      <w:r w:rsidR="00D4640B" w:rsidRPr="00C8370E">
        <w:t>ючившим договор в свою пользу, ф</w:t>
      </w:r>
      <w:r w:rsidRPr="00C8370E">
        <w:t xml:space="preserve">онд приступает к оформлению и выплате пенсии при возникновении у него пенсионных оснований в соответствии с его заявлением. </w:t>
      </w:r>
    </w:p>
    <w:p w14:paraId="60598919" w14:textId="77777777" w:rsidR="000300E7" w:rsidRPr="00C8370E" w:rsidRDefault="000300E7" w:rsidP="000300E7">
      <w:pPr>
        <w:pStyle w:val="30"/>
        <w:ind w:firstLine="567"/>
      </w:pPr>
      <w:r w:rsidRPr="00C8370E">
        <w:t xml:space="preserve">Участник приобретает право на получение негосударственной пенсии при наступлении пенсионных оснований, установленных </w:t>
      </w:r>
      <w:r w:rsidRPr="00C8370E">
        <w:rPr>
          <w:u w:val="single"/>
        </w:rPr>
        <w:t xml:space="preserve">разделом </w:t>
      </w:r>
      <w:r w:rsidR="000057F1" w:rsidRPr="00C8370E">
        <w:rPr>
          <w:u w:val="single"/>
        </w:rPr>
        <w:t>9</w:t>
      </w:r>
      <w:r w:rsidRPr="00C8370E">
        <w:t xml:space="preserve"> настоящих правил.</w:t>
      </w:r>
    </w:p>
    <w:p w14:paraId="65ED6410" w14:textId="77777777" w:rsidR="000300E7" w:rsidRPr="00C8370E" w:rsidRDefault="000300E7" w:rsidP="000300E7">
      <w:pPr>
        <w:pStyle w:val="30"/>
        <w:ind w:firstLine="567"/>
        <w:rPr>
          <w:u w:val="single"/>
        </w:rPr>
      </w:pPr>
      <w:r w:rsidRPr="00C8370E">
        <w:t>Размер негосударственной пенсии определяется на основании актуарных расчетов в соответствии с п. 18.4.</w:t>
      </w:r>
      <w:r w:rsidR="0092089F" w:rsidRPr="00C8370E">
        <w:t>2</w:t>
      </w:r>
      <w:r w:rsidRPr="00C8370E">
        <w:t xml:space="preserve"> настоящих Правил, исходя из величины современной стоимости </w:t>
      </w:r>
      <w:r w:rsidRPr="00C8370E">
        <w:lastRenderedPageBreak/>
        <w:t xml:space="preserve">пенсионных обязательств, учтенных на именном пенсионном счете Участника и </w:t>
      </w:r>
      <w:r w:rsidR="0092089F" w:rsidRPr="00C8370E">
        <w:t>установленным Вкладчиком периодом выплат</w:t>
      </w:r>
      <w:r w:rsidRPr="00C8370E">
        <w:t xml:space="preserve">.  </w:t>
      </w:r>
    </w:p>
    <w:p w14:paraId="5F24ADCD" w14:textId="77777777" w:rsidR="000300E7" w:rsidRPr="00C8370E" w:rsidRDefault="000300E7" w:rsidP="000300E7">
      <w:pPr>
        <w:pStyle w:val="30"/>
        <w:ind w:firstLine="567"/>
      </w:pPr>
      <w:r w:rsidRPr="00C8370E">
        <w:tab/>
        <w:t xml:space="preserve"> Единовременная выплата пенсионных резервов, обеспечивающих выплаты пенсий Участнику, не допускается.</w:t>
      </w:r>
    </w:p>
    <w:p w14:paraId="1D2C7235" w14:textId="77777777" w:rsidR="000300E7" w:rsidRPr="00C8370E" w:rsidRDefault="000300E7" w:rsidP="000300E7">
      <w:pPr>
        <w:pStyle w:val="30"/>
        <w:ind w:firstLine="567"/>
      </w:pPr>
      <w:r w:rsidRPr="00C8370E">
        <w:t xml:space="preserve"> 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4D2621D6" w14:textId="77777777" w:rsidR="000300E7" w:rsidRPr="00C8370E" w:rsidRDefault="00565A83" w:rsidP="000300E7">
      <w:pPr>
        <w:pStyle w:val="30"/>
        <w:ind w:firstLine="567"/>
      </w:pPr>
      <w:r w:rsidRPr="00C8370E">
        <w:t xml:space="preserve"> </w:t>
      </w:r>
      <w:r w:rsidR="000300E7" w:rsidRPr="00C8370E">
        <w:t>Периодичность выплат негосударственных пенсий, устанавливается в пенсионном договоре и может быть:</w:t>
      </w:r>
    </w:p>
    <w:p w14:paraId="4AECECA1" w14:textId="77777777" w:rsidR="000300E7" w:rsidRPr="00C8370E" w:rsidRDefault="000300E7" w:rsidP="000300E7">
      <w:pPr>
        <w:pStyle w:val="30"/>
        <w:ind w:firstLine="567"/>
      </w:pPr>
      <w:r w:rsidRPr="00C8370E">
        <w:t>ежемесячной;</w:t>
      </w:r>
    </w:p>
    <w:p w14:paraId="7E3EA6D0" w14:textId="77777777" w:rsidR="000300E7" w:rsidRPr="00C8370E" w:rsidRDefault="000300E7" w:rsidP="000300E7">
      <w:pPr>
        <w:pStyle w:val="30"/>
        <w:ind w:firstLine="567"/>
      </w:pPr>
      <w:r w:rsidRPr="00C8370E">
        <w:t>ежеквартальной;</w:t>
      </w:r>
    </w:p>
    <w:p w14:paraId="449280F5" w14:textId="77777777" w:rsidR="000300E7" w:rsidRPr="00C8370E" w:rsidRDefault="000300E7" w:rsidP="000300E7">
      <w:pPr>
        <w:pStyle w:val="30"/>
        <w:ind w:firstLine="567"/>
      </w:pPr>
      <w:r w:rsidRPr="00C8370E">
        <w:t>один раз в шесть месяцев;</w:t>
      </w:r>
    </w:p>
    <w:p w14:paraId="436A1989" w14:textId="77777777" w:rsidR="000300E7" w:rsidRPr="00C8370E" w:rsidRDefault="000300E7" w:rsidP="000300E7">
      <w:pPr>
        <w:pStyle w:val="30"/>
        <w:ind w:firstLine="567"/>
      </w:pPr>
      <w:r w:rsidRPr="00C8370E">
        <w:t>один раз в двенадцать месяцев.</w:t>
      </w:r>
    </w:p>
    <w:p w14:paraId="58627123" w14:textId="77777777" w:rsidR="000300E7" w:rsidRPr="00C8370E" w:rsidRDefault="000300E7" w:rsidP="000300E7">
      <w:pPr>
        <w:pStyle w:val="30"/>
        <w:ind w:firstLine="567"/>
      </w:pPr>
      <w:r w:rsidRPr="00C8370E">
        <w:t xml:space="preserve">Порядок и условия назначения и выплаты негосударственной пенсии изложены в </w:t>
      </w:r>
      <w:r w:rsidRPr="00C8370E">
        <w:rPr>
          <w:u w:val="single"/>
        </w:rPr>
        <w:t>разделе 1</w:t>
      </w:r>
      <w:r w:rsidR="009579F6" w:rsidRPr="00C8370E">
        <w:rPr>
          <w:u w:val="single"/>
        </w:rPr>
        <w:t>0</w:t>
      </w:r>
      <w:r w:rsidRPr="00C8370E">
        <w:t xml:space="preserve"> настоящих правил.</w:t>
      </w:r>
    </w:p>
    <w:p w14:paraId="539B39C9" w14:textId="77777777" w:rsidR="005706EF" w:rsidRPr="00C8370E" w:rsidRDefault="000300E7" w:rsidP="000300E7">
      <w:pPr>
        <w:pStyle w:val="30"/>
        <w:spacing w:before="80"/>
        <w:ind w:firstLine="567"/>
        <w:rPr>
          <w:b/>
        </w:rPr>
      </w:pPr>
      <w:r w:rsidRPr="00C8370E">
        <w:rPr>
          <w:b/>
        </w:rPr>
        <w:t xml:space="preserve"> 3.5.3</w:t>
      </w:r>
      <w:r w:rsidR="005706EF" w:rsidRPr="00C8370E">
        <w:rPr>
          <w:b/>
        </w:rPr>
        <w:t>.   Методика а</w:t>
      </w:r>
      <w:r w:rsidR="00D4640B" w:rsidRPr="00C8370E">
        <w:rPr>
          <w:b/>
        </w:rPr>
        <w:t>ктуарных расчетов обязательств ф</w:t>
      </w:r>
      <w:r w:rsidR="005706EF" w:rsidRPr="00C8370E">
        <w:rPr>
          <w:b/>
        </w:rPr>
        <w:t>онда.</w:t>
      </w:r>
    </w:p>
    <w:p w14:paraId="0504A758" w14:textId="77777777" w:rsidR="000300E7" w:rsidRPr="00C8370E" w:rsidRDefault="000300E7" w:rsidP="000300E7">
      <w:pPr>
        <w:pStyle w:val="a5"/>
        <w:ind w:firstLine="567"/>
        <w:rPr>
          <w:i w:val="0"/>
        </w:rPr>
      </w:pPr>
      <w:r w:rsidRPr="00C8370E">
        <w:rPr>
          <w:i w:val="0"/>
        </w:rPr>
        <w:t>Пенсион</w:t>
      </w:r>
      <w:r w:rsidR="00D4640B" w:rsidRPr="00C8370E">
        <w:rPr>
          <w:i w:val="0"/>
        </w:rPr>
        <w:t>ные обязательства ф</w:t>
      </w:r>
      <w:r w:rsidRPr="00C8370E">
        <w:rPr>
          <w:i w:val="0"/>
        </w:rPr>
        <w:t>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1E948DD9" w14:textId="77777777" w:rsidR="000300E7" w:rsidRPr="00C8370E" w:rsidRDefault="000300E7" w:rsidP="000300E7">
      <w:pPr>
        <w:pStyle w:val="a5"/>
        <w:spacing w:before="40"/>
        <w:ind w:firstLine="567"/>
        <w:rPr>
          <w:i w:val="0"/>
        </w:rPr>
      </w:pPr>
      <w:r w:rsidRPr="00C8370E">
        <w:rPr>
          <w:i w:val="0"/>
        </w:rPr>
        <w:t>Современная сто</w:t>
      </w:r>
      <w:r w:rsidR="00D4640B" w:rsidRPr="00C8370E">
        <w:rPr>
          <w:i w:val="0"/>
        </w:rPr>
        <w:t>имость пенсионных обязательств ф</w:t>
      </w:r>
      <w:r w:rsidRPr="00C8370E">
        <w:rPr>
          <w:i w:val="0"/>
        </w:rPr>
        <w:t xml:space="preserve">онда по пенсионному договору рассчитывается согласно формулам, приведенных  в разделе 18, пункт 18.3.2. настоящих правил. </w:t>
      </w:r>
    </w:p>
    <w:p w14:paraId="44127E1F" w14:textId="77777777" w:rsidR="005706EF" w:rsidRPr="00C8370E" w:rsidRDefault="000300E7" w:rsidP="00B55C9C">
      <w:pPr>
        <w:pStyle w:val="20"/>
        <w:spacing w:before="80"/>
        <w:ind w:firstLine="567"/>
      </w:pPr>
      <w:r w:rsidRPr="00C8370E">
        <w:rPr>
          <w:b w:val="0"/>
          <w:bCs/>
        </w:rPr>
        <w:t xml:space="preserve"> </w:t>
      </w:r>
      <w:r w:rsidRPr="00C8370E">
        <w:rPr>
          <w:bCs/>
        </w:rPr>
        <w:t>3</w:t>
      </w:r>
      <w:r w:rsidR="005706EF" w:rsidRPr="00C8370E">
        <w:rPr>
          <w:bCs/>
        </w:rPr>
        <w:t>.</w:t>
      </w:r>
      <w:r w:rsidRPr="00C8370E">
        <w:rPr>
          <w:bCs/>
        </w:rPr>
        <w:t>5</w:t>
      </w:r>
      <w:r w:rsidR="005706EF" w:rsidRPr="00C8370E">
        <w:rPr>
          <w:bCs/>
        </w:rPr>
        <w:t>.</w:t>
      </w:r>
      <w:r w:rsidRPr="00C8370E">
        <w:rPr>
          <w:bCs/>
        </w:rPr>
        <w:t>4</w:t>
      </w:r>
      <w:r w:rsidR="005706EF" w:rsidRPr="00C8370E">
        <w:rPr>
          <w:b w:val="0"/>
        </w:rPr>
        <w:t xml:space="preserve">. </w:t>
      </w:r>
      <w:r w:rsidR="005706EF" w:rsidRPr="00C8370E">
        <w:t>Порядок ведения пенсионных счетов</w:t>
      </w:r>
    </w:p>
    <w:p w14:paraId="147D3F42" w14:textId="77777777" w:rsidR="005706EF" w:rsidRPr="00C8370E" w:rsidRDefault="005706EF" w:rsidP="00B55C9C">
      <w:pPr>
        <w:pStyle w:val="20"/>
        <w:numPr>
          <w:ins w:id="10" w:author="НПФЭ" w:date="2000-02-25T10:53:00Z"/>
        </w:numPr>
        <w:spacing w:before="80"/>
        <w:ind w:firstLine="567"/>
        <w:rPr>
          <w:b w:val="0"/>
        </w:rPr>
      </w:pPr>
      <w:r w:rsidRPr="00C8370E">
        <w:rPr>
          <w:b w:val="0"/>
        </w:rPr>
        <w:t>Пенсионная схема может предусматривать как солидарную, так и  именную форму ведения счетов.</w:t>
      </w:r>
    </w:p>
    <w:p w14:paraId="23F09235" w14:textId="77777777" w:rsidR="005706EF" w:rsidRPr="00C8370E" w:rsidRDefault="005706EF" w:rsidP="00B55C9C">
      <w:pPr>
        <w:pStyle w:val="20"/>
        <w:spacing w:before="80"/>
        <w:ind w:firstLine="567"/>
      </w:pPr>
      <w:r w:rsidRPr="00C8370E">
        <w:rPr>
          <w:b w:val="0"/>
        </w:rPr>
        <w:t>При заключении договора с Вкладчиком в пользу Участников</w:t>
      </w:r>
      <w:r w:rsidRPr="00C8370E">
        <w:t xml:space="preserve"> </w:t>
      </w:r>
      <w:r w:rsidR="00D4640B" w:rsidRPr="00C8370E">
        <w:rPr>
          <w:b w:val="0"/>
        </w:rPr>
        <w:t>в ф</w:t>
      </w:r>
      <w:r w:rsidRPr="00C8370E">
        <w:rPr>
          <w:b w:val="0"/>
        </w:rPr>
        <w:t>онде открываются:</w:t>
      </w:r>
    </w:p>
    <w:p w14:paraId="5F25BCD1" w14:textId="77777777" w:rsidR="005706EF" w:rsidRPr="00C8370E" w:rsidRDefault="005706EF" w:rsidP="00B55C9C">
      <w:pPr>
        <w:pStyle w:val="30"/>
        <w:spacing w:before="80"/>
        <w:ind w:firstLine="567"/>
        <w:rPr>
          <w:u w:val="single"/>
        </w:rPr>
      </w:pPr>
      <w:r w:rsidRPr="00C8370E">
        <w:rPr>
          <w:u w:val="single"/>
        </w:rPr>
        <w:t>При солидарной форме ведения счетов:</w:t>
      </w:r>
    </w:p>
    <w:p w14:paraId="45C9754B" w14:textId="77777777" w:rsidR="005706EF" w:rsidRPr="00C8370E" w:rsidRDefault="005706EF" w:rsidP="00F60D60">
      <w:pPr>
        <w:pStyle w:val="30"/>
        <w:numPr>
          <w:ilvl w:val="0"/>
          <w:numId w:val="5"/>
        </w:numPr>
        <w:tabs>
          <w:tab w:val="clear" w:pos="2100"/>
          <w:tab w:val="num" w:pos="851"/>
        </w:tabs>
        <w:spacing w:before="80"/>
        <w:ind w:left="0" w:firstLine="567"/>
      </w:pPr>
      <w:r w:rsidRPr="00C8370E">
        <w:t>пенсионный счет Участников</w:t>
      </w:r>
      <w:r w:rsidR="00D2191F" w:rsidRPr="00C8370E">
        <w:t xml:space="preserve"> (Вкладчика)</w:t>
      </w:r>
      <w:r w:rsidRPr="00C8370E">
        <w:t>,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w:t>
      </w:r>
      <w:r w:rsidR="00D4640B" w:rsidRPr="00C8370E">
        <w:t>ервов, и перевода обязательств ф</w:t>
      </w:r>
      <w:r w:rsidRPr="00C8370E">
        <w:t>онда на именные пенсионные счета Участников;</w:t>
      </w:r>
    </w:p>
    <w:p w14:paraId="5CA59024" w14:textId="77777777" w:rsidR="005706EF" w:rsidRPr="00C8370E" w:rsidRDefault="005706EF" w:rsidP="00F60D60">
      <w:pPr>
        <w:pStyle w:val="30"/>
        <w:numPr>
          <w:ilvl w:val="0"/>
          <w:numId w:val="5"/>
        </w:numPr>
        <w:tabs>
          <w:tab w:val="clear" w:pos="2100"/>
          <w:tab w:val="num" w:pos="851"/>
        </w:tabs>
        <w:spacing w:before="80"/>
        <w:ind w:left="0" w:firstLine="567"/>
      </w:pPr>
      <w:r w:rsidRPr="00C8370E">
        <w:t>именные пенсионные счета Участников, получивших право на пенсионные выплаты, на к</w:t>
      </w:r>
      <w:r w:rsidR="00EA7004" w:rsidRPr="00C8370E">
        <w:t>оторых отражаются современная стоимость пенсионных обязательств, ее изменения в результате начисления дохода, полученного от размещения пенсионных резервов, и выплат пенсий</w:t>
      </w:r>
      <w:r w:rsidRPr="00C8370E">
        <w:t>;</w:t>
      </w:r>
    </w:p>
    <w:p w14:paraId="5697A35F" w14:textId="77777777" w:rsidR="005706EF" w:rsidRPr="00C8370E" w:rsidRDefault="005706EF" w:rsidP="00F60D60">
      <w:pPr>
        <w:pStyle w:val="30"/>
        <w:numPr>
          <w:ilvl w:val="0"/>
          <w:numId w:val="5"/>
        </w:numPr>
        <w:tabs>
          <w:tab w:val="clear" w:pos="2100"/>
          <w:tab w:val="num" w:pos="851"/>
        </w:tabs>
        <w:spacing w:before="80"/>
        <w:ind w:left="0" w:firstLine="567"/>
      </w:pPr>
      <w:r w:rsidRPr="00C8370E">
        <w:t>именные пенсионные счета Участников, сохранивших право на негосударственное пенсионное обеспечение после увольнения от Вкладчика.</w:t>
      </w:r>
    </w:p>
    <w:p w14:paraId="12635BBD" w14:textId="77777777" w:rsidR="005706EF" w:rsidRPr="00C8370E" w:rsidRDefault="005706EF" w:rsidP="00B55C9C">
      <w:pPr>
        <w:pStyle w:val="30"/>
        <w:spacing w:before="80"/>
        <w:ind w:firstLine="567"/>
      </w:pPr>
      <w:r w:rsidRPr="00C8370E">
        <w:t xml:space="preserve">На всех </w:t>
      </w:r>
      <w:r w:rsidR="000057F1" w:rsidRPr="00C8370E">
        <w:t>Участников</w:t>
      </w:r>
      <w:r w:rsidRPr="00C8370E">
        <w:t xml:space="preserve"> Вкладчика ведутся учетные карточки. </w:t>
      </w:r>
    </w:p>
    <w:p w14:paraId="08C32E8A" w14:textId="77777777" w:rsidR="005706EF" w:rsidRPr="00C8370E" w:rsidRDefault="005706EF" w:rsidP="00B55C9C">
      <w:pPr>
        <w:spacing w:before="80"/>
        <w:ind w:firstLine="567"/>
        <w:jc w:val="both"/>
        <w:rPr>
          <w:u w:val="single"/>
        </w:rPr>
      </w:pPr>
      <w:r w:rsidRPr="00C8370E">
        <w:rPr>
          <w:u w:val="single"/>
        </w:rPr>
        <w:t>При именной  форме ведения счетов:</w:t>
      </w:r>
    </w:p>
    <w:p w14:paraId="42DD258C" w14:textId="77777777" w:rsidR="005706EF" w:rsidRPr="00C8370E" w:rsidRDefault="005706EF" w:rsidP="00F60D60">
      <w:pPr>
        <w:pStyle w:val="30"/>
        <w:numPr>
          <w:ilvl w:val="0"/>
          <w:numId w:val="6"/>
        </w:numPr>
        <w:tabs>
          <w:tab w:val="clear" w:pos="2117"/>
          <w:tab w:val="num" w:pos="851"/>
        </w:tabs>
        <w:spacing w:before="80"/>
        <w:ind w:left="0" w:firstLine="567"/>
      </w:pPr>
      <w:r w:rsidRPr="00C8370E">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38F6354A" w14:textId="77777777" w:rsidR="005706EF" w:rsidRPr="00C8370E" w:rsidRDefault="005706EF" w:rsidP="00B55C9C">
      <w:pPr>
        <w:spacing w:before="80"/>
        <w:ind w:firstLine="567"/>
        <w:jc w:val="both"/>
        <w:rPr>
          <w:b/>
          <w:u w:val="single"/>
        </w:rPr>
      </w:pPr>
      <w:r w:rsidRPr="00C8370E">
        <w:tab/>
        <w:t>При заключении Вкладч</w:t>
      </w:r>
      <w:r w:rsidR="00D4640B" w:rsidRPr="00C8370E">
        <w:t>иком договора в свою пользу, в ф</w:t>
      </w:r>
      <w:r w:rsidRPr="00C8370E">
        <w:t xml:space="preserve">онде открывается его именной пенсионный счет, на котором отражается, </w:t>
      </w:r>
      <w:r w:rsidRPr="00C8370E">
        <w:rPr>
          <w:b/>
        </w:rPr>
        <w:t xml:space="preserve"> </w:t>
      </w:r>
      <w:r w:rsidRPr="00C8370E">
        <w:t>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58673205" w14:textId="77777777" w:rsidR="005706EF" w:rsidRPr="00C8370E" w:rsidRDefault="000300E7" w:rsidP="00B55C9C">
      <w:pPr>
        <w:pStyle w:val="20"/>
        <w:spacing w:before="80"/>
        <w:ind w:firstLine="567"/>
        <w:rPr>
          <w:b w:val="0"/>
        </w:rPr>
      </w:pPr>
      <w:r w:rsidRPr="00C8370E">
        <w:t>3.5.</w:t>
      </w:r>
      <w:r w:rsidR="0082200C" w:rsidRPr="00C8370E">
        <w:t>5</w:t>
      </w:r>
      <w:r w:rsidRPr="00C8370E">
        <w:t>.</w:t>
      </w:r>
      <w:r w:rsidR="005706EF" w:rsidRPr="00C8370E">
        <w:t xml:space="preserve"> Условия реализации пенсионной схемы в случае смерти Участника</w:t>
      </w:r>
    </w:p>
    <w:p w14:paraId="09F6D75D" w14:textId="77777777" w:rsidR="005706EF" w:rsidRPr="00C8370E" w:rsidRDefault="00CE7DB9" w:rsidP="00B55C9C">
      <w:pPr>
        <w:pStyle w:val="a4"/>
        <w:spacing w:before="80"/>
        <w:ind w:firstLine="567"/>
        <w:rPr>
          <w:b w:val="0"/>
        </w:rPr>
      </w:pPr>
      <w:r w:rsidRPr="00C8370E">
        <w:rPr>
          <w:b w:val="0"/>
        </w:rPr>
        <w:t xml:space="preserve"> </w:t>
      </w:r>
      <w:r w:rsidR="005706EF" w:rsidRPr="00C8370E">
        <w:rPr>
          <w:b w:val="0"/>
        </w:rPr>
        <w:t>По данной схеме правопреемство</w:t>
      </w:r>
      <w:r w:rsidRPr="00C8370E">
        <w:rPr>
          <w:b w:val="0"/>
        </w:rPr>
        <w:t xml:space="preserve"> (наследование)  </w:t>
      </w:r>
      <w:r w:rsidR="005706EF" w:rsidRPr="00C8370E">
        <w:rPr>
          <w:b w:val="0"/>
        </w:rPr>
        <w:t>допускается как в период</w:t>
      </w:r>
      <w:r w:rsidR="00F40B67" w:rsidRPr="00C8370E">
        <w:rPr>
          <w:b w:val="0"/>
        </w:rPr>
        <w:t xml:space="preserve"> накопления</w:t>
      </w:r>
      <w:r w:rsidR="005706EF" w:rsidRPr="00C8370E">
        <w:rPr>
          <w:b w:val="0"/>
        </w:rPr>
        <w:t>, так и в период пенсионных выплат.</w:t>
      </w:r>
    </w:p>
    <w:p w14:paraId="5DB0D3B0" w14:textId="77777777" w:rsidR="00CE7DB9" w:rsidRPr="00C8370E" w:rsidRDefault="00CE7DB9" w:rsidP="00B55C9C">
      <w:pPr>
        <w:pStyle w:val="a4"/>
        <w:spacing w:before="80"/>
        <w:ind w:firstLine="567"/>
        <w:rPr>
          <w:b w:val="0"/>
        </w:rPr>
      </w:pPr>
      <w:r w:rsidRPr="00C8370E">
        <w:rPr>
          <w:b w:val="0"/>
        </w:rPr>
        <w:lastRenderedPageBreak/>
        <w:t>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63B5FD06" w14:textId="77777777" w:rsidR="00CE7DB9" w:rsidRPr="00C8370E" w:rsidRDefault="00CE7DB9" w:rsidP="00B55C9C">
      <w:pPr>
        <w:pStyle w:val="a4"/>
        <w:spacing w:before="80"/>
        <w:ind w:firstLine="567"/>
        <w:rPr>
          <w:b w:val="0"/>
        </w:rPr>
      </w:pPr>
      <w:r w:rsidRPr="00C8370E">
        <w:rPr>
          <w:b w:val="0"/>
        </w:rPr>
        <w:t xml:space="preserve"> </w:t>
      </w:r>
      <w:r w:rsidRPr="00C8370E">
        <w:rPr>
          <w:b w:val="0"/>
          <w:u w:val="single"/>
        </w:rPr>
        <w:t>Вкладчик, заключивший пенсионный договор в свою пользу</w:t>
      </w:r>
      <w:r w:rsidRPr="00C8370E">
        <w:rPr>
          <w:b w:val="0"/>
        </w:rPr>
        <w:t>, вправе указать, в пользу кого Фонд будет исполнять свои обязательства по этому договору в случае его смерти.</w:t>
      </w:r>
    </w:p>
    <w:p w14:paraId="57B8B335" w14:textId="77777777" w:rsidR="00CE7DB9" w:rsidRPr="00C8370E" w:rsidRDefault="00CE7DB9" w:rsidP="00B55C9C">
      <w:pPr>
        <w:pStyle w:val="20"/>
        <w:spacing w:before="80"/>
        <w:ind w:firstLine="567"/>
        <w:rPr>
          <w:b w:val="0"/>
        </w:rPr>
      </w:pPr>
      <w:r w:rsidRPr="00C8370E">
        <w:rPr>
          <w:b w:val="0"/>
        </w:rPr>
        <w:t>При наличии у право</w:t>
      </w:r>
      <w:r w:rsidR="00D4640B" w:rsidRPr="00C8370E">
        <w:rPr>
          <w:b w:val="0"/>
        </w:rPr>
        <w:t>преемника пенсионных оснований ф</w:t>
      </w:r>
      <w:r w:rsidRPr="00C8370E">
        <w:rPr>
          <w:b w:val="0"/>
        </w:rPr>
        <w:t xml:space="preserve">онд исполняет свои обязательства по назначению и выплате негосударственной пенсии. Фонд осуществляет пенсионные выплаты правопреемнику в пределах величины оставшихся обязательств перед умершим Участником в соответствии с </w:t>
      </w:r>
      <w:r w:rsidRPr="00C8370E">
        <w:rPr>
          <w:b w:val="0"/>
          <w:u w:val="single"/>
        </w:rPr>
        <w:t>разделом 1</w:t>
      </w:r>
      <w:r w:rsidR="000057F1" w:rsidRPr="00C8370E">
        <w:rPr>
          <w:b w:val="0"/>
          <w:u w:val="single"/>
        </w:rPr>
        <w:t>0</w:t>
      </w:r>
      <w:r w:rsidRPr="00C8370E">
        <w:rPr>
          <w:b w:val="0"/>
        </w:rPr>
        <w:t xml:space="preserve"> настоящих Правил.</w:t>
      </w:r>
    </w:p>
    <w:p w14:paraId="63BFE4E6" w14:textId="77777777" w:rsidR="00CE7DB9" w:rsidRPr="00C8370E" w:rsidRDefault="00CE7DB9" w:rsidP="00B55C9C">
      <w:pPr>
        <w:pStyle w:val="20"/>
        <w:spacing w:before="80"/>
        <w:ind w:firstLine="567"/>
        <w:rPr>
          <w:b w:val="0"/>
        </w:rPr>
      </w:pPr>
      <w:r w:rsidRPr="00C8370E">
        <w:rPr>
          <w:b w:val="0"/>
        </w:rPr>
        <w:t>В случае отсутствия у правопреемника пенсионных оснований он вправе реализовать иные права Участника, предусмотренные пенсионным договором.</w:t>
      </w:r>
    </w:p>
    <w:p w14:paraId="53BD33EE" w14:textId="77777777" w:rsidR="00CE7DB9" w:rsidRPr="00C8370E" w:rsidRDefault="00CE7DB9" w:rsidP="00B55C9C">
      <w:pPr>
        <w:pStyle w:val="a4"/>
        <w:spacing w:before="80"/>
        <w:ind w:firstLine="567"/>
        <w:rPr>
          <w:b w:val="0"/>
        </w:rPr>
      </w:pPr>
      <w:r w:rsidRPr="00C8370E">
        <w:rPr>
          <w:b w:val="0"/>
          <w:u w:val="single"/>
        </w:rPr>
        <w:t>Вкладчик, заключивший пенсионный договор в пользу Участников</w:t>
      </w:r>
      <w:r w:rsidRPr="00C8370E">
        <w:rPr>
          <w:b w:val="0"/>
        </w:rPr>
        <w:t>,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w:t>
      </w:r>
      <w:r w:rsidR="00955CE6" w:rsidRPr="00C8370E">
        <w:rPr>
          <w:b w:val="0"/>
        </w:rPr>
        <w:t>енсионного договора, сообщает  ф</w:t>
      </w:r>
      <w:r w:rsidRPr="00C8370E">
        <w:rPr>
          <w:b w:val="0"/>
        </w:rPr>
        <w:t>онду учетные данные его правопреемника.</w:t>
      </w:r>
    </w:p>
    <w:p w14:paraId="1C7E0C47" w14:textId="77777777" w:rsidR="00CE7DB9" w:rsidRPr="00C8370E" w:rsidRDefault="00CE7DB9" w:rsidP="00B55C9C">
      <w:pPr>
        <w:pStyle w:val="a4"/>
        <w:spacing w:before="80"/>
        <w:ind w:firstLine="567"/>
        <w:rPr>
          <w:b w:val="0"/>
        </w:rPr>
      </w:pPr>
      <w:r w:rsidRPr="00C8370E">
        <w:rPr>
          <w:b w:val="0"/>
        </w:rPr>
        <w:t xml:space="preserve">Правопреемник становится Участником. Он приобретает право на </w:t>
      </w:r>
      <w:r w:rsidR="00E00FD9" w:rsidRPr="00C8370E">
        <w:rPr>
          <w:b w:val="0"/>
        </w:rPr>
        <w:t xml:space="preserve">назначение </w:t>
      </w:r>
      <w:r w:rsidRPr="00C8370E">
        <w:rPr>
          <w:b w:val="0"/>
        </w:rPr>
        <w:t xml:space="preserve">пенсии при наступлении у него пенсионных оснований в соответствии с </w:t>
      </w:r>
      <w:r w:rsidRPr="00C8370E">
        <w:rPr>
          <w:b w:val="0"/>
          <w:u w:val="single"/>
        </w:rPr>
        <w:t xml:space="preserve">разделом </w:t>
      </w:r>
      <w:r w:rsidR="000057F1" w:rsidRPr="00C8370E">
        <w:rPr>
          <w:b w:val="0"/>
          <w:u w:val="single"/>
        </w:rPr>
        <w:t>9</w:t>
      </w:r>
      <w:r w:rsidRPr="00C8370E">
        <w:rPr>
          <w:b w:val="0"/>
        </w:rPr>
        <w:t xml:space="preserve"> настоящих Правил.</w:t>
      </w:r>
    </w:p>
    <w:p w14:paraId="2AA9B8F7" w14:textId="77777777" w:rsidR="006D7750" w:rsidRPr="00C8370E" w:rsidRDefault="006D7750" w:rsidP="006D7750">
      <w:pPr>
        <w:pStyle w:val="20"/>
        <w:spacing w:before="80"/>
        <w:ind w:firstLine="567"/>
        <w:rPr>
          <w:b w:val="0"/>
        </w:rPr>
      </w:pPr>
      <w:r w:rsidRPr="00C8370E">
        <w:rPr>
          <w:b w:val="0"/>
        </w:rPr>
        <w:t>В случае отсутствия у правопреемника пенсионных оснований он вправе реализовать иные права Участника, предусмотренные пенсионным договором.</w:t>
      </w:r>
    </w:p>
    <w:p w14:paraId="4C29A5E9" w14:textId="77777777" w:rsidR="00937B74" w:rsidRPr="00C8370E" w:rsidRDefault="00937B74" w:rsidP="00937B74">
      <w:pPr>
        <w:pStyle w:val="a4"/>
        <w:spacing w:before="80"/>
        <w:ind w:firstLine="567"/>
        <w:rPr>
          <w:b w:val="0"/>
        </w:rPr>
      </w:pPr>
      <w:r w:rsidRPr="00C8370E">
        <w:rPr>
          <w:b w:val="0"/>
        </w:rPr>
        <w:t>Средства пенсионных резервов, невостребованные правопреемником (наследниками) в течение срока исковой давности подлежат</w:t>
      </w:r>
      <w:r w:rsidR="00955CE6" w:rsidRPr="00C8370E">
        <w:rPr>
          <w:b w:val="0"/>
        </w:rPr>
        <w:t xml:space="preserve"> зачислению в страховой резерв ф</w:t>
      </w:r>
      <w:r w:rsidRPr="00C8370E">
        <w:rPr>
          <w:b w:val="0"/>
        </w:rPr>
        <w:t>онда. Течение срока исковой давности определяется законодательством Российской Федерации.</w:t>
      </w:r>
    </w:p>
    <w:p w14:paraId="74CEAEBD" w14:textId="77777777" w:rsidR="00937B74" w:rsidRPr="00C8370E" w:rsidRDefault="00937B74" w:rsidP="00937B74">
      <w:pPr>
        <w:pStyle w:val="a4"/>
        <w:spacing w:before="80"/>
        <w:ind w:firstLine="567"/>
        <w:rPr>
          <w:b w:val="0"/>
        </w:rPr>
      </w:pPr>
      <w:r w:rsidRPr="00C8370E">
        <w:rPr>
          <w:b w:val="0"/>
        </w:rPr>
        <w:t>В случае восстановления срока исковой давности на основании решения суда, выкупные суммы правопреемнику (наследникам) выплачиваются за с</w:t>
      </w:r>
      <w:r w:rsidR="00955CE6" w:rsidRPr="00C8370E">
        <w:rPr>
          <w:b w:val="0"/>
        </w:rPr>
        <w:t>чет средств страхового резерва ф</w:t>
      </w:r>
      <w:r w:rsidRPr="00C8370E">
        <w:rPr>
          <w:b w:val="0"/>
        </w:rPr>
        <w:t>онда.</w:t>
      </w:r>
    </w:p>
    <w:p w14:paraId="3812735C" w14:textId="77777777" w:rsidR="005706EF" w:rsidRPr="00C8370E" w:rsidRDefault="00CE7DB9" w:rsidP="00D2191F">
      <w:pPr>
        <w:pStyle w:val="20"/>
        <w:spacing w:before="80"/>
        <w:ind w:firstLine="567"/>
        <w:rPr>
          <w:sz w:val="28"/>
          <w:u w:val="single"/>
        </w:rPr>
      </w:pPr>
      <w:r w:rsidRPr="00C8370E">
        <w:t xml:space="preserve"> </w:t>
      </w:r>
      <w:bookmarkStart w:id="11" w:name="_Toc495205695"/>
      <w:r w:rsidR="0082200C" w:rsidRPr="00C8370E">
        <w:t>3.5.</w:t>
      </w:r>
      <w:r w:rsidR="005706EF" w:rsidRPr="00C8370E">
        <w:t>6. Порядок расчета выкупных сумм.</w:t>
      </w:r>
    </w:p>
    <w:p w14:paraId="36E05D13" w14:textId="77777777" w:rsidR="00EE1316" w:rsidRPr="00C8370E" w:rsidRDefault="00EE1316" w:rsidP="00EE1316">
      <w:pPr>
        <w:pStyle w:val="21"/>
        <w:spacing w:before="80"/>
        <w:ind w:firstLine="567"/>
        <w:rPr>
          <w:b w:val="0"/>
        </w:rPr>
      </w:pPr>
      <w:r w:rsidRPr="00C8370E">
        <w:rPr>
          <w:b w:val="0"/>
        </w:rPr>
        <w:t>В случае, когда пенсионный договор заключен Вкладчиком в пользу Участника</w:t>
      </w:r>
      <w:r w:rsidR="00450E1D" w:rsidRPr="00C8370E">
        <w:rPr>
          <w:b w:val="0"/>
        </w:rPr>
        <w:t xml:space="preserve"> </w:t>
      </w:r>
      <w:r w:rsidRPr="00C8370E">
        <w:rPr>
          <w:b w:val="0"/>
        </w:rPr>
        <w:t>(</w:t>
      </w:r>
      <w:r w:rsidR="00450E1D" w:rsidRPr="00C8370E">
        <w:rPr>
          <w:b w:val="0"/>
        </w:rPr>
        <w:t>Участников</w:t>
      </w:r>
      <w:r w:rsidRPr="00C8370E">
        <w:rPr>
          <w:b w:val="0"/>
        </w:rPr>
        <w:t>), выкупная сумма равна:</w:t>
      </w:r>
    </w:p>
    <w:p w14:paraId="585F74C6" w14:textId="77777777" w:rsidR="00EE1316" w:rsidRPr="00C8370E" w:rsidRDefault="00EE1316" w:rsidP="00EE1316">
      <w:pPr>
        <w:pStyle w:val="21"/>
        <w:spacing w:before="120" w:after="120"/>
        <w:ind w:firstLine="567"/>
        <w:rPr>
          <w:bCs/>
        </w:rPr>
      </w:pPr>
      <w:r w:rsidRPr="00C8370E">
        <w:rPr>
          <w:bCs/>
        </w:rPr>
        <w:tab/>
      </w:r>
      <w:r w:rsidRPr="00C8370E">
        <w:rPr>
          <w:bCs/>
          <w:position w:val="-32"/>
        </w:rPr>
        <w:object w:dxaOrig="3840" w:dyaOrig="720" w14:anchorId="4CC7A1C7">
          <v:shape id="_x0000_i1037" type="#_x0000_t75" style="width:192pt;height:36pt" o:ole="" fillcolor="window">
            <v:imagedata r:id="rId40" o:title=""/>
          </v:shape>
          <o:OLEObject Type="Embed" ProgID="Equation.3" ShapeID="_x0000_i1037" DrawAspect="Content" ObjectID="_1821961266" r:id="rId41"/>
        </w:object>
      </w:r>
      <w:r w:rsidRPr="00C8370E">
        <w:rPr>
          <w:bCs/>
        </w:rPr>
        <w:t>,</w:t>
      </w:r>
    </w:p>
    <w:p w14:paraId="610FA5B9" w14:textId="77777777" w:rsidR="00EE1316" w:rsidRPr="00C8370E" w:rsidRDefault="00EE1316" w:rsidP="00EE1316">
      <w:pPr>
        <w:pStyle w:val="21"/>
        <w:ind w:firstLine="567"/>
        <w:rPr>
          <w:b w:val="0"/>
        </w:rPr>
      </w:pPr>
      <w:r w:rsidRPr="00C8370E">
        <w:rPr>
          <w:bCs/>
        </w:rPr>
        <w:t xml:space="preserve"> </w:t>
      </w:r>
      <w:r w:rsidRPr="00C8370E">
        <w:rPr>
          <w:b w:val="0"/>
        </w:rPr>
        <w:t xml:space="preserve">где: </w:t>
      </w:r>
      <w:r w:rsidRPr="00C8370E">
        <w:rPr>
          <w:b w:val="0"/>
          <w:position w:val="-14"/>
        </w:rPr>
        <w:object w:dxaOrig="320" w:dyaOrig="380" w14:anchorId="2196204B">
          <v:shape id="_x0000_i1038" type="#_x0000_t75" style="width:16pt;height:19pt" o:ole="" fillcolor="window">
            <v:imagedata r:id="rId20" o:title=""/>
          </v:shape>
          <o:OLEObject Type="Embed" ProgID="Equation.3" ShapeID="_x0000_i1038" DrawAspect="Content" ObjectID="_1821961267" r:id="rId42"/>
        </w:object>
      </w:r>
      <w:r w:rsidRPr="00C8370E">
        <w:rPr>
          <w:b w:val="0"/>
        </w:rPr>
        <w:tab/>
        <w:t>- величина пенсионных в</w:t>
      </w:r>
      <w:r w:rsidR="00955CE6" w:rsidRPr="00C8370E">
        <w:rPr>
          <w:b w:val="0"/>
        </w:rPr>
        <w:t>зносов Вкладчика, уплаченных в ф</w:t>
      </w:r>
      <w:r w:rsidRPr="00C8370E">
        <w:rPr>
          <w:b w:val="0"/>
        </w:rPr>
        <w:t>онд на момент расчета выкупной суммы;</w:t>
      </w:r>
    </w:p>
    <w:p w14:paraId="30558339" w14:textId="77777777" w:rsidR="00EE1316" w:rsidRPr="00C8370E" w:rsidRDefault="00EE1316" w:rsidP="00EE1316">
      <w:pPr>
        <w:pStyle w:val="21"/>
        <w:ind w:firstLine="567"/>
        <w:rPr>
          <w:b w:val="0"/>
          <w:i/>
        </w:rPr>
      </w:pPr>
      <w:r w:rsidRPr="00C8370E">
        <w:rPr>
          <w:b w:val="0"/>
          <w:position w:val="-6"/>
        </w:rPr>
        <w:object w:dxaOrig="240" w:dyaOrig="220" w14:anchorId="17619E49">
          <v:shape id="_x0000_i1039" type="#_x0000_t75" style="width:12pt;height:11pt" o:ole="">
            <v:imagedata r:id="rId22" o:title=""/>
          </v:shape>
          <o:OLEObject Type="Embed" ProgID="Equation.3" ShapeID="_x0000_i1039" DrawAspect="Content" ObjectID="_1821961268" r:id="rId43"/>
        </w:object>
      </w:r>
      <w:r w:rsidRPr="00C8370E">
        <w:rPr>
          <w:b w:val="0"/>
        </w:rPr>
        <w:t xml:space="preserve"> - </w:t>
      </w:r>
      <w:r w:rsidRPr="00C8370E">
        <w:rPr>
          <w:b w:val="0"/>
          <w:i/>
        </w:rPr>
        <w:t>возвращаемая доля выкупной стоимости пенсионных взносов н</w:t>
      </w:r>
      <w:r w:rsidR="00955CE6" w:rsidRPr="00C8370E">
        <w:rPr>
          <w:b w:val="0"/>
          <w:i/>
        </w:rPr>
        <w:t>а момент расчета выкупной суммы</w:t>
      </w:r>
      <w:r w:rsidRPr="00C8370E">
        <w:rPr>
          <w:b w:val="0"/>
          <w:i/>
        </w:rPr>
        <w:t xml:space="preserve"> устанавливается в соответствии с настоящими Правилами и пенсионным договором</w:t>
      </w:r>
    </w:p>
    <w:p w14:paraId="5B97F374" w14:textId="77777777" w:rsidR="00EE1316" w:rsidRPr="00C8370E" w:rsidRDefault="00EE1316" w:rsidP="00EE1316">
      <w:pPr>
        <w:tabs>
          <w:tab w:val="num" w:pos="720"/>
        </w:tabs>
        <w:ind w:firstLine="567"/>
        <w:jc w:val="both"/>
      </w:pPr>
      <w:r w:rsidRPr="00C8370E">
        <w:rPr>
          <w:position w:val="-14"/>
        </w:rPr>
        <w:object w:dxaOrig="260" w:dyaOrig="380" w14:anchorId="17022379">
          <v:shape id="_x0000_i1040" type="#_x0000_t75" style="width:13pt;height:19pt" o:ole="">
            <v:imagedata r:id="rId24" o:title=""/>
          </v:shape>
          <o:OLEObject Type="Embed" ProgID="Equation.3" ShapeID="_x0000_i1040" DrawAspect="Content" ObjectID="_1821961269" r:id="rId44"/>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6F63897F" w14:textId="77777777" w:rsidR="00450E1D" w:rsidRPr="00C8370E" w:rsidRDefault="00EE1316" w:rsidP="00EE1316">
      <w:pPr>
        <w:tabs>
          <w:tab w:val="num" w:pos="720"/>
        </w:tabs>
        <w:ind w:firstLine="567"/>
        <w:jc w:val="both"/>
        <w:rPr>
          <w:i/>
        </w:rPr>
      </w:pPr>
      <w:r w:rsidRPr="00C8370E">
        <w:rPr>
          <w:i/>
          <w:position w:val="-10"/>
          <w:lang w:val="en-US"/>
        </w:rPr>
        <w:object w:dxaOrig="240" w:dyaOrig="320" w14:anchorId="4817A156">
          <v:shape id="_x0000_i1041" type="#_x0000_t75" style="width:12pt;height:16pt" o:ole="">
            <v:imagedata r:id="rId45" o:title=""/>
          </v:shape>
          <o:OLEObject Type="Embed" ProgID="Equation.3" ShapeID="_x0000_i1041" DrawAspect="Content" ObjectID="_1821961270" r:id="rId46"/>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589EBD9A" w14:textId="77777777" w:rsidR="00657EE1" w:rsidRPr="00C8370E" w:rsidRDefault="00657EE1" w:rsidP="00657EE1">
      <w:pPr>
        <w:tabs>
          <w:tab w:val="num" w:pos="720"/>
        </w:tabs>
        <w:ind w:firstLine="567"/>
        <w:jc w:val="both"/>
      </w:pPr>
      <w:r w:rsidRPr="00C8370E">
        <w:rPr>
          <w:position w:val="-12"/>
        </w:rPr>
        <w:object w:dxaOrig="300" w:dyaOrig="360" w14:anchorId="4D954BEA">
          <v:shape id="_x0000_i1042" type="#_x0000_t75" style="width:15pt;height:18pt" o:ole="">
            <v:imagedata r:id="rId28" o:title=""/>
          </v:shape>
          <o:OLEObject Type="Embed" ProgID="Equation.3" ShapeID="_x0000_i1042" DrawAspect="Content" ObjectID="_1821961271" r:id="rId47"/>
        </w:object>
      </w:r>
      <w:r w:rsidRPr="00C8370E">
        <w:t xml:space="preserve"> - величина пенсионных обязательств Фонда по выплате негосударственных пенсий Участникам данного  Вкладчика (пенсионерами);    </w:t>
      </w:r>
    </w:p>
    <w:p w14:paraId="5CDCAF82" w14:textId="77777777" w:rsidR="00657EE1" w:rsidRPr="00C8370E" w:rsidRDefault="00657EE1" w:rsidP="00657EE1">
      <w:pPr>
        <w:tabs>
          <w:tab w:val="num" w:pos="720"/>
          <w:tab w:val="num" w:pos="1080"/>
        </w:tabs>
        <w:ind w:firstLine="567"/>
        <w:jc w:val="both"/>
        <w:rPr>
          <w:sz w:val="28"/>
          <w:u w:val="single"/>
        </w:rPr>
      </w:pPr>
      <w:r w:rsidRPr="00C8370E">
        <w:rPr>
          <w:position w:val="-6"/>
        </w:rPr>
        <w:object w:dxaOrig="260" w:dyaOrig="279" w14:anchorId="738E2A85">
          <v:shape id="_x0000_i1043" type="#_x0000_t75" style="width:13pt;height:14pt" o:ole="" fillcolor="window">
            <v:imagedata r:id="rId30" o:title=""/>
          </v:shape>
          <o:OLEObject Type="Embed" ProgID="Equation.3" ShapeID="_x0000_i1043" DrawAspect="Content" ObjectID="_1821961272" r:id="rId48"/>
        </w:object>
      </w:r>
      <w:r w:rsidRPr="00C8370E">
        <w:tab/>
        <w:t>-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19460404" w14:textId="77777777" w:rsidR="00657EE1" w:rsidRPr="00C8370E" w:rsidRDefault="00657EE1" w:rsidP="00EE1316">
      <w:pPr>
        <w:tabs>
          <w:tab w:val="num" w:pos="720"/>
        </w:tabs>
        <w:ind w:firstLine="567"/>
        <w:jc w:val="both"/>
      </w:pPr>
    </w:p>
    <w:p w14:paraId="2E14D59C" w14:textId="77777777" w:rsidR="00450E1D" w:rsidRPr="00C8370E" w:rsidRDefault="00450E1D" w:rsidP="00EE1316">
      <w:pPr>
        <w:tabs>
          <w:tab w:val="num" w:pos="720"/>
        </w:tabs>
        <w:ind w:firstLine="567"/>
        <w:jc w:val="both"/>
        <w:rPr>
          <w:i/>
        </w:rPr>
        <w:sectPr w:rsidR="00450E1D" w:rsidRPr="00C8370E" w:rsidSect="009F1604">
          <w:footerReference w:type="default" r:id="rId49"/>
          <w:pgSz w:w="11907" w:h="16840"/>
          <w:pgMar w:top="1134" w:right="794" w:bottom="907" w:left="1134" w:header="680" w:footer="680" w:gutter="0"/>
          <w:pgNumType w:start="11"/>
          <w:cols w:space="720"/>
        </w:sectPr>
      </w:pPr>
    </w:p>
    <w:p w14:paraId="70539870" w14:textId="77777777" w:rsidR="00EE1316" w:rsidRPr="00C8370E" w:rsidRDefault="00EE1316" w:rsidP="00EE1316">
      <w:pPr>
        <w:pStyle w:val="21"/>
        <w:spacing w:before="120"/>
        <w:ind w:firstLine="567"/>
        <w:rPr>
          <w:b w:val="0"/>
        </w:rPr>
      </w:pPr>
      <w:r w:rsidRPr="00C8370E">
        <w:rPr>
          <w:b w:val="0"/>
        </w:rPr>
        <w:lastRenderedPageBreak/>
        <w:t>В случае, когда пенсионный договор заключен Вкладчиком в свою пользу,  выкупная сумма равна:</w:t>
      </w:r>
    </w:p>
    <w:p w14:paraId="520BE790" w14:textId="77777777" w:rsidR="00EE1316" w:rsidRPr="00C8370E" w:rsidRDefault="00EE1316" w:rsidP="00EE1316">
      <w:pPr>
        <w:pStyle w:val="21"/>
        <w:spacing w:before="120"/>
        <w:ind w:firstLine="567"/>
        <w:rPr>
          <w:b w:val="0"/>
        </w:rPr>
      </w:pPr>
      <w:r w:rsidRPr="00C8370E">
        <w:rPr>
          <w:bCs/>
          <w:position w:val="-32"/>
        </w:rPr>
        <w:object w:dxaOrig="2700" w:dyaOrig="720" w14:anchorId="30021A57">
          <v:shape id="_x0000_i1044" type="#_x0000_t75" style="width:135pt;height:36pt" o:ole="" fillcolor="window">
            <v:imagedata r:id="rId32" o:title=""/>
          </v:shape>
          <o:OLEObject Type="Embed" ProgID="Equation.3" ShapeID="_x0000_i1044" DrawAspect="Content" ObjectID="_1821961273" r:id="rId50"/>
        </w:object>
      </w:r>
      <w:r w:rsidRPr="00C8370E">
        <w:rPr>
          <w:b w:val="0"/>
        </w:rPr>
        <w:t>,</w:t>
      </w:r>
    </w:p>
    <w:p w14:paraId="2DBF684A" w14:textId="77777777" w:rsidR="00EE1316" w:rsidRPr="00C8370E" w:rsidRDefault="00EE1316" w:rsidP="00EE1316">
      <w:pPr>
        <w:tabs>
          <w:tab w:val="num" w:pos="720"/>
        </w:tabs>
        <w:ind w:firstLine="567"/>
        <w:jc w:val="both"/>
      </w:pPr>
      <w:r w:rsidRPr="00C8370E">
        <w:tab/>
      </w:r>
    </w:p>
    <w:p w14:paraId="2310A4B8" w14:textId="77777777" w:rsidR="00EE1316" w:rsidRPr="00C8370E" w:rsidRDefault="00EE1316" w:rsidP="00EE1316">
      <w:pPr>
        <w:tabs>
          <w:tab w:val="num" w:pos="720"/>
        </w:tabs>
        <w:spacing w:before="80"/>
        <w:ind w:firstLine="567"/>
        <w:jc w:val="both"/>
      </w:pPr>
      <w:r w:rsidRPr="00C8370E">
        <w:t xml:space="preserve">где: </w:t>
      </w:r>
      <w:r w:rsidRPr="00C8370E">
        <w:rPr>
          <w:position w:val="-14"/>
        </w:rPr>
        <w:object w:dxaOrig="320" w:dyaOrig="380" w14:anchorId="5BB95658">
          <v:shape id="_x0000_i1045" type="#_x0000_t75" style="width:16pt;height:19pt" o:ole="" fillcolor="window">
            <v:imagedata r:id="rId20" o:title=""/>
          </v:shape>
          <o:OLEObject Type="Embed" ProgID="Equation.3" ShapeID="_x0000_i1045" DrawAspect="Content" ObjectID="_1821961274" r:id="rId51"/>
        </w:object>
      </w:r>
      <w:r w:rsidRPr="00C8370E">
        <w:tab/>
        <w:t>- величина пенсионных взносов Вкладчика – физического лица, уплаченных в Фонд на момент расчета выкупной суммы;</w:t>
      </w:r>
    </w:p>
    <w:p w14:paraId="508BE568" w14:textId="77777777" w:rsidR="00EE1316" w:rsidRPr="00C8370E" w:rsidRDefault="00EE1316" w:rsidP="00EE1316">
      <w:pPr>
        <w:tabs>
          <w:tab w:val="num" w:pos="720"/>
        </w:tabs>
        <w:spacing w:before="80"/>
        <w:ind w:firstLine="567"/>
        <w:jc w:val="both"/>
      </w:pPr>
      <w:r w:rsidRPr="00C8370E">
        <w:rPr>
          <w:position w:val="-14"/>
        </w:rPr>
        <w:object w:dxaOrig="260" w:dyaOrig="380" w14:anchorId="70324688">
          <v:shape id="_x0000_i1046" type="#_x0000_t75" style="width:13pt;height:19pt" o:ole="">
            <v:imagedata r:id="rId24" o:title=""/>
          </v:shape>
          <o:OLEObject Type="Embed" ProgID="Equation.3" ShapeID="_x0000_i1046" DrawAspect="Content" ObjectID="_1821961275" r:id="rId52"/>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21ECBA53" w14:textId="77777777" w:rsidR="00EE1316" w:rsidRPr="00C8370E" w:rsidRDefault="00EE1316" w:rsidP="00EE1316">
      <w:pPr>
        <w:tabs>
          <w:tab w:val="num" w:pos="720"/>
        </w:tabs>
        <w:ind w:firstLine="567"/>
        <w:jc w:val="both"/>
        <w:rPr>
          <w:i/>
        </w:rPr>
      </w:pPr>
      <w:r w:rsidRPr="00C8370E">
        <w:rPr>
          <w:i/>
          <w:position w:val="-10"/>
          <w:lang w:val="en-US"/>
        </w:rPr>
        <w:object w:dxaOrig="240" w:dyaOrig="320" w14:anchorId="53C8C412">
          <v:shape id="_x0000_i1047" type="#_x0000_t75" style="width:12pt;height:16pt" o:ole="">
            <v:imagedata r:id="rId36" o:title=""/>
          </v:shape>
          <o:OLEObject Type="Embed" ProgID="Equation.3" ShapeID="_x0000_i1047" DrawAspect="Content" ObjectID="_1821961276" r:id="rId53"/>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11B4B914" w14:textId="77777777" w:rsidR="00EE1316" w:rsidRPr="00C8370E" w:rsidRDefault="00EE1316" w:rsidP="00EE1316">
      <w:pPr>
        <w:spacing w:before="80"/>
        <w:ind w:firstLine="567"/>
        <w:rPr>
          <w:sz w:val="28"/>
        </w:rPr>
      </w:pPr>
      <w:r w:rsidRPr="00C8370E">
        <w:rPr>
          <w:position w:val="-6"/>
        </w:rPr>
        <w:object w:dxaOrig="260" w:dyaOrig="279" w14:anchorId="5816B955">
          <v:shape id="_x0000_i1048" type="#_x0000_t75" style="width:13pt;height:14pt" o:ole="" fillcolor="window">
            <v:imagedata r:id="rId30" o:title=""/>
          </v:shape>
          <o:OLEObject Type="Embed" ProgID="Equation.3" ShapeID="_x0000_i1048" DrawAspect="Content" ObjectID="_1821961277" r:id="rId54"/>
        </w:object>
      </w:r>
      <w:r w:rsidRPr="00C8370E">
        <w:tab/>
        <w:t xml:space="preserve">- величина расходов, связанных с расторжением договора. </w:t>
      </w:r>
    </w:p>
    <w:p w14:paraId="5D2CED36" w14:textId="77777777" w:rsidR="000300E7" w:rsidRPr="00C8370E" w:rsidRDefault="000300E7" w:rsidP="00487AA2">
      <w:pPr>
        <w:pStyle w:val="21"/>
        <w:spacing w:before="80"/>
        <w:ind w:firstLine="567"/>
        <w:rPr>
          <w:szCs w:val="24"/>
        </w:rPr>
      </w:pPr>
    </w:p>
    <w:p w14:paraId="1F950C42" w14:textId="77777777" w:rsidR="00E00FD9" w:rsidRPr="00C8370E" w:rsidRDefault="00954CE5" w:rsidP="00E00FD9">
      <w:pPr>
        <w:tabs>
          <w:tab w:val="num" w:pos="720"/>
        </w:tabs>
        <w:ind w:firstLine="567"/>
        <w:jc w:val="both"/>
      </w:pPr>
      <w:r w:rsidRPr="00C8370E">
        <w:t>В случае расторжении пенсионного договора</w:t>
      </w:r>
      <w:r w:rsidR="00EE1316" w:rsidRPr="00C8370E">
        <w:t xml:space="preserve"> Участником</w:t>
      </w:r>
      <w:r w:rsidRPr="00C8370E">
        <w:t xml:space="preserve"> в период пенсионных выплат или выплате выкупной суммы правопреемникам в случае смерти или признания умершим по решению суда Участника, размер выкупной суммы равен:</w:t>
      </w:r>
    </w:p>
    <w:p w14:paraId="3403F913" w14:textId="77777777" w:rsidR="00954CE5" w:rsidRPr="00C8370E" w:rsidRDefault="00954CE5" w:rsidP="00954CE5">
      <w:pPr>
        <w:pStyle w:val="21"/>
        <w:spacing w:before="120" w:after="120"/>
        <w:ind w:firstLine="567"/>
        <w:rPr>
          <w:bCs/>
        </w:rPr>
      </w:pPr>
      <w:r w:rsidRPr="00C8370E">
        <w:rPr>
          <w:bCs/>
        </w:rPr>
        <w:tab/>
      </w:r>
      <w:r w:rsidR="00EE1316" w:rsidRPr="00C8370E">
        <w:rPr>
          <w:bCs/>
          <w:position w:val="-32"/>
        </w:rPr>
        <w:object w:dxaOrig="3340" w:dyaOrig="720" w14:anchorId="7AD0E710">
          <v:shape id="_x0000_i1049" type="#_x0000_t75" style="width:167pt;height:36pt" o:ole="" fillcolor="window">
            <v:imagedata r:id="rId55" o:title=""/>
          </v:shape>
          <o:OLEObject Type="Embed" ProgID="Equation.3" ShapeID="_x0000_i1049" DrawAspect="Content" ObjectID="_1821961278" r:id="rId56"/>
        </w:object>
      </w:r>
      <w:r w:rsidRPr="00C8370E">
        <w:rPr>
          <w:bCs/>
        </w:rPr>
        <w:t>,</w:t>
      </w:r>
    </w:p>
    <w:p w14:paraId="1777111E" w14:textId="77777777" w:rsidR="000C4803" w:rsidRPr="00C8370E" w:rsidRDefault="000C4803" w:rsidP="000C4803">
      <w:pPr>
        <w:pStyle w:val="21"/>
        <w:ind w:firstLine="567"/>
        <w:rPr>
          <w:b w:val="0"/>
        </w:rPr>
      </w:pPr>
      <w:r w:rsidRPr="00C8370E">
        <w:rPr>
          <w:b w:val="0"/>
        </w:rPr>
        <w:t xml:space="preserve">где: </w:t>
      </w:r>
      <w:r w:rsidRPr="00C8370E">
        <w:rPr>
          <w:b w:val="0"/>
          <w:position w:val="-14"/>
        </w:rPr>
        <w:object w:dxaOrig="320" w:dyaOrig="380" w14:anchorId="3B3D5450">
          <v:shape id="_x0000_i1050" type="#_x0000_t75" style="width:16pt;height:19pt" o:ole="" fillcolor="window">
            <v:imagedata r:id="rId20" o:title=""/>
          </v:shape>
          <o:OLEObject Type="Embed" ProgID="Equation.3" ShapeID="_x0000_i1050" DrawAspect="Content" ObjectID="_1821961279" r:id="rId57"/>
        </w:object>
      </w:r>
      <w:r w:rsidRPr="00C8370E">
        <w:rPr>
          <w:b w:val="0"/>
        </w:rPr>
        <w:tab/>
        <w:t>- величина пенсионных взносов Вкладчика, уплаченных в Фонд на момент расчета выкупной суммы;</w:t>
      </w:r>
    </w:p>
    <w:p w14:paraId="4DD85CC0" w14:textId="77777777" w:rsidR="000C4803" w:rsidRPr="00C8370E" w:rsidRDefault="000C4803" w:rsidP="000C4803">
      <w:pPr>
        <w:tabs>
          <w:tab w:val="num" w:pos="720"/>
        </w:tabs>
        <w:ind w:firstLine="567"/>
        <w:jc w:val="both"/>
      </w:pPr>
      <w:r w:rsidRPr="00C8370E">
        <w:rPr>
          <w:position w:val="-14"/>
        </w:rPr>
        <w:object w:dxaOrig="260" w:dyaOrig="380" w14:anchorId="3AD85283">
          <v:shape id="_x0000_i1051" type="#_x0000_t75" style="width:13pt;height:19pt" o:ole="">
            <v:imagedata r:id="rId24" o:title=""/>
          </v:shape>
          <o:OLEObject Type="Embed" ProgID="Equation.3" ShapeID="_x0000_i1051" DrawAspect="Content" ObjectID="_1821961280" r:id="rId58"/>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006B1C14" w14:textId="77777777" w:rsidR="00EE1316" w:rsidRPr="00C8370E" w:rsidRDefault="00EE1316" w:rsidP="00EE1316">
      <w:pPr>
        <w:tabs>
          <w:tab w:val="num" w:pos="720"/>
        </w:tabs>
        <w:ind w:firstLine="567"/>
        <w:jc w:val="both"/>
        <w:rPr>
          <w:i/>
        </w:rPr>
      </w:pPr>
      <w:r w:rsidRPr="00C8370E">
        <w:rPr>
          <w:i/>
          <w:position w:val="-10"/>
          <w:lang w:val="en-US"/>
        </w:rPr>
        <w:object w:dxaOrig="240" w:dyaOrig="320" w14:anchorId="17E23014">
          <v:shape id="_x0000_i1052" type="#_x0000_t75" style="width:12pt;height:16pt" o:ole="">
            <v:imagedata r:id="rId36" o:title=""/>
          </v:shape>
          <o:OLEObject Type="Embed" ProgID="Equation.3" ShapeID="_x0000_i1052" DrawAspect="Content" ObjectID="_1821961281" r:id="rId59"/>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2820D514" w14:textId="77777777" w:rsidR="00EE5D0A" w:rsidRPr="00C8370E" w:rsidRDefault="00EE5D0A" w:rsidP="00EE5D0A">
      <w:pPr>
        <w:tabs>
          <w:tab w:val="num" w:pos="720"/>
        </w:tabs>
        <w:ind w:firstLine="567"/>
        <w:jc w:val="both"/>
      </w:pPr>
      <w:r w:rsidRPr="00C8370E">
        <w:rPr>
          <w:position w:val="-12"/>
        </w:rPr>
        <w:object w:dxaOrig="300" w:dyaOrig="360" w14:anchorId="5B5B237D">
          <v:shape id="_x0000_i1053" type="#_x0000_t75" style="width:15pt;height:18pt" o:ole="">
            <v:imagedata r:id="rId60" o:title=""/>
          </v:shape>
          <o:OLEObject Type="Embed" ProgID="Equation.3" ShapeID="_x0000_i1053" DrawAspect="Content" ObjectID="_1821961282" r:id="rId61"/>
        </w:object>
      </w:r>
      <w:r w:rsidRPr="00C8370E">
        <w:t xml:space="preserve"> - сумма пенсионных выплат, полученная Участником (пенсионером);    </w:t>
      </w:r>
    </w:p>
    <w:p w14:paraId="0E9B2162" w14:textId="77777777" w:rsidR="00EE5D0A" w:rsidRPr="00C8370E" w:rsidRDefault="00EE5D0A" w:rsidP="00EE5D0A">
      <w:pPr>
        <w:tabs>
          <w:tab w:val="num" w:pos="720"/>
          <w:tab w:val="num" w:pos="1080"/>
        </w:tabs>
        <w:ind w:firstLine="567"/>
        <w:jc w:val="both"/>
      </w:pPr>
      <w:r w:rsidRPr="00C8370E">
        <w:rPr>
          <w:position w:val="-6"/>
        </w:rPr>
        <w:object w:dxaOrig="260" w:dyaOrig="279" w14:anchorId="526D6367">
          <v:shape id="_x0000_i1054" type="#_x0000_t75" style="width:13pt;height:14pt" o:ole="" fillcolor="window">
            <v:imagedata r:id="rId30" o:title=""/>
          </v:shape>
          <o:OLEObject Type="Embed" ProgID="Equation.3" ShapeID="_x0000_i1054" DrawAspect="Content" ObjectID="_1821961283" r:id="rId62"/>
        </w:object>
      </w:r>
      <w:r w:rsidRPr="00C8370E">
        <w:tab/>
        <w:t>- величина расходов, связанных с расторжением договора и переводом</w:t>
      </w:r>
      <w:r w:rsidR="004F239C" w:rsidRPr="00C8370E">
        <w:t xml:space="preserve"> выкупных сумм на счет другого ф</w:t>
      </w:r>
      <w:r w:rsidRPr="00C8370E">
        <w:t>онда, либо на лицевой счет Вкладчика (Участника, правопреемника)</w:t>
      </w:r>
      <w:r w:rsidR="004F239C" w:rsidRPr="00C8370E">
        <w:t xml:space="preserve">, </w:t>
      </w:r>
      <w:r w:rsidRPr="00C8370E">
        <w:t>определяется по фактическим затратам на проведенные о</w:t>
      </w:r>
      <w:r w:rsidR="004F239C" w:rsidRPr="00C8370E">
        <w:t>перации по расторжению договора</w:t>
      </w:r>
      <w:r w:rsidRPr="00C8370E">
        <w:t>.</w:t>
      </w:r>
    </w:p>
    <w:bookmarkEnd w:id="11"/>
    <w:p w14:paraId="705C65A8" w14:textId="77777777" w:rsidR="00EC341D" w:rsidRPr="00C8370E" w:rsidRDefault="0082200C" w:rsidP="00E47462">
      <w:pPr>
        <w:spacing w:before="120"/>
        <w:ind w:firstLine="567"/>
        <w:jc w:val="both"/>
        <w:rPr>
          <w:b/>
        </w:rPr>
      </w:pPr>
      <w:r w:rsidRPr="00C8370E">
        <w:rPr>
          <w:b/>
          <w:u w:val="single"/>
        </w:rPr>
        <w:t>3.6.</w:t>
      </w:r>
      <w:r w:rsidR="005706EF" w:rsidRPr="00C8370E">
        <w:rPr>
          <w:b/>
          <w:u w:val="single"/>
        </w:rPr>
        <w:t xml:space="preserve"> Схема № 3</w:t>
      </w:r>
      <w:r w:rsidR="005706EF" w:rsidRPr="00C8370E">
        <w:rPr>
          <w:b/>
        </w:rPr>
        <w:t xml:space="preserve">.   </w:t>
      </w:r>
      <w:r w:rsidR="00EC341D" w:rsidRPr="00C8370E">
        <w:rPr>
          <w:b/>
        </w:rPr>
        <w:t>С установленными размерами пенсионных взносов. Пенсионные выплаты производятся до полного исчерпания средств на именном пенсионном счете Участника (продол</w:t>
      </w:r>
      <w:r w:rsidR="004F239C" w:rsidRPr="00C8370E">
        <w:rPr>
          <w:b/>
        </w:rPr>
        <w:t>жительностью не менее пяти лет).</w:t>
      </w:r>
    </w:p>
    <w:p w14:paraId="23B4D74E" w14:textId="77777777" w:rsidR="005706EF" w:rsidRPr="00C8370E" w:rsidRDefault="00EC341D" w:rsidP="00657EE1">
      <w:pPr>
        <w:spacing w:before="80"/>
        <w:ind w:firstLine="567"/>
      </w:pPr>
      <w:r w:rsidRPr="00C8370E">
        <w:rPr>
          <w:b/>
        </w:rPr>
        <w:t xml:space="preserve"> </w:t>
      </w:r>
      <w:r w:rsidR="005706EF" w:rsidRPr="00C8370E">
        <w:t>Пенсионная схема № 3</w:t>
      </w:r>
      <w:r w:rsidRPr="00C8370E">
        <w:t xml:space="preserve"> </w:t>
      </w:r>
      <w:r w:rsidR="005706EF" w:rsidRPr="00C8370E">
        <w:t xml:space="preserve"> предназначена для Вкладчиков – юридических и физических лиц.</w:t>
      </w:r>
    </w:p>
    <w:p w14:paraId="6BB4918B" w14:textId="77777777" w:rsidR="005706EF" w:rsidRPr="00C8370E" w:rsidRDefault="0092089F" w:rsidP="00657EE1">
      <w:pPr>
        <w:spacing w:before="80"/>
        <w:ind w:firstLine="567"/>
        <w:jc w:val="both"/>
        <w:rPr>
          <w:b/>
          <w:bCs/>
        </w:rPr>
      </w:pPr>
      <w:r w:rsidRPr="00C8370E">
        <w:rPr>
          <w:b/>
        </w:rPr>
        <w:t xml:space="preserve"> 3.6.1</w:t>
      </w:r>
      <w:r w:rsidR="005706EF" w:rsidRPr="00C8370E">
        <w:rPr>
          <w:b/>
          <w:bCs/>
        </w:rPr>
        <w:t>. Порядок внесения пенсионных взносов</w:t>
      </w:r>
      <w:r w:rsidRPr="00C8370E">
        <w:rPr>
          <w:b/>
          <w:bCs/>
        </w:rPr>
        <w:t xml:space="preserve"> Вкладчиками фонда</w:t>
      </w:r>
      <w:r w:rsidR="005706EF" w:rsidRPr="00C8370E">
        <w:rPr>
          <w:b/>
          <w:bCs/>
        </w:rPr>
        <w:t>, их размеры, периодичность, продолжительность.</w:t>
      </w:r>
    </w:p>
    <w:p w14:paraId="094062E8" w14:textId="77777777" w:rsidR="0092089F" w:rsidRPr="00C8370E" w:rsidRDefault="004F239C" w:rsidP="0092089F">
      <w:pPr>
        <w:pStyle w:val="20"/>
        <w:spacing w:before="40"/>
        <w:ind w:firstLine="567"/>
        <w:rPr>
          <w:b w:val="0"/>
        </w:rPr>
      </w:pPr>
      <w:r w:rsidRPr="00C8370E">
        <w:rPr>
          <w:b w:val="0"/>
        </w:rPr>
        <w:t>Вкладчик вносит в ф</w:t>
      </w:r>
      <w:r w:rsidR="0092089F" w:rsidRPr="00C8370E">
        <w:rPr>
          <w:b w:val="0"/>
        </w:rPr>
        <w:t>онд пенсионные взносы в пользу Участников</w:t>
      </w:r>
      <w:r w:rsidR="00635B7A" w:rsidRPr="00C8370E">
        <w:rPr>
          <w:b w:val="0"/>
        </w:rPr>
        <w:t xml:space="preserve"> </w:t>
      </w:r>
      <w:r w:rsidR="0092089F" w:rsidRPr="00C8370E">
        <w:rPr>
          <w:b w:val="0"/>
        </w:rPr>
        <w:t>(</w:t>
      </w:r>
      <w:r w:rsidR="00635B7A" w:rsidRPr="00C8370E">
        <w:rPr>
          <w:b w:val="0"/>
        </w:rPr>
        <w:t>Участни</w:t>
      </w:r>
      <w:r w:rsidR="0092089F" w:rsidRPr="00C8370E">
        <w:rPr>
          <w:b w:val="0"/>
        </w:rPr>
        <w:t>ка), либо в  свою пользу исключительно денежными средствами, которые могут уплачиваться перечислением на расчет</w:t>
      </w:r>
      <w:r w:rsidRPr="00C8370E">
        <w:rPr>
          <w:b w:val="0"/>
        </w:rPr>
        <w:t>ный счет ф</w:t>
      </w:r>
      <w:r w:rsidR="0092089F" w:rsidRPr="00C8370E">
        <w:rPr>
          <w:b w:val="0"/>
        </w:rPr>
        <w:t>онда, либо по</w:t>
      </w:r>
      <w:r w:rsidRPr="00C8370E">
        <w:rPr>
          <w:b w:val="0"/>
        </w:rPr>
        <w:t>чтовым переводом, либо в кассу ф</w:t>
      </w:r>
      <w:r w:rsidR="0092089F" w:rsidRPr="00C8370E">
        <w:rPr>
          <w:b w:val="0"/>
        </w:rPr>
        <w:t>онда (с учетом действующего законодательства Российской Федерации и правил расчетно-кассовых операций).</w:t>
      </w:r>
    </w:p>
    <w:p w14:paraId="061F16DB" w14:textId="77777777" w:rsidR="0092089F" w:rsidRPr="00C8370E" w:rsidRDefault="0092089F" w:rsidP="0092089F">
      <w:pPr>
        <w:pStyle w:val="31"/>
        <w:spacing w:before="40"/>
        <w:ind w:firstLine="567"/>
      </w:pPr>
      <w:r w:rsidRPr="00C8370E">
        <w:t xml:space="preserve">В пенсионном договоре </w:t>
      </w:r>
      <w:r w:rsidR="00E47462" w:rsidRPr="00C8370E">
        <w:t>устанавливаются</w:t>
      </w:r>
      <w:r w:rsidRPr="00C8370E">
        <w:t xml:space="preserve"> размер, периодичность и порядок внесения пенсионных взносов Вкладчиком.</w:t>
      </w:r>
    </w:p>
    <w:p w14:paraId="71BC885A" w14:textId="77777777" w:rsidR="0092089F" w:rsidRPr="00C8370E" w:rsidRDefault="0092089F" w:rsidP="0092089F">
      <w:pPr>
        <w:pStyle w:val="20"/>
        <w:spacing w:before="40"/>
        <w:ind w:firstLine="567"/>
        <w:rPr>
          <w:b w:val="0"/>
        </w:rPr>
      </w:pPr>
      <w:r w:rsidRPr="00C8370E">
        <w:rPr>
          <w:b w:val="0"/>
        </w:rPr>
        <w:lastRenderedPageBreak/>
        <w:t>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пожизненной пенсии в размере не менее минимальной негосударственной пенсии.</w:t>
      </w:r>
    </w:p>
    <w:p w14:paraId="68C7D8C2" w14:textId="77777777" w:rsidR="0092089F" w:rsidRPr="00C8370E" w:rsidRDefault="0092089F" w:rsidP="0092089F">
      <w:pPr>
        <w:pStyle w:val="20"/>
        <w:spacing w:before="40"/>
        <w:ind w:firstLine="567"/>
      </w:pPr>
      <w:r w:rsidRPr="00C8370E">
        <w:rPr>
          <w:b w:val="0"/>
        </w:rPr>
        <w:t>Расчеты величины взносов производятся в соответствии с разделом 18 п.18.5.3 настоящих Правил.</w:t>
      </w:r>
    </w:p>
    <w:p w14:paraId="55D37240" w14:textId="77777777" w:rsidR="0092089F" w:rsidRPr="00C8370E" w:rsidRDefault="0092089F" w:rsidP="0092089F">
      <w:pPr>
        <w:pStyle w:val="31"/>
        <w:spacing w:before="40"/>
        <w:ind w:firstLine="567"/>
      </w:pPr>
      <w:r w:rsidRPr="00C8370E">
        <w:t>Пенсионные взносы могут вноситься (в соответствии с условиями  пенсионного договора) со следующей периодичностью:</w:t>
      </w:r>
    </w:p>
    <w:p w14:paraId="2BD2F10B" w14:textId="77777777" w:rsidR="0092089F" w:rsidRPr="00C8370E" w:rsidRDefault="0092089F" w:rsidP="00657EE1">
      <w:pPr>
        <w:spacing w:before="40"/>
        <w:ind w:firstLine="567"/>
        <w:jc w:val="both"/>
      </w:pPr>
      <w:r w:rsidRPr="00C8370E">
        <w:t>ежемесячно;</w:t>
      </w:r>
    </w:p>
    <w:p w14:paraId="56760D22" w14:textId="77777777" w:rsidR="0092089F" w:rsidRPr="00C8370E" w:rsidRDefault="0092089F" w:rsidP="00657EE1">
      <w:pPr>
        <w:spacing w:before="40"/>
        <w:ind w:firstLine="567"/>
        <w:jc w:val="both"/>
      </w:pPr>
      <w:r w:rsidRPr="00C8370E">
        <w:t>ежеквартально;</w:t>
      </w:r>
    </w:p>
    <w:p w14:paraId="09E2BEE6" w14:textId="77777777" w:rsidR="0092089F" w:rsidRPr="00C8370E" w:rsidRDefault="0092089F" w:rsidP="00657EE1">
      <w:pPr>
        <w:spacing w:before="40"/>
        <w:ind w:firstLine="567"/>
        <w:jc w:val="both"/>
      </w:pPr>
      <w:r w:rsidRPr="00C8370E">
        <w:t>один раз в шесть месяцев;</w:t>
      </w:r>
    </w:p>
    <w:p w14:paraId="5AC24675" w14:textId="77777777" w:rsidR="0092089F" w:rsidRPr="00C8370E" w:rsidRDefault="00E47462" w:rsidP="00657EE1">
      <w:pPr>
        <w:spacing w:before="40"/>
        <w:ind w:firstLine="567"/>
        <w:jc w:val="both"/>
      </w:pPr>
      <w:r w:rsidRPr="00C8370E">
        <w:t>один раз в двенадцать месяцев</w:t>
      </w:r>
      <w:r w:rsidR="0092089F" w:rsidRPr="00C8370E">
        <w:t>;</w:t>
      </w:r>
    </w:p>
    <w:p w14:paraId="6A15EC97" w14:textId="77777777" w:rsidR="0092089F" w:rsidRPr="00C8370E" w:rsidRDefault="0092089F" w:rsidP="00657EE1">
      <w:pPr>
        <w:spacing w:before="40"/>
        <w:ind w:firstLine="567"/>
        <w:jc w:val="both"/>
      </w:pPr>
      <w:r w:rsidRPr="00C8370E">
        <w:t>единовременно;</w:t>
      </w:r>
    </w:p>
    <w:p w14:paraId="662240E2" w14:textId="77777777" w:rsidR="0092089F" w:rsidRPr="00C8370E" w:rsidRDefault="0092089F" w:rsidP="00657EE1">
      <w:pPr>
        <w:spacing w:before="40"/>
        <w:ind w:firstLine="567"/>
        <w:jc w:val="both"/>
      </w:pPr>
      <w:r w:rsidRPr="00C8370E">
        <w:t>произвольно.</w:t>
      </w:r>
    </w:p>
    <w:p w14:paraId="4B200ABF" w14:textId="77777777" w:rsidR="0092089F" w:rsidRPr="00C8370E" w:rsidRDefault="0092089F" w:rsidP="0092089F">
      <w:pPr>
        <w:pStyle w:val="20"/>
        <w:spacing w:before="40"/>
        <w:ind w:firstLine="567"/>
        <w:rPr>
          <w:b w:val="0"/>
        </w:rPr>
      </w:pPr>
      <w:r w:rsidRPr="00C8370E">
        <w:rPr>
          <w:b w:val="0"/>
        </w:rPr>
        <w:t xml:space="preserve"> В установленных пенсионным договором случаях, Вкладчик имеет право вносить пенсионные взносы, и после назначения негосударственной пенсии Участнику (Участникам).</w:t>
      </w:r>
    </w:p>
    <w:p w14:paraId="274929C3" w14:textId="77777777" w:rsidR="0092089F" w:rsidRPr="00C8370E" w:rsidRDefault="0092089F" w:rsidP="0092089F">
      <w:pPr>
        <w:pStyle w:val="a4"/>
        <w:spacing w:before="40"/>
        <w:ind w:firstLine="567"/>
        <w:rPr>
          <w:b w:val="0"/>
        </w:rPr>
      </w:pPr>
      <w:r w:rsidRPr="00C8370E">
        <w:rPr>
          <w:b w:val="0"/>
        </w:rPr>
        <w:t>Ежегодно по каждому договору проводится актуарное оценивание и определяется размер и периодичность внесения пенсионных взносов на следующий год,</w:t>
      </w:r>
      <w:r w:rsidRPr="00C8370E">
        <w:t xml:space="preserve"> </w:t>
      </w:r>
      <w:r w:rsidRPr="00C8370E">
        <w:rPr>
          <w:b w:val="0"/>
        </w:rPr>
        <w:t xml:space="preserve">обеспечивающих выполнение условий   пенсионного договора. </w:t>
      </w:r>
    </w:p>
    <w:p w14:paraId="3CD3F8A7" w14:textId="77777777" w:rsidR="0092089F" w:rsidRPr="00C8370E" w:rsidRDefault="0092089F" w:rsidP="0092089F">
      <w:pPr>
        <w:pStyle w:val="20"/>
        <w:spacing w:before="40"/>
        <w:ind w:firstLine="567"/>
        <w:rPr>
          <w:b w:val="0"/>
        </w:rPr>
      </w:pPr>
      <w:r w:rsidRPr="00C8370E">
        <w:rPr>
          <w:b w:val="0"/>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2AF6FE34" w14:textId="77777777" w:rsidR="005706EF" w:rsidRPr="00C8370E" w:rsidRDefault="0092089F" w:rsidP="0092089F">
      <w:pPr>
        <w:pStyle w:val="20"/>
        <w:spacing w:before="80"/>
        <w:ind w:firstLine="567"/>
      </w:pPr>
      <w:r w:rsidRPr="00C8370E">
        <w:t xml:space="preserve"> 3</w:t>
      </w:r>
      <w:r w:rsidR="005706EF" w:rsidRPr="00C8370E">
        <w:t>.</w:t>
      </w:r>
      <w:r w:rsidRPr="00C8370E">
        <w:t>6</w:t>
      </w:r>
      <w:r w:rsidR="005706EF" w:rsidRPr="00C8370E">
        <w:t>.</w:t>
      </w:r>
      <w:r w:rsidRPr="00C8370E">
        <w:t>2</w:t>
      </w:r>
      <w:r w:rsidR="005706EF" w:rsidRPr="00C8370E">
        <w:t>. Порядок получения негосударственных пенсий</w:t>
      </w:r>
      <w:r w:rsidRPr="00C8370E">
        <w:t xml:space="preserve"> Участниками фонда</w:t>
      </w:r>
      <w:r w:rsidR="005706EF" w:rsidRPr="00C8370E">
        <w:t>, их размеры, периодичность и продолжительность выплат.</w:t>
      </w:r>
    </w:p>
    <w:p w14:paraId="6082DB11" w14:textId="77777777" w:rsidR="0092089F" w:rsidRPr="00C8370E" w:rsidRDefault="0092089F" w:rsidP="0092089F">
      <w:pPr>
        <w:pStyle w:val="30"/>
        <w:ind w:firstLine="567"/>
      </w:pPr>
      <w:r w:rsidRPr="00C8370E">
        <w:tab/>
        <w:t>В соответствии с  пенсионном договором, заключенным Вкладчиком в пользу Участников</w:t>
      </w:r>
      <w:r w:rsidR="00635B7A" w:rsidRPr="00C8370E">
        <w:t xml:space="preserve"> </w:t>
      </w:r>
      <w:r w:rsidRPr="00C8370E">
        <w:t>(</w:t>
      </w:r>
      <w:r w:rsidR="00635B7A" w:rsidRPr="00C8370E">
        <w:t>Участни</w:t>
      </w:r>
      <w:r w:rsidR="004F239C" w:rsidRPr="00C8370E">
        <w:t>ка), ф</w:t>
      </w:r>
      <w:r w:rsidRPr="00C8370E">
        <w:t>онд назначает и приступает к выплате пенсии при возникновении пенсионных оснований у Участника в соответствии</w:t>
      </w:r>
      <w:r w:rsidRPr="00C8370E">
        <w:rPr>
          <w:b/>
        </w:rPr>
        <w:t xml:space="preserve"> </w:t>
      </w:r>
      <w:r w:rsidRPr="00C8370E">
        <w:t>с пенсионным договором, распорядительным письмом Вкладчика и  заявлением Участника</w:t>
      </w:r>
      <w:r w:rsidRPr="00C8370E">
        <w:rPr>
          <w:i/>
        </w:rPr>
        <w:t>.</w:t>
      </w:r>
      <w:r w:rsidRPr="00C8370E">
        <w:t xml:space="preserve"> Пенсионным договором может быть установлен иной порядок и перечень конкретных документов для оформления и выплаты негосударственной пенсии Участникам. </w:t>
      </w:r>
      <w:r w:rsidRPr="00C8370E">
        <w:tab/>
      </w:r>
    </w:p>
    <w:p w14:paraId="171B14A3" w14:textId="77777777" w:rsidR="0092089F" w:rsidRPr="00C8370E" w:rsidRDefault="0092089F" w:rsidP="0092089F">
      <w:pPr>
        <w:pStyle w:val="30"/>
        <w:ind w:firstLine="567"/>
      </w:pPr>
      <w:r w:rsidRPr="00C8370E">
        <w:t xml:space="preserve">По пенсионному договору с Вкладчиком, заключившим договор в свою пользу, Фонд приступает к оформлению и выплате пенсии при возникновении у него пенсионных оснований в соответствии с его заявлением. </w:t>
      </w:r>
    </w:p>
    <w:p w14:paraId="04F3758E" w14:textId="77777777" w:rsidR="0092089F" w:rsidRPr="00C8370E" w:rsidRDefault="0092089F" w:rsidP="0092089F">
      <w:pPr>
        <w:pStyle w:val="30"/>
        <w:ind w:firstLine="567"/>
      </w:pPr>
      <w:r w:rsidRPr="00C8370E">
        <w:t xml:space="preserve">Участник приобретает право на получение негосударственной пенсии при наступлении пенсионных оснований, установленных </w:t>
      </w:r>
      <w:r w:rsidRPr="00C8370E">
        <w:rPr>
          <w:u w:val="single"/>
        </w:rPr>
        <w:t xml:space="preserve">разделом </w:t>
      </w:r>
      <w:r w:rsidR="00E47462" w:rsidRPr="00C8370E">
        <w:rPr>
          <w:u w:val="single"/>
        </w:rPr>
        <w:t>9</w:t>
      </w:r>
      <w:r w:rsidRPr="00C8370E">
        <w:t xml:space="preserve"> настоящих правил.</w:t>
      </w:r>
    </w:p>
    <w:p w14:paraId="0AF16EE1" w14:textId="77777777" w:rsidR="0092089F" w:rsidRPr="00C8370E" w:rsidRDefault="0092089F" w:rsidP="0092089F">
      <w:pPr>
        <w:pStyle w:val="30"/>
        <w:spacing w:before="80"/>
        <w:ind w:firstLine="567"/>
      </w:pPr>
      <w:r w:rsidRPr="00C8370E">
        <w:t xml:space="preserve">Размер негосударственной пенсии и периодичность выплат устанавливается Участником в момент оформления пенсии. Размер пенсии не может быть ниже  </w:t>
      </w:r>
      <w:r w:rsidRPr="00C8370E">
        <w:rPr>
          <w:u w:val="single"/>
        </w:rPr>
        <w:t>минимальной негосударственной пенсии</w:t>
      </w:r>
      <w:r w:rsidRPr="00C8370E">
        <w:t>.</w:t>
      </w:r>
    </w:p>
    <w:p w14:paraId="6B375A3E" w14:textId="77777777" w:rsidR="0092089F" w:rsidRPr="00C8370E" w:rsidRDefault="0092089F" w:rsidP="0092089F">
      <w:pPr>
        <w:pStyle w:val="30"/>
        <w:spacing w:before="80"/>
        <w:ind w:firstLine="567"/>
      </w:pPr>
      <w:r w:rsidRPr="00C8370E">
        <w:t xml:space="preserve">Продолжительность выплат определяется на основании актуарных расчетов в соответствии с п. 18.4.3 настоящих Правил, исходя из величины современной стоимости пенсионных обязательств, учтенных на именном пенсионном счете Участника. Продолжительность выплат не может быть меньше </w:t>
      </w:r>
      <w:r w:rsidRPr="00C8370E">
        <w:rPr>
          <w:u w:val="single"/>
        </w:rPr>
        <w:t>пяти</w:t>
      </w:r>
      <w:r w:rsidRPr="00C8370E">
        <w:t xml:space="preserve"> лет.</w:t>
      </w:r>
    </w:p>
    <w:p w14:paraId="458DF8AE" w14:textId="77777777" w:rsidR="0092089F" w:rsidRPr="00C8370E" w:rsidRDefault="0092089F" w:rsidP="0092089F">
      <w:pPr>
        <w:pStyle w:val="30"/>
        <w:spacing w:before="40"/>
        <w:ind w:firstLine="567"/>
      </w:pPr>
      <w:r w:rsidRPr="00C8370E">
        <w:t xml:space="preserve"> Единовременная выплата пенсионных резервов, обеспечивающих выплаты пенсий Участнику, не допускается.</w:t>
      </w:r>
    </w:p>
    <w:p w14:paraId="728A044C" w14:textId="77777777" w:rsidR="0092089F" w:rsidRPr="00C8370E" w:rsidRDefault="0092089F" w:rsidP="0092089F">
      <w:pPr>
        <w:pStyle w:val="30"/>
        <w:ind w:firstLine="567"/>
      </w:pPr>
      <w:r w:rsidRPr="00C8370E">
        <w:t xml:space="preserve"> 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33D3D6B0" w14:textId="77777777" w:rsidR="0092089F" w:rsidRPr="00C8370E" w:rsidRDefault="0092089F" w:rsidP="0092089F">
      <w:pPr>
        <w:ind w:firstLine="567"/>
        <w:jc w:val="both"/>
      </w:pPr>
      <w:r w:rsidRPr="00C8370E">
        <w:t xml:space="preserve"> Периодичность выплат негосударственных пенсий, устанавливается в пенсионном договоре и может быть:</w:t>
      </w:r>
    </w:p>
    <w:p w14:paraId="60DFFA2C" w14:textId="77777777" w:rsidR="0092089F" w:rsidRPr="00C8370E" w:rsidRDefault="0092089F" w:rsidP="0092089F">
      <w:pPr>
        <w:pStyle w:val="30"/>
        <w:ind w:firstLine="567"/>
      </w:pPr>
      <w:r w:rsidRPr="00C8370E">
        <w:lastRenderedPageBreak/>
        <w:t>ежемесячной;</w:t>
      </w:r>
    </w:p>
    <w:p w14:paraId="0B8D5AD4" w14:textId="77777777" w:rsidR="0092089F" w:rsidRPr="00C8370E" w:rsidRDefault="0092089F" w:rsidP="0092089F">
      <w:pPr>
        <w:pStyle w:val="30"/>
        <w:ind w:firstLine="567"/>
      </w:pPr>
      <w:r w:rsidRPr="00C8370E">
        <w:t>ежеквартальной;</w:t>
      </w:r>
    </w:p>
    <w:p w14:paraId="48E23F9F" w14:textId="77777777" w:rsidR="0092089F" w:rsidRPr="00C8370E" w:rsidRDefault="0092089F" w:rsidP="0092089F">
      <w:pPr>
        <w:pStyle w:val="30"/>
        <w:ind w:firstLine="567"/>
      </w:pPr>
      <w:r w:rsidRPr="00C8370E">
        <w:t>один раз в шесть месяцев;</w:t>
      </w:r>
    </w:p>
    <w:p w14:paraId="2AAF90FA" w14:textId="77777777" w:rsidR="0092089F" w:rsidRPr="00C8370E" w:rsidRDefault="0092089F" w:rsidP="0092089F">
      <w:pPr>
        <w:pStyle w:val="30"/>
        <w:ind w:firstLine="567"/>
      </w:pPr>
      <w:r w:rsidRPr="00C8370E">
        <w:t>один раз в двенадцать месяцев.</w:t>
      </w:r>
    </w:p>
    <w:p w14:paraId="2C5994F9" w14:textId="77777777" w:rsidR="0092089F" w:rsidRPr="00C8370E" w:rsidRDefault="0092089F" w:rsidP="0092089F">
      <w:pPr>
        <w:pStyle w:val="30"/>
        <w:ind w:firstLine="567"/>
      </w:pPr>
      <w:r w:rsidRPr="00C8370E">
        <w:t xml:space="preserve">Порядок и условия назначения и выплаты негосударственной пенсии изложены в </w:t>
      </w:r>
      <w:r w:rsidRPr="00C8370E">
        <w:rPr>
          <w:u w:val="single"/>
        </w:rPr>
        <w:t>разделе 1</w:t>
      </w:r>
      <w:r w:rsidR="00C079BB" w:rsidRPr="00C8370E">
        <w:rPr>
          <w:u w:val="single"/>
        </w:rPr>
        <w:t>0</w:t>
      </w:r>
      <w:r w:rsidRPr="00C8370E">
        <w:t xml:space="preserve"> настоящих правил.</w:t>
      </w:r>
    </w:p>
    <w:p w14:paraId="03B4D93F" w14:textId="77777777" w:rsidR="005706EF" w:rsidRPr="00C8370E" w:rsidRDefault="00565A83" w:rsidP="00565A83">
      <w:pPr>
        <w:spacing w:before="80"/>
        <w:ind w:firstLine="567"/>
        <w:jc w:val="both"/>
        <w:rPr>
          <w:b/>
        </w:rPr>
      </w:pPr>
      <w:r w:rsidRPr="00C8370E">
        <w:rPr>
          <w:b/>
        </w:rPr>
        <w:t>3.6.3.</w:t>
      </w:r>
      <w:r w:rsidR="005706EF" w:rsidRPr="00C8370E">
        <w:rPr>
          <w:b/>
        </w:rPr>
        <w:t xml:space="preserve">  Методика а</w:t>
      </w:r>
      <w:r w:rsidR="002E01F7" w:rsidRPr="00C8370E">
        <w:rPr>
          <w:b/>
        </w:rPr>
        <w:t>ктуарных расчетов обязательств ф</w:t>
      </w:r>
      <w:r w:rsidR="005706EF" w:rsidRPr="00C8370E">
        <w:rPr>
          <w:b/>
        </w:rPr>
        <w:t>онда.</w:t>
      </w:r>
    </w:p>
    <w:p w14:paraId="4BFEEF9F" w14:textId="77777777" w:rsidR="00565A83" w:rsidRPr="00C8370E" w:rsidRDefault="002E01F7" w:rsidP="00565A83">
      <w:pPr>
        <w:pStyle w:val="a5"/>
        <w:spacing w:before="80"/>
        <w:ind w:firstLine="567"/>
        <w:rPr>
          <w:i w:val="0"/>
        </w:rPr>
      </w:pPr>
      <w:r w:rsidRPr="00C8370E">
        <w:rPr>
          <w:i w:val="0"/>
        </w:rPr>
        <w:t>Пенсионные обязательства ф</w:t>
      </w:r>
      <w:r w:rsidR="00565A83" w:rsidRPr="00C8370E">
        <w:rPr>
          <w:i w:val="0"/>
        </w:rPr>
        <w:t>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0E3B8746" w14:textId="77777777" w:rsidR="00565A83" w:rsidRPr="00C8370E" w:rsidRDefault="00565A83" w:rsidP="00565A83">
      <w:pPr>
        <w:pStyle w:val="a5"/>
        <w:spacing w:before="40"/>
        <w:ind w:firstLine="567"/>
        <w:rPr>
          <w:i w:val="0"/>
        </w:rPr>
      </w:pPr>
      <w:r w:rsidRPr="00C8370E">
        <w:rPr>
          <w:i w:val="0"/>
        </w:rPr>
        <w:t>Современная сто</w:t>
      </w:r>
      <w:r w:rsidR="002E01F7" w:rsidRPr="00C8370E">
        <w:rPr>
          <w:i w:val="0"/>
        </w:rPr>
        <w:t>имость пенсионных обязательств ф</w:t>
      </w:r>
      <w:r w:rsidRPr="00C8370E">
        <w:rPr>
          <w:i w:val="0"/>
        </w:rPr>
        <w:t xml:space="preserve">онда по пенсионному договору рассчитывается согласно формулам, приведенных  в разделе 18, пункт 18.3.3. настоящих правил. </w:t>
      </w:r>
    </w:p>
    <w:p w14:paraId="1CC13A1C" w14:textId="77777777" w:rsidR="005706EF" w:rsidRPr="00C8370E" w:rsidRDefault="00EE5D0A" w:rsidP="00D2191F">
      <w:pPr>
        <w:pStyle w:val="20"/>
        <w:spacing w:before="80"/>
        <w:ind w:firstLine="567"/>
      </w:pPr>
      <w:r w:rsidRPr="00C8370E">
        <w:t>3.6.4</w:t>
      </w:r>
      <w:r w:rsidR="005706EF" w:rsidRPr="00C8370E">
        <w:rPr>
          <w:b w:val="0"/>
        </w:rPr>
        <w:t xml:space="preserve">. </w:t>
      </w:r>
      <w:r w:rsidR="005706EF" w:rsidRPr="00C8370E">
        <w:t>Порядок ведения пенсионных счетов</w:t>
      </w:r>
    </w:p>
    <w:p w14:paraId="3BDF080F" w14:textId="77777777" w:rsidR="005706EF" w:rsidRPr="00C8370E" w:rsidRDefault="005706EF" w:rsidP="00D2191F">
      <w:pPr>
        <w:pStyle w:val="20"/>
        <w:spacing w:before="80"/>
        <w:ind w:firstLine="567"/>
        <w:rPr>
          <w:b w:val="0"/>
        </w:rPr>
      </w:pPr>
      <w:r w:rsidRPr="00C8370E">
        <w:rPr>
          <w:b w:val="0"/>
        </w:rPr>
        <w:t>Пенсионная схема может предусматривать как солидарную, так и  именную форму ведения счетов.</w:t>
      </w:r>
    </w:p>
    <w:p w14:paraId="7644F0A7" w14:textId="77777777" w:rsidR="005706EF" w:rsidRPr="00C8370E" w:rsidRDefault="005706EF" w:rsidP="00D2191F">
      <w:pPr>
        <w:pStyle w:val="20"/>
        <w:spacing w:before="80"/>
        <w:ind w:firstLine="567"/>
      </w:pPr>
      <w:r w:rsidRPr="00C8370E">
        <w:rPr>
          <w:b w:val="0"/>
        </w:rPr>
        <w:t>При заключении договора с Вкладчиком в пользу Участников</w:t>
      </w:r>
      <w:r w:rsidRPr="00C8370E">
        <w:t xml:space="preserve"> </w:t>
      </w:r>
      <w:r w:rsidR="002E01F7" w:rsidRPr="00C8370E">
        <w:rPr>
          <w:b w:val="0"/>
        </w:rPr>
        <w:t>в ф</w:t>
      </w:r>
      <w:r w:rsidRPr="00C8370E">
        <w:rPr>
          <w:b w:val="0"/>
        </w:rPr>
        <w:t>онде открываются:</w:t>
      </w:r>
    </w:p>
    <w:p w14:paraId="4DD12244" w14:textId="77777777" w:rsidR="005706EF" w:rsidRPr="00C8370E" w:rsidRDefault="005706EF" w:rsidP="00D2191F">
      <w:pPr>
        <w:pStyle w:val="30"/>
        <w:spacing w:before="80"/>
        <w:ind w:firstLine="567"/>
        <w:rPr>
          <w:u w:val="single"/>
        </w:rPr>
      </w:pPr>
      <w:r w:rsidRPr="00C8370E">
        <w:rPr>
          <w:u w:val="single"/>
        </w:rPr>
        <w:t>При солидарной форме ведения счетов:</w:t>
      </w:r>
    </w:p>
    <w:p w14:paraId="6B1C5E3F" w14:textId="77777777" w:rsidR="002F6C33" w:rsidRPr="00C8370E" w:rsidRDefault="005706EF" w:rsidP="00F60D60">
      <w:pPr>
        <w:pStyle w:val="30"/>
        <w:numPr>
          <w:ilvl w:val="0"/>
          <w:numId w:val="7"/>
        </w:numPr>
        <w:tabs>
          <w:tab w:val="num" w:pos="851"/>
        </w:tabs>
        <w:spacing w:before="80"/>
        <w:ind w:left="0" w:firstLine="567"/>
      </w:pPr>
      <w:r w:rsidRPr="00C8370E">
        <w:t>пенсионный счет Участников</w:t>
      </w:r>
      <w:r w:rsidR="001E3D3F" w:rsidRPr="00C8370E">
        <w:t xml:space="preserve"> (Вкладчика)</w:t>
      </w:r>
      <w:r w:rsidRPr="00C8370E">
        <w:t>,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w:t>
      </w:r>
      <w:r w:rsidR="002E01F7" w:rsidRPr="00C8370E">
        <w:t>ервов, и перевода обязательств ф</w:t>
      </w:r>
      <w:r w:rsidRPr="00C8370E">
        <w:t>онда на именные пенсионные счета Участников;</w:t>
      </w:r>
    </w:p>
    <w:p w14:paraId="3A588508" w14:textId="77777777" w:rsidR="002F6C33" w:rsidRPr="00C8370E" w:rsidRDefault="002F6C33" w:rsidP="00F60D60">
      <w:pPr>
        <w:pStyle w:val="30"/>
        <w:numPr>
          <w:ilvl w:val="0"/>
          <w:numId w:val="7"/>
        </w:numPr>
        <w:tabs>
          <w:tab w:val="num" w:pos="851"/>
        </w:tabs>
        <w:spacing w:before="80"/>
        <w:ind w:left="0" w:firstLine="567"/>
      </w:pPr>
      <w:r w:rsidRPr="00C8370E">
        <w:t>именные пенсионные счета Участников, на которых отражаются современная стоимость пенсионных обязательств, ее изменения в результате начисления дохода, полученного от размещения пенсионных резервов, и выплат пенсий;</w:t>
      </w:r>
    </w:p>
    <w:p w14:paraId="70F45E58" w14:textId="77777777" w:rsidR="005706EF" w:rsidRPr="00C8370E" w:rsidRDefault="005706EF" w:rsidP="00F60D60">
      <w:pPr>
        <w:pStyle w:val="30"/>
        <w:numPr>
          <w:ilvl w:val="0"/>
          <w:numId w:val="7"/>
        </w:numPr>
        <w:tabs>
          <w:tab w:val="num" w:pos="851"/>
        </w:tabs>
        <w:spacing w:before="80"/>
        <w:ind w:left="0" w:firstLine="567"/>
      </w:pPr>
      <w:r w:rsidRPr="00C8370E">
        <w:t>именные пенсионные счета Участников, сохранивших право на негосударственное пенсионное обеспечение после увольнения от Вкладчика.</w:t>
      </w:r>
    </w:p>
    <w:p w14:paraId="69D43906" w14:textId="77777777" w:rsidR="005706EF" w:rsidRPr="00C8370E" w:rsidRDefault="005706EF" w:rsidP="00D2191F">
      <w:pPr>
        <w:pStyle w:val="30"/>
        <w:spacing w:before="80"/>
        <w:ind w:firstLine="567"/>
      </w:pPr>
      <w:r w:rsidRPr="00C8370E">
        <w:t xml:space="preserve">На всех </w:t>
      </w:r>
      <w:r w:rsidR="00E47462" w:rsidRPr="00C8370E">
        <w:t>Участников</w:t>
      </w:r>
      <w:r w:rsidRPr="00C8370E">
        <w:t xml:space="preserve"> Вкладчика ведутся учетные карточки. </w:t>
      </w:r>
    </w:p>
    <w:p w14:paraId="0D9C7A1E" w14:textId="77777777" w:rsidR="005706EF" w:rsidRPr="00C8370E" w:rsidRDefault="005706EF" w:rsidP="00D2191F">
      <w:pPr>
        <w:spacing w:before="80"/>
        <w:ind w:firstLine="567"/>
        <w:jc w:val="both"/>
        <w:rPr>
          <w:u w:val="single"/>
        </w:rPr>
      </w:pPr>
      <w:r w:rsidRPr="00C8370E">
        <w:rPr>
          <w:u w:val="single"/>
        </w:rPr>
        <w:t>При именной  форме ведения счетов:</w:t>
      </w:r>
    </w:p>
    <w:p w14:paraId="470589B2" w14:textId="77777777" w:rsidR="005706EF" w:rsidRPr="00C8370E" w:rsidRDefault="005706EF" w:rsidP="00F60D60">
      <w:pPr>
        <w:pStyle w:val="30"/>
        <w:numPr>
          <w:ilvl w:val="0"/>
          <w:numId w:val="8"/>
        </w:numPr>
        <w:tabs>
          <w:tab w:val="num" w:pos="851"/>
        </w:tabs>
        <w:spacing w:before="80"/>
        <w:ind w:left="0" w:firstLine="567"/>
      </w:pPr>
      <w:r w:rsidRPr="00C8370E">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3A803F5E" w14:textId="77777777" w:rsidR="005706EF" w:rsidRPr="00C8370E" w:rsidRDefault="005706EF" w:rsidP="00D2191F">
      <w:pPr>
        <w:spacing w:before="80"/>
        <w:ind w:firstLine="567"/>
        <w:jc w:val="both"/>
        <w:rPr>
          <w:b/>
          <w:u w:val="single"/>
        </w:rPr>
      </w:pPr>
      <w:r w:rsidRPr="00C8370E">
        <w:tab/>
        <w:t>При заключении Вкладч</w:t>
      </w:r>
      <w:r w:rsidR="002E01F7" w:rsidRPr="00C8370E">
        <w:t>иком договора в свою пользу, в ф</w:t>
      </w:r>
      <w:r w:rsidRPr="00C8370E">
        <w:t xml:space="preserve">онде открывается его именной пенсионный счет, на котором отражается, </w:t>
      </w:r>
      <w:r w:rsidRPr="00C8370E">
        <w:rPr>
          <w:b/>
        </w:rPr>
        <w:t xml:space="preserve"> </w:t>
      </w:r>
      <w:r w:rsidRPr="00C8370E">
        <w:t>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650BBA7C" w14:textId="77777777" w:rsidR="005706EF" w:rsidRPr="00C8370E" w:rsidRDefault="00EE5D0A" w:rsidP="00D2191F">
      <w:pPr>
        <w:pStyle w:val="20"/>
        <w:spacing w:before="80"/>
        <w:ind w:firstLine="567"/>
        <w:rPr>
          <w:b w:val="0"/>
        </w:rPr>
      </w:pPr>
      <w:r w:rsidRPr="00C8370E">
        <w:t>3.6.5.</w:t>
      </w:r>
      <w:r w:rsidR="005706EF" w:rsidRPr="00C8370E">
        <w:t xml:space="preserve"> Условия реализации пенсионной схемы в случае смерти Участника</w:t>
      </w:r>
    </w:p>
    <w:p w14:paraId="0DFE0FE0" w14:textId="77777777" w:rsidR="002B6B85" w:rsidRPr="00C8370E" w:rsidRDefault="002B6B85" w:rsidP="00D2191F">
      <w:pPr>
        <w:pStyle w:val="a4"/>
        <w:spacing w:before="80"/>
        <w:ind w:firstLine="567"/>
        <w:rPr>
          <w:b w:val="0"/>
        </w:rPr>
      </w:pPr>
      <w:r w:rsidRPr="00C8370E">
        <w:rPr>
          <w:b w:val="0"/>
        </w:rPr>
        <w:t xml:space="preserve"> По данной схеме правопреемство (наследование)  допускается как в период</w:t>
      </w:r>
      <w:r w:rsidR="00F40B67" w:rsidRPr="00C8370E">
        <w:rPr>
          <w:b w:val="0"/>
        </w:rPr>
        <w:t xml:space="preserve"> накопления</w:t>
      </w:r>
      <w:r w:rsidRPr="00C8370E">
        <w:rPr>
          <w:b w:val="0"/>
        </w:rPr>
        <w:t>, так и в период пенсионных выплат.</w:t>
      </w:r>
    </w:p>
    <w:p w14:paraId="66B3BC45" w14:textId="77777777" w:rsidR="002B6B85" w:rsidRPr="00C8370E" w:rsidRDefault="002B6B85" w:rsidP="00D2191F">
      <w:pPr>
        <w:pStyle w:val="a4"/>
        <w:spacing w:before="80"/>
        <w:ind w:firstLine="567"/>
        <w:rPr>
          <w:b w:val="0"/>
        </w:rPr>
      </w:pPr>
      <w:r w:rsidRPr="00C8370E">
        <w:rPr>
          <w:b w:val="0"/>
        </w:rPr>
        <w:t>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184A903D" w14:textId="77777777" w:rsidR="002B6B85" w:rsidRPr="00C8370E" w:rsidRDefault="002B6B85" w:rsidP="00D2191F">
      <w:pPr>
        <w:pStyle w:val="a4"/>
        <w:spacing w:before="80"/>
        <w:ind w:firstLine="567"/>
        <w:rPr>
          <w:b w:val="0"/>
        </w:rPr>
      </w:pPr>
      <w:r w:rsidRPr="00C8370E">
        <w:rPr>
          <w:b w:val="0"/>
          <w:u w:val="single"/>
        </w:rPr>
        <w:t xml:space="preserve"> Вкладчик, заключивший пенсионный договор в свою пользу</w:t>
      </w:r>
      <w:r w:rsidRPr="00C8370E">
        <w:rPr>
          <w:b w:val="0"/>
        </w:rPr>
        <w:t>,</w:t>
      </w:r>
      <w:r w:rsidR="002E01F7" w:rsidRPr="00C8370E">
        <w:rPr>
          <w:b w:val="0"/>
        </w:rPr>
        <w:t xml:space="preserve"> вправе указать, в пользу кого ф</w:t>
      </w:r>
      <w:r w:rsidRPr="00C8370E">
        <w:rPr>
          <w:b w:val="0"/>
        </w:rPr>
        <w:t>онд будет исполнять свои обязательства по этому договору в случае его смерти.</w:t>
      </w:r>
    </w:p>
    <w:p w14:paraId="7F8C4095" w14:textId="77777777" w:rsidR="002B6B85" w:rsidRPr="00C8370E" w:rsidRDefault="002B6B85" w:rsidP="00D2191F">
      <w:pPr>
        <w:pStyle w:val="20"/>
        <w:spacing w:before="80"/>
        <w:ind w:firstLine="567"/>
        <w:rPr>
          <w:b w:val="0"/>
        </w:rPr>
      </w:pPr>
      <w:r w:rsidRPr="00C8370E">
        <w:rPr>
          <w:b w:val="0"/>
        </w:rPr>
        <w:t xml:space="preserve">При наличии у правопреемника пенсионных оснований Фонд исполняет свои обязательства по назначению и выплате негосударственной пенсии. Фонд осуществляет </w:t>
      </w:r>
      <w:r w:rsidRPr="00C8370E">
        <w:rPr>
          <w:b w:val="0"/>
        </w:rPr>
        <w:lastRenderedPageBreak/>
        <w:t xml:space="preserve">пенсионные выплаты правопреемнику в пределах величины оставшихся обязательств перед умершим Участником в соответствии с </w:t>
      </w:r>
      <w:r w:rsidRPr="00C8370E">
        <w:rPr>
          <w:b w:val="0"/>
          <w:u w:val="single"/>
        </w:rPr>
        <w:t xml:space="preserve">разделом </w:t>
      </w:r>
      <w:r w:rsidR="00F40B67" w:rsidRPr="00C8370E">
        <w:rPr>
          <w:b w:val="0"/>
          <w:u w:val="single"/>
        </w:rPr>
        <w:t>10</w:t>
      </w:r>
      <w:r w:rsidRPr="00C8370E">
        <w:rPr>
          <w:b w:val="0"/>
        </w:rPr>
        <w:t xml:space="preserve"> настоящих Правил.</w:t>
      </w:r>
    </w:p>
    <w:p w14:paraId="42969ED2" w14:textId="77777777" w:rsidR="002B6B85" w:rsidRPr="00C8370E" w:rsidRDefault="002B6B85" w:rsidP="00D2191F">
      <w:pPr>
        <w:pStyle w:val="20"/>
        <w:spacing w:before="80"/>
        <w:ind w:firstLine="567"/>
        <w:rPr>
          <w:b w:val="0"/>
        </w:rPr>
      </w:pPr>
      <w:r w:rsidRPr="00C8370E">
        <w:rPr>
          <w:b w:val="0"/>
        </w:rPr>
        <w:t>В случае отсутствия у правопреемника пенсионных оснований он вправе реализовать иные права Участника, предусмотренные пенсионным договором.</w:t>
      </w:r>
    </w:p>
    <w:p w14:paraId="2757C086" w14:textId="77777777" w:rsidR="002B6B85" w:rsidRPr="00C8370E" w:rsidRDefault="002B6B85" w:rsidP="00D2191F">
      <w:pPr>
        <w:pStyle w:val="a4"/>
        <w:spacing w:before="80"/>
        <w:ind w:firstLine="567"/>
        <w:rPr>
          <w:b w:val="0"/>
        </w:rPr>
      </w:pPr>
      <w:r w:rsidRPr="00C8370E">
        <w:rPr>
          <w:b w:val="0"/>
          <w:u w:val="single"/>
        </w:rPr>
        <w:t>Вкладчик, заключивший пенсионный договор в пользу Участников</w:t>
      </w:r>
      <w:r w:rsidRPr="00C8370E">
        <w:rPr>
          <w:b w:val="0"/>
        </w:rPr>
        <w:t>,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6C818D2C" w14:textId="77777777" w:rsidR="002B6B85" w:rsidRPr="00C8370E" w:rsidRDefault="002B6B85" w:rsidP="00D2191F">
      <w:pPr>
        <w:pStyle w:val="a4"/>
        <w:spacing w:before="80"/>
        <w:ind w:firstLine="567"/>
        <w:rPr>
          <w:b w:val="0"/>
        </w:rPr>
      </w:pPr>
      <w:r w:rsidRPr="00C8370E">
        <w:rPr>
          <w:b w:val="0"/>
        </w:rPr>
        <w:t xml:space="preserve">Правопреемник становится Участником. Он приобретает право на </w:t>
      </w:r>
      <w:r w:rsidR="00D20AB8" w:rsidRPr="00C8370E">
        <w:rPr>
          <w:b w:val="0"/>
        </w:rPr>
        <w:t>назначение</w:t>
      </w:r>
      <w:r w:rsidRPr="00C8370E">
        <w:rPr>
          <w:b w:val="0"/>
        </w:rPr>
        <w:t xml:space="preserve"> негосударственной пенсии при наступлении у него пенсионных оснований в соответствии с </w:t>
      </w:r>
      <w:r w:rsidRPr="00C8370E">
        <w:rPr>
          <w:b w:val="0"/>
          <w:u w:val="single"/>
        </w:rPr>
        <w:t xml:space="preserve">разделом </w:t>
      </w:r>
      <w:r w:rsidR="00F40B67" w:rsidRPr="00C8370E">
        <w:rPr>
          <w:b w:val="0"/>
          <w:u w:val="single"/>
        </w:rPr>
        <w:t>9</w:t>
      </w:r>
      <w:r w:rsidRPr="00C8370E">
        <w:rPr>
          <w:b w:val="0"/>
        </w:rPr>
        <w:t xml:space="preserve"> настоящих Правил.</w:t>
      </w:r>
    </w:p>
    <w:p w14:paraId="4111CF8A" w14:textId="77777777" w:rsidR="006D7750" w:rsidRPr="00C8370E" w:rsidRDefault="006D7750" w:rsidP="006D7750">
      <w:pPr>
        <w:pStyle w:val="20"/>
        <w:spacing w:before="80"/>
        <w:ind w:firstLine="567"/>
        <w:rPr>
          <w:b w:val="0"/>
        </w:rPr>
      </w:pPr>
      <w:r w:rsidRPr="00C8370E">
        <w:rPr>
          <w:b w:val="0"/>
        </w:rPr>
        <w:t>В случае отсутствия у правопреемника пенсионных оснований он вправе реализовать иные права Участника, предусмотренные пенсионным договором.</w:t>
      </w:r>
    </w:p>
    <w:p w14:paraId="6353B307" w14:textId="77777777" w:rsidR="006D7750" w:rsidRPr="00C8370E" w:rsidRDefault="00AF40C2" w:rsidP="006D7750">
      <w:pPr>
        <w:pStyle w:val="a4"/>
        <w:spacing w:before="80"/>
        <w:ind w:firstLine="567"/>
        <w:rPr>
          <w:b w:val="0"/>
        </w:rPr>
      </w:pPr>
      <w:r w:rsidRPr="00C8370E">
        <w:rPr>
          <w:b w:val="0"/>
        </w:rPr>
        <w:t>Средства пенсионных резервов,</w:t>
      </w:r>
      <w:r w:rsidR="006D7750" w:rsidRPr="00C8370E">
        <w:rPr>
          <w:b w:val="0"/>
        </w:rPr>
        <w:t xml:space="preserve"> невостребованные правопреемником</w:t>
      </w:r>
      <w:r w:rsidRPr="00C8370E">
        <w:rPr>
          <w:b w:val="0"/>
        </w:rPr>
        <w:t xml:space="preserve"> (наследниками) в течение срока исковой давности подлежат зачислению в страховой резерв Фонда. Течение срока исковой давности определяется законодательством Российской Федерации.</w:t>
      </w:r>
    </w:p>
    <w:p w14:paraId="1D0801D7" w14:textId="77777777" w:rsidR="00AF40C2" w:rsidRPr="00C8370E" w:rsidRDefault="00AF40C2" w:rsidP="006D7750">
      <w:pPr>
        <w:pStyle w:val="a4"/>
        <w:spacing w:before="80"/>
        <w:ind w:firstLine="567"/>
        <w:rPr>
          <w:b w:val="0"/>
        </w:rPr>
      </w:pPr>
      <w:r w:rsidRPr="00C8370E">
        <w:rPr>
          <w:b w:val="0"/>
        </w:rPr>
        <w:t>В случае восстановления срока исковой давности на основании решения суда, выкупные суммы правопреемнику (наследникам) выплачиваются за счет средств страхового резерва Фонда.</w:t>
      </w:r>
    </w:p>
    <w:p w14:paraId="573B56F7" w14:textId="77777777" w:rsidR="005706EF" w:rsidRPr="00C8370E" w:rsidRDefault="006D7750" w:rsidP="006D7750">
      <w:pPr>
        <w:pStyle w:val="a4"/>
        <w:spacing w:before="80"/>
        <w:ind w:firstLine="567"/>
        <w:rPr>
          <w:b w:val="0"/>
          <w:sz w:val="28"/>
          <w:u w:val="single"/>
        </w:rPr>
      </w:pPr>
      <w:r w:rsidRPr="00C8370E">
        <w:rPr>
          <w:b w:val="0"/>
        </w:rPr>
        <w:t xml:space="preserve"> </w:t>
      </w:r>
      <w:r w:rsidR="00EE5D0A" w:rsidRPr="00C8370E">
        <w:rPr>
          <w:bCs/>
        </w:rPr>
        <w:t>3.6.6.</w:t>
      </w:r>
      <w:r w:rsidR="005706EF" w:rsidRPr="00C8370E">
        <w:rPr>
          <w:bCs/>
        </w:rPr>
        <w:t xml:space="preserve"> Порядок расчета выкупных сумм.</w:t>
      </w:r>
    </w:p>
    <w:p w14:paraId="1A8434F9" w14:textId="77777777" w:rsidR="00EE1316" w:rsidRPr="00C8370E" w:rsidRDefault="00EE1316" w:rsidP="00EE1316">
      <w:pPr>
        <w:pStyle w:val="21"/>
        <w:spacing w:before="80"/>
        <w:ind w:firstLine="567"/>
        <w:rPr>
          <w:b w:val="0"/>
        </w:rPr>
      </w:pPr>
      <w:r w:rsidRPr="00C8370E">
        <w:rPr>
          <w:b w:val="0"/>
        </w:rPr>
        <w:t>В случае, когда пенсионный договор заключен Вкладчиком в пользу Участника(ов), выкупная сумма равна:</w:t>
      </w:r>
    </w:p>
    <w:p w14:paraId="5CF0F5DE" w14:textId="77777777" w:rsidR="00EE1316" w:rsidRPr="00C8370E" w:rsidRDefault="00EE1316" w:rsidP="00EE1316">
      <w:pPr>
        <w:pStyle w:val="21"/>
        <w:spacing w:before="120" w:after="120"/>
        <w:ind w:firstLine="567"/>
        <w:rPr>
          <w:bCs/>
        </w:rPr>
      </w:pPr>
      <w:r w:rsidRPr="00C8370E">
        <w:rPr>
          <w:bCs/>
        </w:rPr>
        <w:tab/>
      </w:r>
      <w:r w:rsidRPr="00C8370E">
        <w:rPr>
          <w:bCs/>
          <w:position w:val="-32"/>
        </w:rPr>
        <w:object w:dxaOrig="3840" w:dyaOrig="720" w14:anchorId="498B3CF6">
          <v:shape id="_x0000_i1055" type="#_x0000_t75" style="width:192pt;height:36pt" o:ole="" fillcolor="window">
            <v:imagedata r:id="rId40" o:title=""/>
          </v:shape>
          <o:OLEObject Type="Embed" ProgID="Equation.3" ShapeID="_x0000_i1055" DrawAspect="Content" ObjectID="_1821961284" r:id="rId63"/>
        </w:object>
      </w:r>
      <w:r w:rsidRPr="00C8370E">
        <w:rPr>
          <w:bCs/>
        </w:rPr>
        <w:t>,</w:t>
      </w:r>
    </w:p>
    <w:p w14:paraId="23153572" w14:textId="77777777" w:rsidR="00EE1316" w:rsidRPr="00C8370E" w:rsidRDefault="00EE1316" w:rsidP="00EE1316">
      <w:pPr>
        <w:pStyle w:val="21"/>
        <w:ind w:firstLine="567"/>
        <w:rPr>
          <w:b w:val="0"/>
        </w:rPr>
      </w:pPr>
      <w:r w:rsidRPr="00C8370E">
        <w:rPr>
          <w:bCs/>
        </w:rPr>
        <w:t xml:space="preserve"> </w:t>
      </w:r>
      <w:r w:rsidRPr="00C8370E">
        <w:rPr>
          <w:b w:val="0"/>
        </w:rPr>
        <w:t xml:space="preserve">где: </w:t>
      </w:r>
      <w:r w:rsidRPr="00C8370E">
        <w:rPr>
          <w:b w:val="0"/>
          <w:position w:val="-14"/>
        </w:rPr>
        <w:object w:dxaOrig="320" w:dyaOrig="380" w14:anchorId="7DAE7B56">
          <v:shape id="_x0000_i1056" type="#_x0000_t75" style="width:16pt;height:19pt" o:ole="" fillcolor="window">
            <v:imagedata r:id="rId20" o:title=""/>
          </v:shape>
          <o:OLEObject Type="Embed" ProgID="Equation.3" ShapeID="_x0000_i1056" DrawAspect="Content" ObjectID="_1821961285" r:id="rId64"/>
        </w:object>
      </w:r>
      <w:r w:rsidRPr="00C8370E">
        <w:rPr>
          <w:b w:val="0"/>
        </w:rPr>
        <w:tab/>
        <w:t>- величина пенсионных взносов Вкладчика, уплаченных в Фонд на момент расчета выкупной суммы;</w:t>
      </w:r>
    </w:p>
    <w:p w14:paraId="7FB00A30" w14:textId="77777777" w:rsidR="00EE1316" w:rsidRPr="00C8370E" w:rsidRDefault="00EE1316" w:rsidP="00EE1316">
      <w:pPr>
        <w:pStyle w:val="21"/>
        <w:ind w:firstLine="567"/>
        <w:rPr>
          <w:b w:val="0"/>
          <w:i/>
        </w:rPr>
      </w:pPr>
      <w:r w:rsidRPr="00C8370E">
        <w:rPr>
          <w:b w:val="0"/>
          <w:position w:val="-6"/>
        </w:rPr>
        <w:object w:dxaOrig="240" w:dyaOrig="220" w14:anchorId="29BE8782">
          <v:shape id="_x0000_i1057" type="#_x0000_t75" style="width:12pt;height:11pt" o:ole="">
            <v:imagedata r:id="rId22" o:title=""/>
          </v:shape>
          <o:OLEObject Type="Embed" ProgID="Equation.3" ShapeID="_x0000_i1057" DrawAspect="Content" ObjectID="_1821961286" r:id="rId65"/>
        </w:object>
      </w:r>
      <w:r w:rsidRPr="00C8370E">
        <w:rPr>
          <w:b w:val="0"/>
        </w:rPr>
        <w:t xml:space="preserve"> - </w:t>
      </w:r>
      <w:r w:rsidRPr="00C8370E">
        <w:rPr>
          <w:b w:val="0"/>
          <w:i/>
        </w:rPr>
        <w:t xml:space="preserve">возвращаемая доля выкупной стоимости пенсионных взносов на момент расчета </w:t>
      </w:r>
      <w:r w:rsidR="001170BD" w:rsidRPr="00C8370E">
        <w:rPr>
          <w:b w:val="0"/>
          <w:i/>
        </w:rPr>
        <w:t>выкупной суммы,</w:t>
      </w:r>
      <w:r w:rsidRPr="00C8370E">
        <w:rPr>
          <w:b w:val="0"/>
          <w:i/>
        </w:rPr>
        <w:t xml:space="preserve"> устанавливается в соответствии с настоящими Правилами и пенсионным договором</w:t>
      </w:r>
    </w:p>
    <w:p w14:paraId="1F83C0FC" w14:textId="77777777" w:rsidR="00EE1316" w:rsidRPr="00C8370E" w:rsidRDefault="00EE1316" w:rsidP="00EE1316">
      <w:pPr>
        <w:tabs>
          <w:tab w:val="num" w:pos="720"/>
        </w:tabs>
        <w:ind w:firstLine="567"/>
        <w:jc w:val="both"/>
      </w:pPr>
      <w:r w:rsidRPr="00C8370E">
        <w:rPr>
          <w:position w:val="-14"/>
        </w:rPr>
        <w:object w:dxaOrig="260" w:dyaOrig="380" w14:anchorId="0D61440C">
          <v:shape id="_x0000_i1058" type="#_x0000_t75" style="width:13pt;height:19pt" o:ole="">
            <v:imagedata r:id="rId24" o:title=""/>
          </v:shape>
          <o:OLEObject Type="Embed" ProgID="Equation.3" ShapeID="_x0000_i1058" DrawAspect="Content" ObjectID="_1821961287" r:id="rId66"/>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1C8F4C9B" w14:textId="77777777" w:rsidR="00EE1316" w:rsidRPr="00C8370E" w:rsidRDefault="00EE1316" w:rsidP="00EE1316">
      <w:pPr>
        <w:tabs>
          <w:tab w:val="num" w:pos="720"/>
        </w:tabs>
        <w:ind w:firstLine="567"/>
        <w:jc w:val="both"/>
        <w:rPr>
          <w:i/>
        </w:rPr>
      </w:pPr>
      <w:r w:rsidRPr="00C8370E">
        <w:rPr>
          <w:i/>
          <w:position w:val="-10"/>
          <w:lang w:val="en-US"/>
        </w:rPr>
        <w:object w:dxaOrig="240" w:dyaOrig="320" w14:anchorId="677C2E37">
          <v:shape id="_x0000_i1059" type="#_x0000_t75" style="width:12pt;height:16pt" o:ole="">
            <v:imagedata r:id="rId45" o:title=""/>
          </v:shape>
          <o:OLEObject Type="Embed" ProgID="Equation.3" ShapeID="_x0000_i1059" DrawAspect="Content" ObjectID="_1821961288" r:id="rId67"/>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407A8D9B" w14:textId="77777777" w:rsidR="00EE1316" w:rsidRPr="00C8370E" w:rsidRDefault="00EE1316" w:rsidP="00EE1316">
      <w:pPr>
        <w:tabs>
          <w:tab w:val="num" w:pos="720"/>
        </w:tabs>
        <w:ind w:firstLine="567"/>
        <w:jc w:val="both"/>
      </w:pPr>
      <w:r w:rsidRPr="00C8370E">
        <w:rPr>
          <w:position w:val="-12"/>
        </w:rPr>
        <w:object w:dxaOrig="300" w:dyaOrig="360" w14:anchorId="2205D41E">
          <v:shape id="_x0000_i1060" type="#_x0000_t75" style="width:15pt;height:18pt" o:ole="">
            <v:imagedata r:id="rId28" o:title=""/>
          </v:shape>
          <o:OLEObject Type="Embed" ProgID="Equation.3" ShapeID="_x0000_i1060" DrawAspect="Content" ObjectID="_1821961289" r:id="rId68"/>
        </w:object>
      </w:r>
      <w:r w:rsidRPr="00C8370E">
        <w:t xml:space="preserve"> - ве</w:t>
      </w:r>
      <w:r w:rsidR="001170BD" w:rsidRPr="00C8370E">
        <w:t>личина пенсионных обязательств ф</w:t>
      </w:r>
      <w:r w:rsidRPr="00C8370E">
        <w:t xml:space="preserve">онда по выплате негосударственных пенсий Участникам данного  Вкладчика (пенсионерами);    </w:t>
      </w:r>
    </w:p>
    <w:p w14:paraId="38974F19" w14:textId="77777777" w:rsidR="00EE1316" w:rsidRPr="00C8370E" w:rsidRDefault="00EE1316" w:rsidP="00EE1316">
      <w:pPr>
        <w:tabs>
          <w:tab w:val="num" w:pos="720"/>
          <w:tab w:val="num" w:pos="1080"/>
        </w:tabs>
        <w:ind w:firstLine="567"/>
        <w:jc w:val="both"/>
        <w:rPr>
          <w:sz w:val="28"/>
          <w:u w:val="single"/>
        </w:rPr>
      </w:pPr>
      <w:r w:rsidRPr="00C8370E">
        <w:rPr>
          <w:position w:val="-6"/>
        </w:rPr>
        <w:object w:dxaOrig="260" w:dyaOrig="279" w14:anchorId="54A73819">
          <v:shape id="_x0000_i1061" type="#_x0000_t75" style="width:13pt;height:14pt" o:ole="" fillcolor="window">
            <v:imagedata r:id="rId30" o:title=""/>
          </v:shape>
          <o:OLEObject Type="Embed" ProgID="Equation.3" ShapeID="_x0000_i1061" DrawAspect="Content" ObjectID="_1821961290" r:id="rId69"/>
        </w:object>
      </w:r>
      <w:r w:rsidRPr="00C8370E">
        <w:tab/>
        <w:t>- величина расходов, связанных с расторжением договора и переводом</w:t>
      </w:r>
      <w:r w:rsidR="001170BD" w:rsidRPr="00C8370E">
        <w:t xml:space="preserve"> выкупных сумм на счет другого ф</w:t>
      </w:r>
      <w:r w:rsidRPr="00C8370E">
        <w:t>онда (определяется по фактическим затратам на проведенные операции по расторжению договора).</w:t>
      </w:r>
    </w:p>
    <w:p w14:paraId="1FC2391E" w14:textId="77777777" w:rsidR="00635B7A" w:rsidRPr="00C8370E" w:rsidRDefault="00EE1316" w:rsidP="00EE1316">
      <w:pPr>
        <w:pStyle w:val="21"/>
        <w:spacing w:before="120"/>
        <w:ind w:firstLine="567"/>
        <w:rPr>
          <w:b w:val="0"/>
        </w:rPr>
      </w:pPr>
      <w:r w:rsidRPr="00C8370E">
        <w:rPr>
          <w:b w:val="0"/>
        </w:rPr>
        <w:t>В случае, когда пенсионный договор заключен Вкладчиком в свою пользу,  выкупная сумма равна:</w:t>
      </w:r>
    </w:p>
    <w:p w14:paraId="7915EEDD" w14:textId="77777777" w:rsidR="00635B7A" w:rsidRPr="00C8370E" w:rsidRDefault="00F40B67" w:rsidP="00EE1316">
      <w:pPr>
        <w:pStyle w:val="21"/>
        <w:spacing w:before="120"/>
        <w:ind w:firstLine="567"/>
        <w:rPr>
          <w:b w:val="0"/>
        </w:rPr>
        <w:sectPr w:rsidR="00635B7A" w:rsidRPr="00C8370E" w:rsidSect="009F1604">
          <w:footerReference w:type="default" r:id="rId70"/>
          <w:pgSz w:w="11907" w:h="16840"/>
          <w:pgMar w:top="1134" w:right="794" w:bottom="907" w:left="1134" w:header="680" w:footer="680" w:gutter="0"/>
          <w:pgNumType w:start="14"/>
          <w:cols w:space="720"/>
        </w:sectPr>
      </w:pPr>
      <w:r w:rsidRPr="00C8370E">
        <w:rPr>
          <w:bCs/>
          <w:position w:val="-32"/>
        </w:rPr>
        <w:object w:dxaOrig="2700" w:dyaOrig="720" w14:anchorId="2E1FEF93">
          <v:shape id="_x0000_i1062" type="#_x0000_t75" style="width:135pt;height:36pt" o:ole="" fillcolor="window">
            <v:imagedata r:id="rId32" o:title=""/>
          </v:shape>
          <o:OLEObject Type="Embed" ProgID="Equation.3" ShapeID="_x0000_i1062" DrawAspect="Content" ObjectID="_1821961291" r:id="rId71"/>
        </w:object>
      </w:r>
      <w:r w:rsidRPr="00C8370E">
        <w:rPr>
          <w:bCs/>
        </w:rPr>
        <w:t>,</w:t>
      </w:r>
    </w:p>
    <w:p w14:paraId="5979929D" w14:textId="77777777" w:rsidR="00EE1316" w:rsidRPr="00C8370E" w:rsidRDefault="00EE1316" w:rsidP="00EE1316">
      <w:pPr>
        <w:tabs>
          <w:tab w:val="num" w:pos="720"/>
        </w:tabs>
        <w:spacing w:before="80"/>
        <w:ind w:firstLine="567"/>
        <w:jc w:val="both"/>
      </w:pPr>
      <w:r w:rsidRPr="00C8370E">
        <w:lastRenderedPageBreak/>
        <w:t xml:space="preserve">где: </w:t>
      </w:r>
      <w:r w:rsidRPr="00C8370E">
        <w:rPr>
          <w:position w:val="-14"/>
        </w:rPr>
        <w:object w:dxaOrig="320" w:dyaOrig="380" w14:anchorId="1A36A1BD">
          <v:shape id="_x0000_i1063" type="#_x0000_t75" style="width:16pt;height:19pt" o:ole="" fillcolor="window">
            <v:imagedata r:id="rId20" o:title=""/>
          </v:shape>
          <o:OLEObject Type="Embed" ProgID="Equation.3" ShapeID="_x0000_i1063" DrawAspect="Content" ObjectID="_1821961292" r:id="rId72"/>
        </w:object>
      </w:r>
      <w:r w:rsidRPr="00C8370E">
        <w:tab/>
        <w:t xml:space="preserve">- величина пенсионных взносов Вкладчика – </w:t>
      </w:r>
      <w:r w:rsidR="001170BD" w:rsidRPr="00C8370E">
        <w:t>физического лица, уплаченных в ф</w:t>
      </w:r>
      <w:r w:rsidRPr="00C8370E">
        <w:t>онд на момент расчета выкупной суммы;</w:t>
      </w:r>
    </w:p>
    <w:p w14:paraId="27FA7477" w14:textId="77777777" w:rsidR="00EE1316" w:rsidRPr="00C8370E" w:rsidRDefault="00EE1316" w:rsidP="00EE1316">
      <w:pPr>
        <w:tabs>
          <w:tab w:val="num" w:pos="720"/>
        </w:tabs>
        <w:spacing w:before="80"/>
        <w:ind w:firstLine="567"/>
        <w:jc w:val="both"/>
      </w:pPr>
      <w:r w:rsidRPr="00C8370E">
        <w:rPr>
          <w:position w:val="-14"/>
        </w:rPr>
        <w:object w:dxaOrig="260" w:dyaOrig="380" w14:anchorId="3CE78024">
          <v:shape id="_x0000_i1064" type="#_x0000_t75" style="width:13pt;height:19pt" o:ole="">
            <v:imagedata r:id="rId24" o:title=""/>
          </v:shape>
          <o:OLEObject Type="Embed" ProgID="Equation.3" ShapeID="_x0000_i1064" DrawAspect="Content" ObjectID="_1821961293" r:id="rId73"/>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4E52D47E" w14:textId="77777777" w:rsidR="00EE1316" w:rsidRPr="00C8370E" w:rsidRDefault="00EE1316" w:rsidP="00EE1316">
      <w:pPr>
        <w:tabs>
          <w:tab w:val="num" w:pos="720"/>
        </w:tabs>
        <w:ind w:firstLine="567"/>
        <w:jc w:val="both"/>
        <w:rPr>
          <w:i/>
        </w:rPr>
      </w:pPr>
      <w:r w:rsidRPr="00C8370E">
        <w:rPr>
          <w:i/>
          <w:position w:val="-10"/>
          <w:lang w:val="en-US"/>
        </w:rPr>
        <w:object w:dxaOrig="240" w:dyaOrig="320" w14:anchorId="182BAC90">
          <v:shape id="_x0000_i1065" type="#_x0000_t75" style="width:12pt;height:16pt" o:ole="">
            <v:imagedata r:id="rId36" o:title=""/>
          </v:shape>
          <o:OLEObject Type="Embed" ProgID="Equation.3" ShapeID="_x0000_i1065" DrawAspect="Content" ObjectID="_1821961294" r:id="rId74"/>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5AAEC8C1" w14:textId="77777777" w:rsidR="00EE1316" w:rsidRPr="00C8370E" w:rsidRDefault="00EE1316" w:rsidP="00EE1316">
      <w:pPr>
        <w:spacing w:before="80"/>
        <w:ind w:firstLine="567"/>
        <w:rPr>
          <w:sz w:val="28"/>
        </w:rPr>
      </w:pPr>
      <w:r w:rsidRPr="00C8370E">
        <w:rPr>
          <w:position w:val="-6"/>
        </w:rPr>
        <w:object w:dxaOrig="260" w:dyaOrig="279" w14:anchorId="5E87CEBA">
          <v:shape id="_x0000_i1066" type="#_x0000_t75" style="width:13pt;height:14pt" o:ole="" fillcolor="window">
            <v:imagedata r:id="rId30" o:title=""/>
          </v:shape>
          <o:OLEObject Type="Embed" ProgID="Equation.3" ShapeID="_x0000_i1066" DrawAspect="Content" ObjectID="_1821961295" r:id="rId75"/>
        </w:object>
      </w:r>
      <w:r w:rsidRPr="00C8370E">
        <w:tab/>
        <w:t xml:space="preserve">- величина расходов, связанных с расторжением договора. </w:t>
      </w:r>
    </w:p>
    <w:p w14:paraId="7E586BED" w14:textId="77777777" w:rsidR="00EE1316" w:rsidRPr="00C8370E" w:rsidRDefault="00EE1316" w:rsidP="00EE1316">
      <w:pPr>
        <w:pStyle w:val="21"/>
        <w:spacing w:before="80"/>
        <w:ind w:firstLine="567"/>
        <w:rPr>
          <w:szCs w:val="24"/>
        </w:rPr>
      </w:pPr>
    </w:p>
    <w:p w14:paraId="21315ECE" w14:textId="77777777" w:rsidR="00EE1316" w:rsidRPr="00C8370E" w:rsidRDefault="00EE1316" w:rsidP="00EE1316">
      <w:pPr>
        <w:tabs>
          <w:tab w:val="num" w:pos="720"/>
        </w:tabs>
        <w:ind w:firstLine="567"/>
        <w:jc w:val="both"/>
      </w:pPr>
      <w:r w:rsidRPr="00C8370E">
        <w:t>В случае расторжении пенсионного договора Участником в период пенсионных выплат или выплате выкупной суммы правопреемникам в случае смерти или признания умершим по решению суда Участника, размер выкупной суммы равен:</w:t>
      </w:r>
    </w:p>
    <w:p w14:paraId="7E0EDA7A" w14:textId="77777777" w:rsidR="00EE1316" w:rsidRPr="00C8370E" w:rsidRDefault="00EE1316" w:rsidP="00EE1316">
      <w:pPr>
        <w:pStyle w:val="21"/>
        <w:spacing w:before="120" w:after="120"/>
        <w:ind w:firstLine="567"/>
        <w:rPr>
          <w:bCs/>
        </w:rPr>
      </w:pPr>
      <w:r w:rsidRPr="00C8370E">
        <w:rPr>
          <w:bCs/>
        </w:rPr>
        <w:tab/>
      </w:r>
      <w:r w:rsidRPr="00C8370E">
        <w:rPr>
          <w:bCs/>
          <w:position w:val="-32"/>
        </w:rPr>
        <w:object w:dxaOrig="3340" w:dyaOrig="720" w14:anchorId="1B129B2D">
          <v:shape id="_x0000_i1067" type="#_x0000_t75" style="width:167pt;height:36pt" o:ole="" fillcolor="window">
            <v:imagedata r:id="rId55" o:title=""/>
          </v:shape>
          <o:OLEObject Type="Embed" ProgID="Equation.3" ShapeID="_x0000_i1067" DrawAspect="Content" ObjectID="_1821961296" r:id="rId76"/>
        </w:object>
      </w:r>
      <w:r w:rsidRPr="00C8370E">
        <w:rPr>
          <w:bCs/>
        </w:rPr>
        <w:t>,</w:t>
      </w:r>
    </w:p>
    <w:p w14:paraId="1AE06BC4" w14:textId="77777777" w:rsidR="00EE1316" w:rsidRPr="00C8370E" w:rsidRDefault="00EE1316" w:rsidP="00EE1316">
      <w:pPr>
        <w:pStyle w:val="21"/>
        <w:ind w:firstLine="567"/>
        <w:rPr>
          <w:b w:val="0"/>
        </w:rPr>
      </w:pPr>
      <w:r w:rsidRPr="00C8370E">
        <w:rPr>
          <w:b w:val="0"/>
        </w:rPr>
        <w:t xml:space="preserve">где: </w:t>
      </w:r>
      <w:r w:rsidRPr="00C8370E">
        <w:rPr>
          <w:b w:val="0"/>
          <w:position w:val="-14"/>
        </w:rPr>
        <w:object w:dxaOrig="320" w:dyaOrig="380" w14:anchorId="33D7CC83">
          <v:shape id="_x0000_i1068" type="#_x0000_t75" style="width:16pt;height:19pt" o:ole="" fillcolor="window">
            <v:imagedata r:id="rId20" o:title=""/>
          </v:shape>
          <o:OLEObject Type="Embed" ProgID="Equation.3" ShapeID="_x0000_i1068" DrawAspect="Content" ObjectID="_1821961297" r:id="rId77"/>
        </w:object>
      </w:r>
      <w:r w:rsidRPr="00C8370E">
        <w:rPr>
          <w:b w:val="0"/>
        </w:rPr>
        <w:tab/>
        <w:t>- величина пенсионных взносов Вкладчика, уплаченн</w:t>
      </w:r>
      <w:r w:rsidR="001170BD" w:rsidRPr="00C8370E">
        <w:rPr>
          <w:b w:val="0"/>
        </w:rPr>
        <w:t>ых в ф</w:t>
      </w:r>
      <w:r w:rsidRPr="00C8370E">
        <w:rPr>
          <w:b w:val="0"/>
        </w:rPr>
        <w:t>онд на момент расчета выкупной суммы;</w:t>
      </w:r>
    </w:p>
    <w:p w14:paraId="2E92F1FB" w14:textId="77777777" w:rsidR="00EE1316" w:rsidRPr="00C8370E" w:rsidRDefault="00EE1316" w:rsidP="00EE1316">
      <w:pPr>
        <w:tabs>
          <w:tab w:val="num" w:pos="720"/>
        </w:tabs>
        <w:ind w:firstLine="567"/>
        <w:jc w:val="both"/>
      </w:pPr>
      <w:r w:rsidRPr="00C8370E">
        <w:rPr>
          <w:position w:val="-14"/>
        </w:rPr>
        <w:object w:dxaOrig="260" w:dyaOrig="380" w14:anchorId="78CD9C25">
          <v:shape id="_x0000_i1069" type="#_x0000_t75" style="width:13pt;height:19pt" o:ole="">
            <v:imagedata r:id="rId24" o:title=""/>
          </v:shape>
          <o:OLEObject Type="Embed" ProgID="Equation.3" ShapeID="_x0000_i1069" DrawAspect="Content" ObjectID="_1821961298" r:id="rId78"/>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5659F15D" w14:textId="77777777" w:rsidR="00EE1316" w:rsidRPr="00C8370E" w:rsidRDefault="00EE1316" w:rsidP="00EE1316">
      <w:pPr>
        <w:tabs>
          <w:tab w:val="num" w:pos="720"/>
        </w:tabs>
        <w:ind w:firstLine="567"/>
        <w:jc w:val="both"/>
        <w:rPr>
          <w:i/>
        </w:rPr>
      </w:pPr>
      <w:r w:rsidRPr="00C8370E">
        <w:rPr>
          <w:i/>
          <w:position w:val="-10"/>
          <w:lang w:val="en-US"/>
        </w:rPr>
        <w:object w:dxaOrig="240" w:dyaOrig="320" w14:anchorId="02EC407D">
          <v:shape id="_x0000_i1070" type="#_x0000_t75" style="width:12pt;height:16pt" o:ole="">
            <v:imagedata r:id="rId36" o:title=""/>
          </v:shape>
          <o:OLEObject Type="Embed" ProgID="Equation.3" ShapeID="_x0000_i1070" DrawAspect="Content" ObjectID="_1821961299" r:id="rId79"/>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538D6C0E" w14:textId="77777777" w:rsidR="00EE1316" w:rsidRPr="00C8370E" w:rsidRDefault="00EE1316" w:rsidP="00EE1316">
      <w:pPr>
        <w:tabs>
          <w:tab w:val="num" w:pos="720"/>
        </w:tabs>
        <w:ind w:firstLine="567"/>
        <w:jc w:val="both"/>
      </w:pPr>
      <w:r w:rsidRPr="00C8370E">
        <w:rPr>
          <w:position w:val="-12"/>
        </w:rPr>
        <w:object w:dxaOrig="300" w:dyaOrig="360" w14:anchorId="3C72B76E">
          <v:shape id="_x0000_i1071" type="#_x0000_t75" style="width:15pt;height:18pt" o:ole="">
            <v:imagedata r:id="rId60" o:title=""/>
          </v:shape>
          <o:OLEObject Type="Embed" ProgID="Equation.3" ShapeID="_x0000_i1071" DrawAspect="Content" ObjectID="_1821961300" r:id="rId80"/>
        </w:object>
      </w:r>
      <w:r w:rsidRPr="00C8370E">
        <w:t xml:space="preserve"> - сумма пенсионных выплат, полученная Участником (пенсионером);    </w:t>
      </w:r>
    </w:p>
    <w:p w14:paraId="737724CF" w14:textId="77777777" w:rsidR="00EE1316" w:rsidRPr="00C8370E" w:rsidRDefault="00EE1316" w:rsidP="00EE1316">
      <w:pPr>
        <w:tabs>
          <w:tab w:val="num" w:pos="720"/>
          <w:tab w:val="num" w:pos="1080"/>
        </w:tabs>
        <w:ind w:firstLine="567"/>
        <w:jc w:val="both"/>
      </w:pPr>
      <w:r w:rsidRPr="00C8370E">
        <w:rPr>
          <w:position w:val="-6"/>
        </w:rPr>
        <w:object w:dxaOrig="260" w:dyaOrig="279" w14:anchorId="17F3BD66">
          <v:shape id="_x0000_i1072" type="#_x0000_t75" style="width:13pt;height:14pt" o:ole="" fillcolor="window">
            <v:imagedata r:id="rId30" o:title=""/>
          </v:shape>
          <o:OLEObject Type="Embed" ProgID="Equation.3" ShapeID="_x0000_i1072" DrawAspect="Content" ObjectID="_1821961301" r:id="rId81"/>
        </w:object>
      </w:r>
      <w:r w:rsidRPr="00C8370E">
        <w:tab/>
        <w:t>- величина расходов, связанных с расторжением договора и переводом выкупных сумм на счет другого Фонда, либо на лицевой счет Вкладчика (Участника, правопреемника) (определяется по фактическим затратам на проведенные операции по расторжению договора).</w:t>
      </w:r>
    </w:p>
    <w:p w14:paraId="3CCBFD3B" w14:textId="77777777" w:rsidR="00EE1316" w:rsidRPr="00C8370E" w:rsidRDefault="00EE1316" w:rsidP="001E3D3F">
      <w:pPr>
        <w:pStyle w:val="a4"/>
        <w:ind w:firstLine="567"/>
        <w:rPr>
          <w:caps/>
          <w:u w:val="single"/>
        </w:rPr>
      </w:pPr>
    </w:p>
    <w:p w14:paraId="78BE86CA" w14:textId="77777777" w:rsidR="005706EF" w:rsidRPr="00C8370E" w:rsidRDefault="005706EF" w:rsidP="00F40B67">
      <w:pPr>
        <w:pStyle w:val="a4"/>
        <w:ind w:firstLine="567"/>
        <w:jc w:val="center"/>
        <w:rPr>
          <w:caps/>
          <w:u w:val="single"/>
        </w:rPr>
      </w:pPr>
      <w:r w:rsidRPr="00C8370E">
        <w:rPr>
          <w:caps/>
          <w:u w:val="single"/>
        </w:rPr>
        <w:t xml:space="preserve">описание пенсионных схем с </w:t>
      </w:r>
      <w:r w:rsidR="00F40B67" w:rsidRPr="00C8370E">
        <w:rPr>
          <w:caps/>
          <w:u w:val="single"/>
        </w:rPr>
        <w:t xml:space="preserve">установленными размерами пенсионных </w:t>
      </w:r>
      <w:r w:rsidRPr="00C8370E">
        <w:rPr>
          <w:caps/>
          <w:u w:val="single"/>
        </w:rPr>
        <w:t>выплат</w:t>
      </w:r>
    </w:p>
    <w:p w14:paraId="4045E2BA" w14:textId="77777777" w:rsidR="00865296" w:rsidRPr="00C8370E" w:rsidRDefault="006F35D8" w:rsidP="00865296">
      <w:pPr>
        <w:spacing w:before="80"/>
        <w:ind w:firstLine="567"/>
        <w:jc w:val="both"/>
        <w:rPr>
          <w:b/>
        </w:rPr>
      </w:pPr>
      <w:bookmarkStart w:id="12" w:name="_Toc34183951"/>
      <w:r w:rsidRPr="00C8370E">
        <w:rPr>
          <w:b/>
        </w:rPr>
        <w:t>3</w:t>
      </w:r>
      <w:r w:rsidR="005706EF" w:rsidRPr="00C8370E">
        <w:rPr>
          <w:b/>
        </w:rPr>
        <w:t>.</w:t>
      </w:r>
      <w:r w:rsidR="0025530F" w:rsidRPr="00C8370E">
        <w:rPr>
          <w:b/>
        </w:rPr>
        <w:t>7</w:t>
      </w:r>
      <w:r w:rsidR="005706EF" w:rsidRPr="00C8370E">
        <w:rPr>
          <w:b/>
        </w:rPr>
        <w:t xml:space="preserve">. </w:t>
      </w:r>
      <w:r w:rsidR="005706EF" w:rsidRPr="00C8370E">
        <w:rPr>
          <w:b/>
          <w:u w:val="single"/>
        </w:rPr>
        <w:t>Схема № 4.</w:t>
      </w:r>
      <w:r w:rsidR="005706EF" w:rsidRPr="00C8370E">
        <w:t xml:space="preserve">   </w:t>
      </w:r>
      <w:r w:rsidR="00865296" w:rsidRPr="00C8370E">
        <w:rPr>
          <w:b/>
        </w:rPr>
        <w:t>С установленными размерами пенсионных выплат.  Пенсионные выплаты производятся пожизненно</w:t>
      </w:r>
      <w:r w:rsidR="00ED49F6" w:rsidRPr="00C8370E">
        <w:rPr>
          <w:b/>
        </w:rPr>
        <w:t>.</w:t>
      </w:r>
    </w:p>
    <w:bookmarkEnd w:id="12"/>
    <w:p w14:paraId="5417D069" w14:textId="77777777" w:rsidR="0093591B" w:rsidRPr="00C8370E" w:rsidRDefault="005706EF" w:rsidP="0093591B">
      <w:pPr>
        <w:spacing w:before="80"/>
        <w:ind w:firstLine="567"/>
        <w:jc w:val="both"/>
      </w:pPr>
      <w:r w:rsidRPr="00C8370E">
        <w:t>Пенсионная схема № 4 предназначена для Вкладчиков – юридических лиц</w:t>
      </w:r>
      <w:r w:rsidR="0093591B" w:rsidRPr="00C8370E">
        <w:t>.</w:t>
      </w:r>
    </w:p>
    <w:p w14:paraId="30A339FE" w14:textId="77777777" w:rsidR="005706EF" w:rsidRPr="00C8370E" w:rsidRDefault="006F35D8" w:rsidP="0093591B">
      <w:pPr>
        <w:spacing w:before="80"/>
        <w:ind w:firstLine="567"/>
        <w:jc w:val="both"/>
        <w:rPr>
          <w:b/>
        </w:rPr>
      </w:pPr>
      <w:r w:rsidRPr="00C8370E">
        <w:rPr>
          <w:b/>
        </w:rPr>
        <w:t>3</w:t>
      </w:r>
      <w:r w:rsidR="005706EF" w:rsidRPr="00C8370E">
        <w:rPr>
          <w:b/>
        </w:rPr>
        <w:t>.</w:t>
      </w:r>
      <w:r w:rsidR="0025530F" w:rsidRPr="00C8370E">
        <w:rPr>
          <w:b/>
        </w:rPr>
        <w:t>7.1</w:t>
      </w:r>
      <w:r w:rsidR="005706EF" w:rsidRPr="00C8370E">
        <w:rPr>
          <w:b/>
        </w:rPr>
        <w:t xml:space="preserve"> Порядок внесения пенсионных взносов</w:t>
      </w:r>
      <w:r w:rsidR="006072AE" w:rsidRPr="00C8370E">
        <w:rPr>
          <w:b/>
        </w:rPr>
        <w:t xml:space="preserve"> Вкладчиками фонда</w:t>
      </w:r>
      <w:r w:rsidR="005706EF" w:rsidRPr="00C8370E">
        <w:rPr>
          <w:b/>
        </w:rPr>
        <w:t>, их размеры, периодичность, продолжительность.</w:t>
      </w:r>
    </w:p>
    <w:p w14:paraId="00F483B1" w14:textId="77777777" w:rsidR="006072AE" w:rsidRPr="00C8370E" w:rsidRDefault="006072AE" w:rsidP="006072AE">
      <w:pPr>
        <w:pStyle w:val="20"/>
        <w:spacing w:before="40"/>
        <w:ind w:firstLine="567"/>
        <w:rPr>
          <w:b w:val="0"/>
        </w:rPr>
      </w:pPr>
      <w:r w:rsidRPr="00C8370E">
        <w:rPr>
          <w:b w:val="0"/>
        </w:rPr>
        <w:t>Вкладчик вносит в Фонд пенсионные взносы в пользу Участников исключительно денежными средствами, которые могут уплачиваться перечислением на расчетный счет Фонда, либо почтовым переводом, либо в кассу Фонда (с учетом действующего законодательства Российской Федерации и правил расчетно-кассовых операций).</w:t>
      </w:r>
    </w:p>
    <w:p w14:paraId="3F6CDC8A" w14:textId="77777777" w:rsidR="006072AE" w:rsidRPr="00C8370E" w:rsidRDefault="006072AE" w:rsidP="006072AE">
      <w:pPr>
        <w:pStyle w:val="31"/>
        <w:spacing w:before="40"/>
        <w:ind w:firstLine="567"/>
      </w:pPr>
      <w:r w:rsidRPr="00C8370E">
        <w:t xml:space="preserve">В пенсионном договоре </w:t>
      </w:r>
      <w:r w:rsidR="0093591B" w:rsidRPr="00C8370E">
        <w:t>устанавливаются</w:t>
      </w:r>
      <w:r w:rsidRPr="00C8370E">
        <w:t xml:space="preserve"> размер, периодичность и порядок внесения пенсионных взносов Вкладчиком.</w:t>
      </w:r>
    </w:p>
    <w:p w14:paraId="4E557FA9" w14:textId="77777777" w:rsidR="006072AE" w:rsidRPr="00C8370E" w:rsidRDefault="006072AE" w:rsidP="006072AE">
      <w:pPr>
        <w:pStyle w:val="30"/>
        <w:spacing w:before="80"/>
        <w:ind w:firstLine="567"/>
        <w:rPr>
          <w:bCs/>
        </w:rPr>
      </w:pPr>
      <w:r w:rsidRPr="00C8370E">
        <w:rPr>
          <w:bCs/>
        </w:rPr>
        <w:t>Размер, периодичность и продолжительность поступления пенсионных взносов определяются на основе актуарных расчетов и должны обеспечивать пенсионные резервы, которые к моменту выхода работника на пенсию обеспечат выплату пожизненной пенсии в размере установленном Вкладчиком.</w:t>
      </w:r>
    </w:p>
    <w:p w14:paraId="410F606B" w14:textId="77777777" w:rsidR="006072AE" w:rsidRPr="00C8370E" w:rsidRDefault="006072AE" w:rsidP="006072AE">
      <w:pPr>
        <w:pStyle w:val="30"/>
        <w:spacing w:before="80"/>
        <w:ind w:firstLine="567"/>
        <w:rPr>
          <w:u w:val="single"/>
        </w:rPr>
      </w:pPr>
      <w:r w:rsidRPr="00C8370E">
        <w:t xml:space="preserve">Размер пенсии не может быть ниже  </w:t>
      </w:r>
      <w:r w:rsidRPr="00C8370E">
        <w:rPr>
          <w:u w:val="single"/>
        </w:rPr>
        <w:t>минимальной негосударственной пенсии.</w:t>
      </w:r>
    </w:p>
    <w:p w14:paraId="05F2C38A" w14:textId="77777777" w:rsidR="006072AE" w:rsidRPr="00C8370E" w:rsidRDefault="006072AE" w:rsidP="006072AE">
      <w:pPr>
        <w:pStyle w:val="20"/>
        <w:spacing w:before="40"/>
        <w:ind w:firstLine="567"/>
      </w:pPr>
      <w:r w:rsidRPr="00C8370E">
        <w:rPr>
          <w:b w:val="0"/>
        </w:rPr>
        <w:t>Расчеты величины взносов производятся в соответствии с п.18.5.4 настоящих Правил.</w:t>
      </w:r>
    </w:p>
    <w:p w14:paraId="4D44305E" w14:textId="77777777" w:rsidR="006072AE" w:rsidRPr="00C8370E" w:rsidRDefault="006072AE" w:rsidP="006072AE">
      <w:pPr>
        <w:pStyle w:val="31"/>
        <w:spacing w:before="40"/>
        <w:ind w:firstLine="567"/>
      </w:pPr>
      <w:r w:rsidRPr="00C8370E">
        <w:lastRenderedPageBreak/>
        <w:t>Пенсионные взносы могут вноситься (в соответствии с условиями  пенсионного договора) со следующей периодичностью:</w:t>
      </w:r>
    </w:p>
    <w:p w14:paraId="4C005892" w14:textId="77777777" w:rsidR="006072AE" w:rsidRPr="00C8370E" w:rsidRDefault="006072AE" w:rsidP="005975DB">
      <w:pPr>
        <w:spacing w:before="40"/>
        <w:ind w:firstLine="567"/>
        <w:jc w:val="both"/>
      </w:pPr>
      <w:r w:rsidRPr="00C8370E">
        <w:t>ежемесячно;</w:t>
      </w:r>
    </w:p>
    <w:p w14:paraId="4452AB63" w14:textId="77777777" w:rsidR="006072AE" w:rsidRPr="00C8370E" w:rsidRDefault="006072AE" w:rsidP="005975DB">
      <w:pPr>
        <w:spacing w:before="40"/>
        <w:ind w:firstLine="567"/>
        <w:jc w:val="both"/>
      </w:pPr>
      <w:r w:rsidRPr="00C8370E">
        <w:t>ежеквартально;</w:t>
      </w:r>
    </w:p>
    <w:p w14:paraId="3285C058" w14:textId="77777777" w:rsidR="006072AE" w:rsidRPr="00C8370E" w:rsidRDefault="006072AE" w:rsidP="005975DB">
      <w:pPr>
        <w:spacing w:before="40"/>
        <w:ind w:firstLine="567"/>
        <w:jc w:val="both"/>
      </w:pPr>
      <w:r w:rsidRPr="00C8370E">
        <w:t>один раз в шесть месяцев;</w:t>
      </w:r>
    </w:p>
    <w:p w14:paraId="5030BF78" w14:textId="77777777" w:rsidR="006072AE" w:rsidRPr="00C8370E" w:rsidRDefault="0093591B" w:rsidP="005975DB">
      <w:pPr>
        <w:spacing w:before="40"/>
        <w:ind w:firstLine="567"/>
        <w:jc w:val="both"/>
      </w:pPr>
      <w:r w:rsidRPr="00C8370E">
        <w:t>один раз в двенадцать месяцев</w:t>
      </w:r>
      <w:r w:rsidR="006072AE" w:rsidRPr="00C8370E">
        <w:t>;</w:t>
      </w:r>
    </w:p>
    <w:p w14:paraId="792E2DB7" w14:textId="77777777" w:rsidR="006072AE" w:rsidRPr="00C8370E" w:rsidRDefault="006072AE" w:rsidP="005975DB">
      <w:pPr>
        <w:spacing w:before="40"/>
        <w:ind w:firstLine="567"/>
        <w:jc w:val="both"/>
      </w:pPr>
      <w:r w:rsidRPr="00C8370E">
        <w:t>единовременно;</w:t>
      </w:r>
    </w:p>
    <w:p w14:paraId="7B9CBE7D" w14:textId="77777777" w:rsidR="006072AE" w:rsidRPr="00C8370E" w:rsidRDefault="006072AE" w:rsidP="005975DB">
      <w:pPr>
        <w:spacing w:before="40"/>
        <w:ind w:firstLine="567"/>
        <w:jc w:val="both"/>
      </w:pPr>
      <w:r w:rsidRPr="00C8370E">
        <w:t>произвольно.</w:t>
      </w:r>
    </w:p>
    <w:p w14:paraId="4744A8BC" w14:textId="77777777" w:rsidR="0025530F" w:rsidRPr="00C8370E" w:rsidRDefault="0025530F" w:rsidP="0025530F">
      <w:pPr>
        <w:pStyle w:val="20"/>
        <w:spacing w:before="80"/>
        <w:ind w:firstLine="567"/>
        <w:rPr>
          <w:b w:val="0"/>
        </w:rPr>
      </w:pPr>
      <w:r w:rsidRPr="00C8370E">
        <w:rPr>
          <w:b w:val="0"/>
        </w:rPr>
        <w:t>Выбранные Вкладчиком порядок и условия уплаты пенсионных взносов отражаются в пенсионном договоре.</w:t>
      </w:r>
    </w:p>
    <w:p w14:paraId="300A20B8" w14:textId="77777777" w:rsidR="006072AE" w:rsidRPr="00C8370E" w:rsidRDefault="006072AE" w:rsidP="006072AE">
      <w:pPr>
        <w:pStyle w:val="20"/>
        <w:spacing w:before="40"/>
        <w:ind w:firstLine="567"/>
        <w:rPr>
          <w:b w:val="0"/>
        </w:rPr>
      </w:pPr>
      <w:r w:rsidRPr="00C8370E">
        <w:rPr>
          <w:b w:val="0"/>
        </w:rPr>
        <w:t>В установленных пенсионным дого</w:t>
      </w:r>
      <w:r w:rsidR="001170BD" w:rsidRPr="00C8370E">
        <w:rPr>
          <w:b w:val="0"/>
        </w:rPr>
        <w:t>вором случаях</w:t>
      </w:r>
      <w:r w:rsidRPr="00C8370E">
        <w:rPr>
          <w:b w:val="0"/>
        </w:rPr>
        <w:t xml:space="preserve"> Вкладчик имеет </w:t>
      </w:r>
      <w:r w:rsidR="001170BD" w:rsidRPr="00C8370E">
        <w:rPr>
          <w:b w:val="0"/>
        </w:rPr>
        <w:t>право вносить пенсионные взносы</w:t>
      </w:r>
      <w:r w:rsidRPr="00C8370E">
        <w:rPr>
          <w:b w:val="0"/>
        </w:rPr>
        <w:t xml:space="preserve"> и после назначения негосударственной пенсии Участнику (Участникам).</w:t>
      </w:r>
    </w:p>
    <w:p w14:paraId="0F960651" w14:textId="77777777" w:rsidR="006072AE" w:rsidRPr="00C8370E" w:rsidRDefault="006072AE" w:rsidP="006072AE">
      <w:pPr>
        <w:pStyle w:val="a4"/>
        <w:spacing w:before="40"/>
        <w:ind w:firstLine="567"/>
        <w:rPr>
          <w:b w:val="0"/>
        </w:rPr>
      </w:pPr>
      <w:r w:rsidRPr="00C8370E">
        <w:rPr>
          <w:b w:val="0"/>
        </w:rPr>
        <w:t>Ежегодно по каждому договору проводится актуарное оценивание и определяется размер и периодичность внесения пенсионных взносов на следующий год,</w:t>
      </w:r>
      <w:r w:rsidRPr="00C8370E">
        <w:t xml:space="preserve"> </w:t>
      </w:r>
      <w:r w:rsidRPr="00C8370E">
        <w:rPr>
          <w:b w:val="0"/>
        </w:rPr>
        <w:t xml:space="preserve">обеспечивающих выполнение условий   пенсионного договора. По результатам актуарных расчетов сторонами пенсионного договора утверждается </w:t>
      </w:r>
      <w:r w:rsidR="0025530F" w:rsidRPr="00C8370E">
        <w:rPr>
          <w:b w:val="0"/>
        </w:rPr>
        <w:t xml:space="preserve">ежегодный план </w:t>
      </w:r>
      <w:r w:rsidRPr="00C8370E">
        <w:rPr>
          <w:b w:val="0"/>
        </w:rPr>
        <w:t xml:space="preserve">внесения </w:t>
      </w:r>
      <w:r w:rsidR="0025530F" w:rsidRPr="00C8370E">
        <w:rPr>
          <w:b w:val="0"/>
        </w:rPr>
        <w:t>пенсионных взносов.</w:t>
      </w:r>
    </w:p>
    <w:p w14:paraId="097D123E" w14:textId="77777777" w:rsidR="006072AE" w:rsidRPr="00C8370E" w:rsidRDefault="006072AE" w:rsidP="006072AE">
      <w:pPr>
        <w:pStyle w:val="20"/>
        <w:spacing w:before="40"/>
        <w:ind w:firstLine="567"/>
        <w:rPr>
          <w:b w:val="0"/>
        </w:rPr>
      </w:pPr>
      <w:r w:rsidRPr="00C8370E">
        <w:rPr>
          <w:b w:val="0"/>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1E318C92" w14:textId="77777777" w:rsidR="001328D2" w:rsidRPr="00C8370E" w:rsidRDefault="001328D2" w:rsidP="001E3D3F">
      <w:pPr>
        <w:spacing w:before="80"/>
        <w:ind w:firstLine="567"/>
        <w:jc w:val="both"/>
        <w:rPr>
          <w:szCs w:val="24"/>
        </w:rPr>
      </w:pPr>
      <w:r w:rsidRPr="00C8370E">
        <w:rPr>
          <w:szCs w:val="24"/>
        </w:rPr>
        <w:t>Если средств, находящихся на пенсионном счете Участников, сформированных за счет пенсионных взносов данного Вкладчика, и дохода от их размещения</w:t>
      </w:r>
      <w:r w:rsidR="001170BD" w:rsidRPr="00C8370E">
        <w:rPr>
          <w:szCs w:val="24"/>
        </w:rPr>
        <w:t>,</w:t>
      </w:r>
      <w:r w:rsidRPr="00C8370E">
        <w:rPr>
          <w:szCs w:val="24"/>
        </w:rPr>
        <w:t xml:space="preserve"> недостаточно для выполнения обязатель</w:t>
      </w:r>
      <w:r w:rsidR="00FE72A4" w:rsidRPr="00C8370E">
        <w:rPr>
          <w:szCs w:val="24"/>
        </w:rPr>
        <w:t xml:space="preserve">ств по выплате </w:t>
      </w:r>
      <w:r w:rsidR="001170BD" w:rsidRPr="00C8370E">
        <w:rPr>
          <w:szCs w:val="24"/>
        </w:rPr>
        <w:t>пенсии</w:t>
      </w:r>
      <w:r w:rsidRPr="00C8370E">
        <w:rPr>
          <w:szCs w:val="24"/>
        </w:rPr>
        <w:t xml:space="preserve"> в назначенном данному</w:t>
      </w:r>
      <w:r w:rsidR="001170BD" w:rsidRPr="00C8370E">
        <w:rPr>
          <w:szCs w:val="24"/>
        </w:rPr>
        <w:t xml:space="preserve"> Участнику (Участникам) размере ф</w:t>
      </w:r>
      <w:r w:rsidRPr="00C8370E">
        <w:rPr>
          <w:szCs w:val="24"/>
        </w:rPr>
        <w:t>онд, в течение одного дня со дня проведения расчета, письменно сообщает Вкладчику о несоответствии назначенного размера пенсии финансовому сос</w:t>
      </w:r>
      <w:r w:rsidR="00FE72A4" w:rsidRPr="00C8370E">
        <w:rPr>
          <w:szCs w:val="24"/>
        </w:rPr>
        <w:t xml:space="preserve">тоянию </w:t>
      </w:r>
      <w:r w:rsidRPr="00C8370E">
        <w:rPr>
          <w:szCs w:val="24"/>
        </w:rPr>
        <w:t>пенсионного с</w:t>
      </w:r>
      <w:r w:rsidR="00FE72A4" w:rsidRPr="00C8370E">
        <w:rPr>
          <w:szCs w:val="24"/>
        </w:rPr>
        <w:t xml:space="preserve">чета. Выплата </w:t>
      </w:r>
      <w:r w:rsidRPr="00C8370E">
        <w:rPr>
          <w:szCs w:val="24"/>
        </w:rPr>
        <w:t>пенсии данному Участнику (Участникам) может начаться только после перечисления Вкладчиком недостающей суммы пенсионных взносов.</w:t>
      </w:r>
    </w:p>
    <w:p w14:paraId="6DEA91C8" w14:textId="77777777" w:rsidR="005706EF" w:rsidRPr="00C8370E" w:rsidRDefault="0025530F" w:rsidP="00EE1316">
      <w:pPr>
        <w:pStyle w:val="20"/>
        <w:spacing w:before="80"/>
        <w:ind w:firstLine="567"/>
      </w:pPr>
      <w:r w:rsidRPr="00C8370E">
        <w:t xml:space="preserve"> </w:t>
      </w:r>
      <w:r w:rsidR="006F35D8" w:rsidRPr="00C8370E">
        <w:t>3</w:t>
      </w:r>
      <w:r w:rsidR="005706EF" w:rsidRPr="00C8370E">
        <w:t>.</w:t>
      </w:r>
      <w:r w:rsidRPr="00C8370E">
        <w:t>7.2.</w:t>
      </w:r>
      <w:r w:rsidR="005706EF" w:rsidRPr="00C8370E">
        <w:t xml:space="preserve"> Порядок получения негосударственных пенсий</w:t>
      </w:r>
      <w:r w:rsidRPr="00C8370E">
        <w:t xml:space="preserve"> Участниками фонда</w:t>
      </w:r>
      <w:r w:rsidR="005706EF" w:rsidRPr="00C8370E">
        <w:t>, их размеры, периодичность и продолжительность выплат.</w:t>
      </w:r>
    </w:p>
    <w:p w14:paraId="5AE79034" w14:textId="77777777" w:rsidR="005706EF" w:rsidRPr="00C8370E" w:rsidRDefault="005706EF" w:rsidP="001E3D3F">
      <w:pPr>
        <w:pStyle w:val="30"/>
        <w:spacing w:before="80"/>
        <w:ind w:firstLine="567"/>
        <w:rPr>
          <w:u w:val="single"/>
        </w:rPr>
      </w:pPr>
      <w:r w:rsidRPr="00C8370E">
        <w:t xml:space="preserve">Размер негосударственной пенсии определяется на основании порядка расчета, установленного Вкладчиком и отраженного в пенсионном договоре. Размер пенсии не может быть ниже  </w:t>
      </w:r>
      <w:r w:rsidRPr="00C8370E">
        <w:rPr>
          <w:u w:val="single"/>
        </w:rPr>
        <w:t>минимальной негосударственной пенсии.</w:t>
      </w:r>
    </w:p>
    <w:p w14:paraId="0094001F" w14:textId="77777777" w:rsidR="005706EF" w:rsidRPr="00C8370E" w:rsidRDefault="005706EF" w:rsidP="001E3D3F">
      <w:pPr>
        <w:pStyle w:val="30"/>
        <w:spacing w:before="80"/>
        <w:ind w:firstLine="567"/>
      </w:pPr>
      <w:r w:rsidRPr="00C8370E">
        <w:t xml:space="preserve">Участник приобретает право на получение негосударственной пенсии при наступлении пенсионных оснований, установленных </w:t>
      </w:r>
      <w:r w:rsidRPr="00C8370E">
        <w:rPr>
          <w:u w:val="single"/>
        </w:rPr>
        <w:t xml:space="preserve">разделом </w:t>
      </w:r>
      <w:r w:rsidR="00D40846" w:rsidRPr="00C8370E">
        <w:rPr>
          <w:u w:val="single"/>
        </w:rPr>
        <w:t>9</w:t>
      </w:r>
      <w:r w:rsidRPr="00C8370E">
        <w:t xml:space="preserve"> настоящих правил.</w:t>
      </w:r>
    </w:p>
    <w:p w14:paraId="48D567F3" w14:textId="77777777" w:rsidR="005706EF" w:rsidRPr="00C8370E" w:rsidRDefault="005706EF" w:rsidP="001E3D3F">
      <w:pPr>
        <w:pStyle w:val="30"/>
        <w:spacing w:before="80"/>
        <w:ind w:firstLine="567"/>
      </w:pPr>
      <w:r w:rsidRPr="00C8370E">
        <w:t>Выплата пожизненной негосударственн</w:t>
      </w:r>
      <w:r w:rsidR="001170BD" w:rsidRPr="00C8370E">
        <w:t>ой пенсии производится ф</w:t>
      </w:r>
      <w:r w:rsidR="006F35D8" w:rsidRPr="00C8370E">
        <w:t>ондом со</w:t>
      </w:r>
      <w:r w:rsidRPr="00C8370E">
        <w:t xml:space="preserve"> счета пожизненных пенсий.</w:t>
      </w:r>
    </w:p>
    <w:p w14:paraId="3E01A215" w14:textId="77777777" w:rsidR="005F33EE" w:rsidRPr="00C8370E" w:rsidRDefault="005706EF" w:rsidP="001E3D3F">
      <w:pPr>
        <w:spacing w:before="80"/>
        <w:ind w:firstLine="567"/>
        <w:jc w:val="both"/>
        <w:rPr>
          <w:b/>
        </w:rPr>
      </w:pPr>
      <w:r w:rsidRPr="00C8370E">
        <w:rPr>
          <w:b/>
        </w:rPr>
        <w:t xml:space="preserve"> </w:t>
      </w:r>
      <w:r w:rsidRPr="00C8370E">
        <w:t>По пенсионному договору с Вкладчиком, заключивши</w:t>
      </w:r>
      <w:r w:rsidR="001170BD" w:rsidRPr="00C8370E">
        <w:t>м договор в пользу Участников, ф</w:t>
      </w:r>
      <w:r w:rsidRPr="00C8370E">
        <w:t>онд приступает к оформлению и выплате пенсии при возникновении пенсионных оснований у Участника в соответствии</w:t>
      </w:r>
      <w:r w:rsidRPr="00C8370E">
        <w:rPr>
          <w:b/>
        </w:rPr>
        <w:t xml:space="preserve"> </w:t>
      </w:r>
      <w:r w:rsidRPr="00C8370E">
        <w:t>с пенсионным договором, распорядительным письмом Вкладчика и  заявлением Участника</w:t>
      </w:r>
      <w:r w:rsidRPr="00C8370E">
        <w:rPr>
          <w:i/>
        </w:rPr>
        <w:t>.</w:t>
      </w:r>
      <w:r w:rsidR="005F33EE" w:rsidRPr="00C8370E">
        <w:t xml:space="preserve"> Пенсионным договором может быть установлен иной порядок и перечень конкретных документов для оформления и выплаты негосударственной пенсии Участникам.</w:t>
      </w:r>
    </w:p>
    <w:p w14:paraId="5FB3C589" w14:textId="77777777" w:rsidR="005706EF" w:rsidRPr="00C8370E" w:rsidRDefault="005706EF" w:rsidP="001E3D3F">
      <w:pPr>
        <w:pStyle w:val="30"/>
        <w:spacing w:before="80"/>
        <w:ind w:firstLine="567"/>
      </w:pPr>
      <w:r w:rsidRPr="00C8370E">
        <w:tab/>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0EAE04AB" w14:textId="77777777" w:rsidR="006F35D8" w:rsidRPr="00C8370E" w:rsidRDefault="006F35D8" w:rsidP="001E3D3F">
      <w:pPr>
        <w:pStyle w:val="30"/>
        <w:spacing w:before="80"/>
        <w:ind w:firstLine="567"/>
      </w:pPr>
      <w:r w:rsidRPr="00C8370E">
        <w:t>Выплаты негосудар</w:t>
      </w:r>
      <w:r w:rsidR="001170BD" w:rsidRPr="00C8370E">
        <w:t>ственных пенсий осуществляются ф</w:t>
      </w:r>
      <w:r w:rsidRPr="00C8370E">
        <w:t>ондом в денежной форме.</w:t>
      </w:r>
    </w:p>
    <w:p w14:paraId="44F5DD2D" w14:textId="77777777" w:rsidR="006F35D8" w:rsidRPr="00C8370E" w:rsidRDefault="006F35D8" w:rsidP="006F35D8">
      <w:pPr>
        <w:spacing w:before="40"/>
        <w:ind w:firstLine="567"/>
        <w:jc w:val="both"/>
      </w:pPr>
      <w:r w:rsidRPr="00C8370E">
        <w:t>Периодичность выплат негосударственных пенсий, устанавливается в пенсионном договоре и может быть:</w:t>
      </w:r>
    </w:p>
    <w:p w14:paraId="2732E503" w14:textId="77777777" w:rsidR="006F35D8" w:rsidRPr="00C8370E" w:rsidRDefault="006F35D8" w:rsidP="006F35D8">
      <w:pPr>
        <w:pStyle w:val="30"/>
        <w:ind w:firstLine="567"/>
      </w:pPr>
      <w:r w:rsidRPr="00C8370E">
        <w:t>ежемесячной;</w:t>
      </w:r>
    </w:p>
    <w:p w14:paraId="66885983" w14:textId="77777777" w:rsidR="006F35D8" w:rsidRPr="00C8370E" w:rsidRDefault="006F35D8" w:rsidP="006F35D8">
      <w:pPr>
        <w:pStyle w:val="30"/>
        <w:ind w:firstLine="567"/>
      </w:pPr>
      <w:r w:rsidRPr="00C8370E">
        <w:t>ежеквартальной;</w:t>
      </w:r>
    </w:p>
    <w:p w14:paraId="17DEE3FD" w14:textId="77777777" w:rsidR="006F35D8" w:rsidRPr="00C8370E" w:rsidRDefault="006F35D8" w:rsidP="006F35D8">
      <w:pPr>
        <w:pStyle w:val="30"/>
        <w:ind w:firstLine="567"/>
      </w:pPr>
      <w:r w:rsidRPr="00C8370E">
        <w:lastRenderedPageBreak/>
        <w:t>один раз в шесть месяцев;</w:t>
      </w:r>
    </w:p>
    <w:p w14:paraId="5CDD1BE1" w14:textId="77777777" w:rsidR="006F35D8" w:rsidRPr="00C8370E" w:rsidRDefault="006F35D8" w:rsidP="006F35D8">
      <w:pPr>
        <w:pStyle w:val="30"/>
        <w:ind w:firstLine="567"/>
      </w:pPr>
      <w:r w:rsidRPr="00C8370E">
        <w:t>один раз в двенадцать месяцев.</w:t>
      </w:r>
    </w:p>
    <w:p w14:paraId="29835EB5" w14:textId="77777777" w:rsidR="006F35D8" w:rsidRPr="00C8370E" w:rsidRDefault="006F35D8" w:rsidP="006F35D8">
      <w:pPr>
        <w:pStyle w:val="30"/>
        <w:spacing w:before="80"/>
        <w:ind w:firstLine="567"/>
      </w:pPr>
      <w:r w:rsidRPr="00C8370E">
        <w:t xml:space="preserve">Порядок, условия назначения и выплаты негосударственной пенсии изложены в </w:t>
      </w:r>
      <w:r w:rsidRPr="00C8370E">
        <w:rPr>
          <w:u w:val="single"/>
        </w:rPr>
        <w:t>разделе 1</w:t>
      </w:r>
      <w:r w:rsidR="00C079BB" w:rsidRPr="00C8370E">
        <w:rPr>
          <w:u w:val="single"/>
        </w:rPr>
        <w:t>0</w:t>
      </w:r>
      <w:r w:rsidRPr="00C8370E">
        <w:t xml:space="preserve"> настоящих правил.</w:t>
      </w:r>
    </w:p>
    <w:p w14:paraId="2FD502AC" w14:textId="77777777" w:rsidR="005706EF" w:rsidRPr="00C8370E" w:rsidRDefault="006F35D8" w:rsidP="006F35D8">
      <w:pPr>
        <w:pStyle w:val="30"/>
        <w:spacing w:before="80"/>
        <w:ind w:firstLine="567"/>
        <w:rPr>
          <w:b/>
        </w:rPr>
      </w:pPr>
      <w:r w:rsidRPr="00C8370E">
        <w:rPr>
          <w:b/>
        </w:rPr>
        <w:t>3.7.3</w:t>
      </w:r>
      <w:r w:rsidR="005706EF" w:rsidRPr="00C8370E">
        <w:rPr>
          <w:b/>
        </w:rPr>
        <w:t>. Методика актуарных расчетов обязательств Фонда.</w:t>
      </w:r>
    </w:p>
    <w:p w14:paraId="19D44DD0" w14:textId="77777777" w:rsidR="006F35D8" w:rsidRPr="00C8370E" w:rsidRDefault="006F35D8" w:rsidP="006F35D8">
      <w:pPr>
        <w:pStyle w:val="a5"/>
        <w:spacing w:before="80"/>
        <w:ind w:firstLine="567"/>
        <w:rPr>
          <w:i w:val="0"/>
        </w:rPr>
      </w:pPr>
      <w:r w:rsidRPr="00C8370E">
        <w:rPr>
          <w:i w:val="0"/>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00B9E96D" w14:textId="77777777" w:rsidR="006F35D8" w:rsidRPr="00C8370E" w:rsidRDefault="006F35D8" w:rsidP="006F35D8">
      <w:pPr>
        <w:pStyle w:val="a5"/>
        <w:spacing w:before="40"/>
        <w:ind w:firstLine="567"/>
        <w:rPr>
          <w:i w:val="0"/>
        </w:rPr>
      </w:pPr>
      <w:r w:rsidRPr="00C8370E">
        <w:rPr>
          <w:i w:val="0"/>
        </w:rPr>
        <w:t xml:space="preserve">Современная стоимость пенсионных обязательств Фонда по пенсионному договору рассчитывается согласно формулам, приведенных  в разделе 18, пункт 18.3.4. настоящих правил. </w:t>
      </w:r>
    </w:p>
    <w:p w14:paraId="773CAB4C" w14:textId="77777777" w:rsidR="005706EF" w:rsidRPr="00C8370E" w:rsidRDefault="00EA4974" w:rsidP="001E3D3F">
      <w:pPr>
        <w:pStyle w:val="20"/>
        <w:spacing w:before="80"/>
        <w:ind w:firstLine="567"/>
      </w:pPr>
      <w:r w:rsidRPr="00C8370E">
        <w:rPr>
          <w:bCs/>
        </w:rPr>
        <w:t>3.7.4.</w:t>
      </w:r>
      <w:r w:rsidR="005706EF" w:rsidRPr="00C8370E">
        <w:rPr>
          <w:b w:val="0"/>
        </w:rPr>
        <w:t xml:space="preserve"> </w:t>
      </w:r>
      <w:r w:rsidR="005706EF" w:rsidRPr="00C8370E">
        <w:t>Порядок ведения пенсионных счетов</w:t>
      </w:r>
      <w:r w:rsidR="00ED49F6" w:rsidRPr="00C8370E">
        <w:t>.</w:t>
      </w:r>
    </w:p>
    <w:p w14:paraId="6D84855C" w14:textId="77777777" w:rsidR="005975DB" w:rsidRPr="00C8370E" w:rsidRDefault="00461137" w:rsidP="00461137">
      <w:pPr>
        <w:pStyle w:val="20"/>
        <w:numPr>
          <w:ins w:id="13" w:author="НПФЭ" w:date="2000-02-25T10:53:00Z"/>
        </w:numPr>
        <w:spacing w:before="80"/>
        <w:ind w:firstLine="567"/>
        <w:rPr>
          <w:b w:val="0"/>
        </w:rPr>
      </w:pPr>
      <w:r w:rsidRPr="00C8370E">
        <w:rPr>
          <w:b w:val="0"/>
        </w:rPr>
        <w:t>Пенсионная схема предусматривает как солидарную, так и именную форму ведения пенсионных счетов.</w:t>
      </w:r>
    </w:p>
    <w:p w14:paraId="0FFCFE74" w14:textId="77777777" w:rsidR="005975DB" w:rsidRPr="00C8370E" w:rsidRDefault="005975DB" w:rsidP="005975DB">
      <w:pPr>
        <w:pStyle w:val="20"/>
        <w:spacing w:before="80"/>
        <w:ind w:firstLine="567"/>
      </w:pPr>
      <w:r w:rsidRPr="00C8370E">
        <w:rPr>
          <w:b w:val="0"/>
        </w:rPr>
        <w:t>При заключении договора с Вкладчиком в пользу Участников</w:t>
      </w:r>
      <w:r w:rsidRPr="00C8370E">
        <w:t xml:space="preserve"> </w:t>
      </w:r>
      <w:r w:rsidRPr="00C8370E">
        <w:rPr>
          <w:b w:val="0"/>
        </w:rPr>
        <w:t xml:space="preserve">в </w:t>
      </w:r>
      <w:r w:rsidR="00B45066" w:rsidRPr="00C8370E">
        <w:rPr>
          <w:b w:val="0"/>
        </w:rPr>
        <w:t>ф</w:t>
      </w:r>
      <w:r w:rsidRPr="00C8370E">
        <w:rPr>
          <w:b w:val="0"/>
        </w:rPr>
        <w:t>онде открываются:</w:t>
      </w:r>
    </w:p>
    <w:p w14:paraId="77BA6E7F" w14:textId="77777777" w:rsidR="005975DB" w:rsidRPr="00C8370E" w:rsidRDefault="005975DB" w:rsidP="005975DB">
      <w:pPr>
        <w:pStyle w:val="30"/>
        <w:spacing w:before="80"/>
        <w:ind w:firstLine="567"/>
        <w:rPr>
          <w:u w:val="single"/>
        </w:rPr>
      </w:pPr>
      <w:r w:rsidRPr="00C8370E">
        <w:rPr>
          <w:u w:val="single"/>
        </w:rPr>
        <w:t>При солидарной форме ведения счетов:</w:t>
      </w:r>
    </w:p>
    <w:p w14:paraId="462DED7B" w14:textId="77777777" w:rsidR="005975DB" w:rsidRPr="00C8370E" w:rsidRDefault="005975DB" w:rsidP="00F60D60">
      <w:pPr>
        <w:pStyle w:val="30"/>
        <w:numPr>
          <w:ilvl w:val="0"/>
          <w:numId w:val="5"/>
        </w:numPr>
        <w:tabs>
          <w:tab w:val="clear" w:pos="2100"/>
          <w:tab w:val="num" w:pos="851"/>
        </w:tabs>
        <w:spacing w:before="80"/>
        <w:ind w:left="0" w:firstLine="567"/>
      </w:pPr>
      <w:r w:rsidRPr="00C8370E">
        <w:t>пенсионный счет Участников (Вкладчика),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6AFC5E86" w14:textId="77777777" w:rsidR="005975DB" w:rsidRPr="00C8370E" w:rsidRDefault="005975DB" w:rsidP="00F60D60">
      <w:pPr>
        <w:pStyle w:val="30"/>
        <w:numPr>
          <w:ilvl w:val="0"/>
          <w:numId w:val="5"/>
        </w:numPr>
        <w:tabs>
          <w:tab w:val="clear" w:pos="2100"/>
          <w:tab w:val="num" w:pos="851"/>
        </w:tabs>
        <w:spacing w:before="80"/>
        <w:ind w:left="0" w:firstLine="567"/>
      </w:pPr>
      <w:r w:rsidRPr="00C8370E">
        <w:t>именные пенсионные счета Участников, получивших право на пенсионные выплаты, на которых отражаются выплаты пенсий;</w:t>
      </w:r>
    </w:p>
    <w:p w14:paraId="6EC32886" w14:textId="77777777" w:rsidR="005975DB" w:rsidRPr="00C8370E" w:rsidRDefault="005975DB" w:rsidP="00F60D60">
      <w:pPr>
        <w:pStyle w:val="30"/>
        <w:numPr>
          <w:ilvl w:val="0"/>
          <w:numId w:val="5"/>
        </w:numPr>
        <w:tabs>
          <w:tab w:val="clear" w:pos="2100"/>
          <w:tab w:val="num" w:pos="851"/>
        </w:tabs>
        <w:spacing w:before="80"/>
        <w:ind w:left="0" w:firstLine="567"/>
      </w:pPr>
      <w:r w:rsidRPr="00C8370E">
        <w:t>именные пенсионные счета Участников, сохранивших право на негосударственное пенсионное обеспечение после увольнения от Вкладчика.</w:t>
      </w:r>
    </w:p>
    <w:p w14:paraId="4FF6819C" w14:textId="77777777" w:rsidR="005975DB" w:rsidRPr="00C8370E" w:rsidRDefault="005975DB" w:rsidP="005975DB">
      <w:pPr>
        <w:pStyle w:val="30"/>
        <w:spacing w:before="80"/>
        <w:ind w:firstLine="567"/>
      </w:pPr>
      <w:r w:rsidRPr="00C8370E">
        <w:t xml:space="preserve">На всех Участников Вкладчика ведутся учетные карточки. </w:t>
      </w:r>
    </w:p>
    <w:p w14:paraId="3ED70AEC" w14:textId="77777777" w:rsidR="005975DB" w:rsidRPr="00C8370E" w:rsidRDefault="005975DB" w:rsidP="005975DB">
      <w:pPr>
        <w:spacing w:before="80"/>
        <w:ind w:firstLine="567"/>
        <w:jc w:val="both"/>
        <w:rPr>
          <w:u w:val="single"/>
        </w:rPr>
      </w:pPr>
      <w:r w:rsidRPr="00C8370E">
        <w:rPr>
          <w:u w:val="single"/>
        </w:rPr>
        <w:t>При именной  форме ведения счетов:</w:t>
      </w:r>
    </w:p>
    <w:p w14:paraId="5ACAE3FD" w14:textId="77777777" w:rsidR="005975DB" w:rsidRPr="00C8370E" w:rsidRDefault="005975DB" w:rsidP="00F60D60">
      <w:pPr>
        <w:pStyle w:val="30"/>
        <w:numPr>
          <w:ilvl w:val="0"/>
          <w:numId w:val="6"/>
        </w:numPr>
        <w:tabs>
          <w:tab w:val="clear" w:pos="2117"/>
          <w:tab w:val="num" w:pos="851"/>
        </w:tabs>
        <w:spacing w:before="80"/>
        <w:ind w:left="0" w:firstLine="567"/>
      </w:pPr>
      <w:r w:rsidRPr="00C8370E">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34993C19" w14:textId="77777777" w:rsidR="005975DB" w:rsidRPr="00C8370E" w:rsidRDefault="005975DB" w:rsidP="005975DB">
      <w:pPr>
        <w:spacing w:before="80"/>
        <w:ind w:firstLine="567"/>
        <w:jc w:val="both"/>
      </w:pPr>
      <w:r w:rsidRPr="00C8370E">
        <w:t xml:space="preserve"> </w:t>
      </w:r>
      <w:r w:rsidR="00B45066" w:rsidRPr="00C8370E">
        <w:t>В ф</w:t>
      </w:r>
      <w:r w:rsidRPr="00C8370E">
        <w:t>онде ведется пенсионный счет пожизненных пенсий, на котором на момент их оформления  отражается современ</w:t>
      </w:r>
      <w:r w:rsidR="00B45066" w:rsidRPr="00C8370E">
        <w:t>ная стоимость обязательств ф</w:t>
      </w:r>
      <w:r w:rsidRPr="00C8370E">
        <w:t>онда   по выплатам этих пенсий, ее  изменения  в результате  пенсионных выплат  и отражения дохода, полученного от размещения пенсионных резервов.</w:t>
      </w:r>
    </w:p>
    <w:p w14:paraId="75A36717" w14:textId="77777777" w:rsidR="005706EF" w:rsidRPr="00C8370E" w:rsidRDefault="00461137" w:rsidP="005975DB">
      <w:pPr>
        <w:pStyle w:val="20"/>
        <w:spacing w:before="80"/>
        <w:ind w:firstLine="567"/>
      </w:pPr>
      <w:r w:rsidRPr="00C8370E">
        <w:t xml:space="preserve"> </w:t>
      </w:r>
      <w:r w:rsidR="002D6261" w:rsidRPr="00C8370E">
        <w:t>3</w:t>
      </w:r>
      <w:r w:rsidR="005706EF" w:rsidRPr="00C8370E">
        <w:t>.</w:t>
      </w:r>
      <w:r w:rsidR="002D6261" w:rsidRPr="00C8370E">
        <w:t>7</w:t>
      </w:r>
      <w:r w:rsidR="005706EF" w:rsidRPr="00C8370E">
        <w:t>.</w:t>
      </w:r>
      <w:r w:rsidR="002D6261" w:rsidRPr="00C8370E">
        <w:t>5</w:t>
      </w:r>
      <w:r w:rsidR="005706EF" w:rsidRPr="00C8370E">
        <w:t>. Условия реализации пенсионной схемы в случае смерти Участника</w:t>
      </w:r>
      <w:r w:rsidR="00ED49F6" w:rsidRPr="00C8370E">
        <w:t>.</w:t>
      </w:r>
    </w:p>
    <w:p w14:paraId="18B6DFA9" w14:textId="77777777" w:rsidR="005706EF" w:rsidRPr="00C8370E" w:rsidRDefault="005706EF" w:rsidP="001E3D3F">
      <w:pPr>
        <w:pStyle w:val="a4"/>
        <w:spacing w:before="80"/>
        <w:ind w:firstLine="567"/>
        <w:rPr>
          <w:b w:val="0"/>
        </w:rPr>
      </w:pPr>
      <w:r w:rsidRPr="00C8370E">
        <w:rPr>
          <w:b w:val="0"/>
        </w:rPr>
        <w:t xml:space="preserve">Настоящей схемой реализация права </w:t>
      </w:r>
      <w:r w:rsidR="00BF6ECD" w:rsidRPr="00C8370E">
        <w:rPr>
          <w:b w:val="0"/>
        </w:rPr>
        <w:t>правопреемства (</w:t>
      </w:r>
      <w:r w:rsidRPr="00C8370E">
        <w:rPr>
          <w:b w:val="0"/>
        </w:rPr>
        <w:t>наследования</w:t>
      </w:r>
      <w:r w:rsidR="00BF6ECD" w:rsidRPr="00C8370E">
        <w:rPr>
          <w:b w:val="0"/>
        </w:rPr>
        <w:t>)</w:t>
      </w:r>
      <w:r w:rsidRPr="00C8370E">
        <w:rPr>
          <w:b w:val="0"/>
        </w:rPr>
        <w:t xml:space="preserve"> не предусматривается.</w:t>
      </w:r>
      <w:r w:rsidRPr="00C8370E">
        <w:rPr>
          <w:b w:val="0"/>
        </w:rPr>
        <w:tab/>
      </w:r>
    </w:p>
    <w:p w14:paraId="3AAF0513" w14:textId="77777777" w:rsidR="005706EF" w:rsidRPr="00C8370E" w:rsidRDefault="005706EF" w:rsidP="001E3D3F">
      <w:pPr>
        <w:pStyle w:val="20"/>
        <w:spacing w:before="80"/>
        <w:ind w:firstLine="567"/>
        <w:rPr>
          <w:b w:val="0"/>
        </w:rPr>
      </w:pPr>
      <w:r w:rsidRPr="00C8370E">
        <w:rPr>
          <w:b w:val="0"/>
        </w:rPr>
        <w:t>Средства, высвободившееся в период пенсионных выплат в связи со смертью Участника, направляются на формирование средств резерва пожизненных пенсионных выплат. Резерв пожизненных п</w:t>
      </w:r>
      <w:r w:rsidR="00B45066" w:rsidRPr="00C8370E">
        <w:rPr>
          <w:b w:val="0"/>
        </w:rPr>
        <w:t>енсионных выплат используется ф</w:t>
      </w:r>
      <w:r w:rsidRPr="00C8370E">
        <w:rPr>
          <w:b w:val="0"/>
        </w:rPr>
        <w:t>ондом в целях выплат негосударственных пенсий только Участникам пожизненной пенсионной схемы, исчерпавшим свои пенсионные резервы.</w:t>
      </w:r>
    </w:p>
    <w:p w14:paraId="676289F5" w14:textId="77777777" w:rsidR="005706EF" w:rsidRPr="00C8370E" w:rsidRDefault="00A05513" w:rsidP="001E3D3F">
      <w:pPr>
        <w:pStyle w:val="20"/>
        <w:spacing w:before="80"/>
        <w:ind w:firstLine="567"/>
        <w:rPr>
          <w:b w:val="0"/>
          <w:sz w:val="28"/>
          <w:u w:val="single"/>
        </w:rPr>
      </w:pPr>
      <w:r w:rsidRPr="00C8370E">
        <w:t>3</w:t>
      </w:r>
      <w:r w:rsidR="005706EF" w:rsidRPr="00C8370E">
        <w:t>.</w:t>
      </w:r>
      <w:r w:rsidRPr="00C8370E">
        <w:t>7</w:t>
      </w:r>
      <w:r w:rsidR="005706EF" w:rsidRPr="00C8370E">
        <w:t>.</w:t>
      </w:r>
      <w:r w:rsidRPr="00C8370E">
        <w:t>6</w:t>
      </w:r>
      <w:r w:rsidR="005706EF" w:rsidRPr="00C8370E">
        <w:t>. Порядок расчета выкупных сумм.</w:t>
      </w:r>
    </w:p>
    <w:p w14:paraId="4A5376F6" w14:textId="77777777" w:rsidR="003E346A" w:rsidRPr="00C8370E" w:rsidRDefault="003E346A" w:rsidP="003E346A">
      <w:pPr>
        <w:pStyle w:val="21"/>
        <w:spacing w:before="80"/>
        <w:ind w:firstLine="567"/>
        <w:rPr>
          <w:b w:val="0"/>
        </w:rPr>
      </w:pPr>
      <w:r w:rsidRPr="00C8370E">
        <w:rPr>
          <w:b w:val="0"/>
        </w:rPr>
        <w:t>В случае, когда пенсионный договор заключен Вкладчиком в пользу Участника(ов), выкупная сумма равна:</w:t>
      </w:r>
    </w:p>
    <w:p w14:paraId="7F0797FA" w14:textId="77777777" w:rsidR="005975DB" w:rsidRPr="00C8370E" w:rsidRDefault="003E346A" w:rsidP="003E346A">
      <w:pPr>
        <w:pStyle w:val="21"/>
        <w:spacing w:before="120" w:after="120"/>
        <w:ind w:firstLine="567"/>
        <w:rPr>
          <w:bCs/>
        </w:rPr>
        <w:sectPr w:rsidR="005975DB" w:rsidRPr="00C8370E" w:rsidSect="009F1604">
          <w:footerReference w:type="default" r:id="rId82"/>
          <w:pgSz w:w="11907" w:h="16840"/>
          <w:pgMar w:top="1134" w:right="794" w:bottom="907" w:left="1134" w:header="680" w:footer="680" w:gutter="0"/>
          <w:pgNumType w:start="18"/>
          <w:cols w:space="720"/>
        </w:sectPr>
      </w:pPr>
      <w:r w:rsidRPr="00C8370E">
        <w:rPr>
          <w:bCs/>
        </w:rPr>
        <w:tab/>
      </w:r>
      <w:r w:rsidRPr="00C8370E">
        <w:rPr>
          <w:bCs/>
          <w:position w:val="-32"/>
        </w:rPr>
        <w:object w:dxaOrig="3840" w:dyaOrig="720" w14:anchorId="7CB5B2A4">
          <v:shape id="_x0000_i1073" type="#_x0000_t75" style="width:192pt;height:36pt" o:ole="" fillcolor="window">
            <v:imagedata r:id="rId40" o:title=""/>
          </v:shape>
          <o:OLEObject Type="Embed" ProgID="Equation.3" ShapeID="_x0000_i1073" DrawAspect="Content" ObjectID="_1821961302" r:id="rId83"/>
        </w:object>
      </w:r>
      <w:r w:rsidRPr="00C8370E">
        <w:rPr>
          <w:bCs/>
        </w:rPr>
        <w:t>,</w:t>
      </w:r>
    </w:p>
    <w:p w14:paraId="615E3F24" w14:textId="77777777" w:rsidR="00635B7A" w:rsidRPr="00C8370E" w:rsidRDefault="003E346A" w:rsidP="003E346A">
      <w:pPr>
        <w:pStyle w:val="21"/>
        <w:ind w:firstLine="567"/>
        <w:rPr>
          <w:b w:val="0"/>
        </w:rPr>
      </w:pPr>
      <w:r w:rsidRPr="00C8370E">
        <w:rPr>
          <w:b w:val="0"/>
        </w:rPr>
        <w:lastRenderedPageBreak/>
        <w:t xml:space="preserve">где: </w:t>
      </w:r>
      <w:r w:rsidRPr="00C8370E">
        <w:rPr>
          <w:b w:val="0"/>
          <w:position w:val="-14"/>
        </w:rPr>
        <w:object w:dxaOrig="320" w:dyaOrig="380" w14:anchorId="61932D72">
          <v:shape id="_x0000_i1074" type="#_x0000_t75" style="width:16pt;height:19pt" o:ole="" fillcolor="window">
            <v:imagedata r:id="rId20" o:title=""/>
          </v:shape>
          <o:OLEObject Type="Embed" ProgID="Equation.3" ShapeID="_x0000_i1074" DrawAspect="Content" ObjectID="_1821961303" r:id="rId84"/>
        </w:object>
      </w:r>
      <w:r w:rsidRPr="00C8370E">
        <w:rPr>
          <w:b w:val="0"/>
        </w:rPr>
        <w:tab/>
        <w:t>- величина пенсионных в</w:t>
      </w:r>
      <w:r w:rsidR="00B45066" w:rsidRPr="00C8370E">
        <w:rPr>
          <w:b w:val="0"/>
        </w:rPr>
        <w:t>зносов Вкладчика, уплаченных в ф</w:t>
      </w:r>
      <w:r w:rsidRPr="00C8370E">
        <w:rPr>
          <w:b w:val="0"/>
        </w:rPr>
        <w:t>онд на момент расчета выкупной суммы;</w:t>
      </w:r>
    </w:p>
    <w:p w14:paraId="77A92283" w14:textId="77777777" w:rsidR="00D40846" w:rsidRPr="00C8370E" w:rsidRDefault="00D40846" w:rsidP="00D40846">
      <w:pPr>
        <w:pStyle w:val="21"/>
        <w:ind w:firstLine="567"/>
        <w:rPr>
          <w:b w:val="0"/>
          <w:i/>
        </w:rPr>
      </w:pPr>
      <w:r w:rsidRPr="00C8370E">
        <w:rPr>
          <w:b w:val="0"/>
          <w:position w:val="-6"/>
        </w:rPr>
        <w:object w:dxaOrig="240" w:dyaOrig="220" w14:anchorId="66434F98">
          <v:shape id="_x0000_i1075" type="#_x0000_t75" style="width:12pt;height:11pt" o:ole="">
            <v:imagedata r:id="rId22" o:title=""/>
          </v:shape>
          <o:OLEObject Type="Embed" ProgID="Equation.3" ShapeID="_x0000_i1075" DrawAspect="Content" ObjectID="_1821961304" r:id="rId85"/>
        </w:object>
      </w:r>
      <w:r w:rsidRPr="00C8370E">
        <w:rPr>
          <w:b w:val="0"/>
        </w:rPr>
        <w:t xml:space="preserve"> - </w:t>
      </w:r>
      <w:r w:rsidRPr="00C8370E">
        <w:rPr>
          <w:b w:val="0"/>
          <w:i/>
        </w:rPr>
        <w:t>возвращаемая доля выкупной стоимости пенсионных взносов на момент расчета выкупной суммы, устанавливается в соответствии с настоящими Правилами и пенсионным договором</w:t>
      </w:r>
    </w:p>
    <w:p w14:paraId="2E9E0502" w14:textId="77777777" w:rsidR="00D40846" w:rsidRPr="00C8370E" w:rsidRDefault="00D40846" w:rsidP="00D40846">
      <w:pPr>
        <w:tabs>
          <w:tab w:val="num" w:pos="720"/>
        </w:tabs>
        <w:ind w:firstLine="567"/>
        <w:jc w:val="both"/>
      </w:pPr>
      <w:r w:rsidRPr="00C8370E">
        <w:rPr>
          <w:position w:val="-14"/>
        </w:rPr>
        <w:object w:dxaOrig="260" w:dyaOrig="380" w14:anchorId="3F516A9D">
          <v:shape id="_x0000_i1076" type="#_x0000_t75" style="width:13pt;height:19pt" o:ole="">
            <v:imagedata r:id="rId24" o:title=""/>
          </v:shape>
          <o:OLEObject Type="Embed" ProgID="Equation.3" ShapeID="_x0000_i1076" DrawAspect="Content" ObjectID="_1821961305" r:id="rId86"/>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7F32FCA8" w14:textId="77777777" w:rsidR="00D40846" w:rsidRPr="00C8370E" w:rsidRDefault="00D40846" w:rsidP="00D40846">
      <w:pPr>
        <w:tabs>
          <w:tab w:val="num" w:pos="720"/>
        </w:tabs>
        <w:ind w:firstLine="567"/>
        <w:jc w:val="both"/>
        <w:rPr>
          <w:i/>
        </w:rPr>
      </w:pPr>
      <w:r w:rsidRPr="00C8370E">
        <w:rPr>
          <w:i/>
          <w:position w:val="-10"/>
          <w:lang w:val="en-US"/>
        </w:rPr>
        <w:object w:dxaOrig="240" w:dyaOrig="320" w14:anchorId="3173CE32">
          <v:shape id="_x0000_i1077" type="#_x0000_t75" style="width:12pt;height:16pt" o:ole="">
            <v:imagedata r:id="rId45" o:title=""/>
          </v:shape>
          <o:OLEObject Type="Embed" ProgID="Equation.3" ShapeID="_x0000_i1077" DrawAspect="Content" ObjectID="_1821961306" r:id="rId87"/>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6213BE8D" w14:textId="77777777" w:rsidR="005975DB" w:rsidRPr="00C8370E" w:rsidRDefault="00461137" w:rsidP="00461137">
      <w:pPr>
        <w:tabs>
          <w:tab w:val="num" w:pos="720"/>
        </w:tabs>
        <w:ind w:firstLine="567"/>
        <w:jc w:val="both"/>
      </w:pPr>
      <w:r w:rsidRPr="00C8370E">
        <w:rPr>
          <w:position w:val="-12"/>
        </w:rPr>
        <w:object w:dxaOrig="300" w:dyaOrig="360" w14:anchorId="42BA20BE">
          <v:shape id="_x0000_i1078" type="#_x0000_t75" style="width:15pt;height:18pt" o:ole="">
            <v:imagedata r:id="rId28" o:title=""/>
          </v:shape>
          <o:OLEObject Type="Embed" ProgID="Equation.3" ShapeID="_x0000_i1078" DrawAspect="Content" ObjectID="_1821961307" r:id="rId88"/>
        </w:object>
      </w:r>
      <w:r w:rsidRPr="00C8370E">
        <w:t xml:space="preserve"> - величина пенсионных обязательств Фонда по выплате негосударственных пенсий Участникам данного  Вкладчика (пенсионерами); </w:t>
      </w:r>
    </w:p>
    <w:p w14:paraId="2A821B70" w14:textId="77777777" w:rsidR="007909CD" w:rsidRPr="00C8370E" w:rsidRDefault="002D6261" w:rsidP="005975DB">
      <w:pPr>
        <w:spacing w:before="120"/>
        <w:ind w:firstLine="567"/>
        <w:rPr>
          <w:b/>
          <w:u w:val="single"/>
        </w:rPr>
      </w:pPr>
      <w:r w:rsidRPr="00C8370E">
        <w:rPr>
          <w:b/>
        </w:rPr>
        <w:t>3</w:t>
      </w:r>
      <w:r w:rsidR="007909CD" w:rsidRPr="00C8370E">
        <w:rPr>
          <w:b/>
        </w:rPr>
        <w:t>.</w:t>
      </w:r>
      <w:r w:rsidR="00A05513" w:rsidRPr="00C8370E">
        <w:rPr>
          <w:b/>
        </w:rPr>
        <w:t>8</w:t>
      </w:r>
      <w:r w:rsidR="007909CD" w:rsidRPr="00C8370E">
        <w:rPr>
          <w:b/>
        </w:rPr>
        <w:t>.</w:t>
      </w:r>
      <w:bookmarkStart w:id="14" w:name="_Toc34183952"/>
      <w:r w:rsidR="007909CD" w:rsidRPr="00C8370E">
        <w:rPr>
          <w:b/>
        </w:rPr>
        <w:t xml:space="preserve"> </w:t>
      </w:r>
      <w:r w:rsidR="007909CD" w:rsidRPr="00C8370E">
        <w:rPr>
          <w:b/>
          <w:u w:val="single"/>
        </w:rPr>
        <w:t xml:space="preserve">Схема № 5.  </w:t>
      </w:r>
      <w:r w:rsidRPr="00C8370E">
        <w:rPr>
          <w:b/>
          <w:u w:val="single"/>
        </w:rPr>
        <w:t>С установленными размерами пенсионных выплат. Пенсионные выплаты производятся в течение установленного пенсионным договором срока (не менее пяти лет)</w:t>
      </w:r>
      <w:bookmarkEnd w:id="14"/>
      <w:r w:rsidR="00ED49F6" w:rsidRPr="00C8370E">
        <w:rPr>
          <w:b/>
          <w:u w:val="single"/>
        </w:rPr>
        <w:t>.</w:t>
      </w:r>
    </w:p>
    <w:p w14:paraId="5C6366F6" w14:textId="77777777" w:rsidR="007909CD" w:rsidRPr="00C8370E" w:rsidRDefault="00A05513" w:rsidP="00A05513">
      <w:pPr>
        <w:spacing w:before="80"/>
        <w:ind w:firstLine="567"/>
      </w:pPr>
      <w:r w:rsidRPr="00C8370E">
        <w:rPr>
          <w:b/>
          <w:bCs/>
        </w:rPr>
        <w:t xml:space="preserve"> </w:t>
      </w:r>
      <w:r w:rsidR="007909CD" w:rsidRPr="00C8370E">
        <w:t>Пенсион</w:t>
      </w:r>
      <w:r w:rsidRPr="00C8370E">
        <w:t>ная схема № 5</w:t>
      </w:r>
      <w:r w:rsidR="007909CD" w:rsidRPr="00C8370E">
        <w:t xml:space="preserve"> предназначена для Вкладчиков – юридических лиц</w:t>
      </w:r>
      <w:r w:rsidR="00D40846" w:rsidRPr="00C8370E">
        <w:t>.</w:t>
      </w:r>
    </w:p>
    <w:p w14:paraId="6C71CBF3" w14:textId="77777777" w:rsidR="00A05513" w:rsidRPr="00C8370E" w:rsidRDefault="00A05513" w:rsidP="00A05513">
      <w:pPr>
        <w:pStyle w:val="21"/>
        <w:spacing w:before="80"/>
        <w:ind w:firstLine="567"/>
      </w:pPr>
      <w:r w:rsidRPr="00C8370E">
        <w:t>3.8.1 Порядок внесения пенсионных взносов Вкладчиками фонда, их размеры, периодичность, продолжительность.</w:t>
      </w:r>
    </w:p>
    <w:p w14:paraId="64AA0849" w14:textId="77777777" w:rsidR="00A05513" w:rsidRPr="00C8370E" w:rsidRDefault="001E0DCF" w:rsidP="00A05513">
      <w:pPr>
        <w:pStyle w:val="20"/>
        <w:spacing w:before="40"/>
        <w:ind w:firstLine="567"/>
        <w:rPr>
          <w:b w:val="0"/>
        </w:rPr>
      </w:pPr>
      <w:r w:rsidRPr="00C8370E">
        <w:rPr>
          <w:b w:val="0"/>
        </w:rPr>
        <w:t>Вкладчик вносит в ф</w:t>
      </w:r>
      <w:r w:rsidR="00A05513" w:rsidRPr="00C8370E">
        <w:rPr>
          <w:b w:val="0"/>
        </w:rPr>
        <w:t>онд пенсионные взносы в пользу Участников исключительно денежными средствами, которые могут уплачиваться п</w:t>
      </w:r>
      <w:r w:rsidRPr="00C8370E">
        <w:rPr>
          <w:b w:val="0"/>
        </w:rPr>
        <w:t>еречислением на расчетный счет ф</w:t>
      </w:r>
      <w:r w:rsidR="00A05513" w:rsidRPr="00C8370E">
        <w:rPr>
          <w:b w:val="0"/>
        </w:rPr>
        <w:t>онда, либо по</w:t>
      </w:r>
      <w:r w:rsidRPr="00C8370E">
        <w:rPr>
          <w:b w:val="0"/>
        </w:rPr>
        <w:t>чтовым переводом, либо в кассу ф</w:t>
      </w:r>
      <w:r w:rsidR="00A05513" w:rsidRPr="00C8370E">
        <w:rPr>
          <w:b w:val="0"/>
        </w:rPr>
        <w:t>онда (с учетом действующего законодательства Российской Федерации и правил расчетно-кассовых операций).</w:t>
      </w:r>
    </w:p>
    <w:p w14:paraId="6A0CBEA5" w14:textId="77777777" w:rsidR="00A05513" w:rsidRPr="00C8370E" w:rsidRDefault="00D40846" w:rsidP="00A05513">
      <w:pPr>
        <w:pStyle w:val="31"/>
        <w:spacing w:before="40"/>
        <w:ind w:firstLine="567"/>
      </w:pPr>
      <w:r w:rsidRPr="00C8370E">
        <w:t>В пенсионном договоре устанавливаются</w:t>
      </w:r>
      <w:r w:rsidR="00A05513" w:rsidRPr="00C8370E">
        <w:t xml:space="preserve"> размер, периодичность и порядок внесения пенсионных взносов Вкладчиком.</w:t>
      </w:r>
    </w:p>
    <w:p w14:paraId="05FAAFE3" w14:textId="77777777" w:rsidR="00A05513" w:rsidRPr="00C8370E" w:rsidRDefault="00A05513" w:rsidP="00A05513">
      <w:pPr>
        <w:pStyle w:val="30"/>
        <w:spacing w:before="80"/>
        <w:ind w:firstLine="567"/>
        <w:rPr>
          <w:bCs/>
        </w:rPr>
      </w:pPr>
      <w:r w:rsidRPr="00C8370E">
        <w:rPr>
          <w:bCs/>
        </w:rPr>
        <w:t>Размер, периодичность и продолжительность поступления пенсионных взносов определяются на основе актуарных расчетов и должны обеспечивать пенсионные резервы, которые к моменту выхода работника на пенсию обеспечат выплату пенсии в размере установленном Вкладчиком.</w:t>
      </w:r>
    </w:p>
    <w:p w14:paraId="7D3A592C" w14:textId="77777777" w:rsidR="00A05513" w:rsidRPr="00C8370E" w:rsidRDefault="00A05513" w:rsidP="00A05513">
      <w:pPr>
        <w:pStyle w:val="30"/>
        <w:spacing w:before="80"/>
        <w:ind w:firstLine="567"/>
        <w:rPr>
          <w:u w:val="single"/>
        </w:rPr>
      </w:pPr>
      <w:r w:rsidRPr="00C8370E">
        <w:t xml:space="preserve">Размер пенсии не может быть ниже  </w:t>
      </w:r>
      <w:r w:rsidRPr="00C8370E">
        <w:rPr>
          <w:u w:val="single"/>
        </w:rPr>
        <w:t>минимальной негосударственной пенсии.</w:t>
      </w:r>
    </w:p>
    <w:p w14:paraId="427BF8A7" w14:textId="77777777" w:rsidR="00A05513" w:rsidRPr="00C8370E" w:rsidRDefault="00A05513" w:rsidP="00A05513">
      <w:pPr>
        <w:pStyle w:val="20"/>
        <w:spacing w:before="40"/>
        <w:ind w:firstLine="567"/>
      </w:pPr>
      <w:r w:rsidRPr="00C8370E">
        <w:rPr>
          <w:b w:val="0"/>
        </w:rPr>
        <w:t>Расчеты величины взносов производятся в соответствии с п.18.5.5 настоящих Правил.</w:t>
      </w:r>
    </w:p>
    <w:p w14:paraId="28FEE853" w14:textId="77777777" w:rsidR="00A05513" w:rsidRPr="00C8370E" w:rsidRDefault="00A05513" w:rsidP="00A05513">
      <w:pPr>
        <w:pStyle w:val="31"/>
        <w:spacing w:before="40"/>
        <w:ind w:firstLine="567"/>
      </w:pPr>
      <w:r w:rsidRPr="00C8370E">
        <w:t>Пенсионные взносы могут вноситься (в соответствии с условиями  пенсионного договора) со следующей периодичностью:</w:t>
      </w:r>
    </w:p>
    <w:p w14:paraId="562380D5" w14:textId="77777777" w:rsidR="00A05513" w:rsidRPr="00C8370E" w:rsidRDefault="00A05513" w:rsidP="005975DB">
      <w:pPr>
        <w:spacing w:before="40"/>
        <w:ind w:firstLine="567"/>
        <w:jc w:val="both"/>
      </w:pPr>
      <w:r w:rsidRPr="00C8370E">
        <w:t>ежемесячно;</w:t>
      </w:r>
    </w:p>
    <w:p w14:paraId="2B124C90" w14:textId="77777777" w:rsidR="00A05513" w:rsidRPr="00C8370E" w:rsidRDefault="00A05513" w:rsidP="005975DB">
      <w:pPr>
        <w:spacing w:before="40"/>
        <w:ind w:firstLine="567"/>
        <w:jc w:val="both"/>
      </w:pPr>
      <w:r w:rsidRPr="00C8370E">
        <w:t>ежеквартально;</w:t>
      </w:r>
    </w:p>
    <w:p w14:paraId="780FFA57" w14:textId="77777777" w:rsidR="00A05513" w:rsidRPr="00C8370E" w:rsidRDefault="00A05513" w:rsidP="005975DB">
      <w:pPr>
        <w:spacing w:before="40"/>
        <w:ind w:firstLine="567"/>
        <w:jc w:val="both"/>
      </w:pPr>
      <w:r w:rsidRPr="00C8370E">
        <w:t>один раз в шесть месяцев;</w:t>
      </w:r>
    </w:p>
    <w:p w14:paraId="1803C721" w14:textId="77777777" w:rsidR="00A05513" w:rsidRPr="00C8370E" w:rsidRDefault="00D40846" w:rsidP="005975DB">
      <w:pPr>
        <w:spacing w:before="40"/>
        <w:ind w:firstLine="567"/>
        <w:jc w:val="both"/>
      </w:pPr>
      <w:r w:rsidRPr="00C8370E">
        <w:t>один раз в двенадцать месяцев;</w:t>
      </w:r>
    </w:p>
    <w:p w14:paraId="63FB09A3" w14:textId="77777777" w:rsidR="00A05513" w:rsidRPr="00C8370E" w:rsidRDefault="00A05513" w:rsidP="005975DB">
      <w:pPr>
        <w:spacing w:before="40"/>
        <w:ind w:firstLine="567"/>
        <w:jc w:val="both"/>
      </w:pPr>
      <w:r w:rsidRPr="00C8370E">
        <w:t>единовременно;</w:t>
      </w:r>
    </w:p>
    <w:p w14:paraId="30ADAB73" w14:textId="77777777" w:rsidR="00A05513" w:rsidRPr="00C8370E" w:rsidRDefault="00A05513" w:rsidP="005975DB">
      <w:pPr>
        <w:spacing w:before="40"/>
        <w:ind w:firstLine="567"/>
        <w:jc w:val="both"/>
      </w:pPr>
      <w:r w:rsidRPr="00C8370E">
        <w:t>произвольно.</w:t>
      </w:r>
    </w:p>
    <w:p w14:paraId="11973093" w14:textId="77777777" w:rsidR="00A05513" w:rsidRPr="00C8370E" w:rsidRDefault="00A05513" w:rsidP="00A05513">
      <w:pPr>
        <w:pStyle w:val="20"/>
        <w:spacing w:before="80"/>
        <w:ind w:firstLine="567"/>
        <w:rPr>
          <w:b w:val="0"/>
        </w:rPr>
      </w:pPr>
      <w:r w:rsidRPr="00C8370E">
        <w:rPr>
          <w:b w:val="0"/>
        </w:rPr>
        <w:t>Выбранные Вкладчиком порядок и условия уплаты пенсионных взносов отражаются в пенсионном договоре.</w:t>
      </w:r>
    </w:p>
    <w:p w14:paraId="702F2A0D" w14:textId="77777777" w:rsidR="00A05513" w:rsidRPr="00C8370E" w:rsidRDefault="00A05513" w:rsidP="00A05513">
      <w:pPr>
        <w:pStyle w:val="20"/>
        <w:spacing w:before="40"/>
        <w:ind w:firstLine="567"/>
        <w:rPr>
          <w:b w:val="0"/>
        </w:rPr>
      </w:pPr>
      <w:r w:rsidRPr="00C8370E">
        <w:rPr>
          <w:b w:val="0"/>
        </w:rPr>
        <w:t>В установленных пенсионным договором случаях, Вкладчик имеет право вносить пенсионные взносы, и после назначения негосударственной пенсии Участнику (Участникам).</w:t>
      </w:r>
    </w:p>
    <w:p w14:paraId="5C6D2CD5" w14:textId="77777777" w:rsidR="00A05513" w:rsidRPr="00C8370E" w:rsidRDefault="00A05513" w:rsidP="00A05513">
      <w:pPr>
        <w:pStyle w:val="a4"/>
        <w:spacing w:before="40"/>
        <w:ind w:firstLine="567"/>
        <w:rPr>
          <w:b w:val="0"/>
        </w:rPr>
      </w:pPr>
      <w:r w:rsidRPr="00C8370E">
        <w:rPr>
          <w:b w:val="0"/>
        </w:rPr>
        <w:t>Ежегодно по каждому договору проводится актуарное оценивание и определяется размер и периодичность внесения пенсионных взносов на следующий год,</w:t>
      </w:r>
      <w:r w:rsidRPr="00C8370E">
        <w:t xml:space="preserve"> </w:t>
      </w:r>
      <w:r w:rsidRPr="00C8370E">
        <w:rPr>
          <w:b w:val="0"/>
        </w:rPr>
        <w:t>обеспечивающих выполнение условий   пенсионного договора. По результатам актуарных расчетов сторонами пенсионного договора утверждается ежегодный план внесения пенсионных взносов.</w:t>
      </w:r>
    </w:p>
    <w:p w14:paraId="635DC7CF" w14:textId="77777777" w:rsidR="00A05513" w:rsidRPr="00C8370E" w:rsidRDefault="00A05513" w:rsidP="00A05513">
      <w:pPr>
        <w:pStyle w:val="20"/>
        <w:spacing w:before="40"/>
        <w:ind w:firstLine="567"/>
        <w:rPr>
          <w:b w:val="0"/>
        </w:rPr>
      </w:pPr>
      <w:r w:rsidRPr="00C8370E">
        <w:rPr>
          <w:b w:val="0"/>
        </w:rPr>
        <w:lastRenderedPageBreak/>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1FC747A3" w14:textId="77777777" w:rsidR="00A05513" w:rsidRPr="00C8370E" w:rsidRDefault="00A05513" w:rsidP="00A05513">
      <w:pPr>
        <w:spacing w:before="80"/>
        <w:ind w:firstLine="567"/>
        <w:jc w:val="both"/>
        <w:rPr>
          <w:szCs w:val="24"/>
        </w:rPr>
      </w:pPr>
      <w:r w:rsidRPr="00C8370E">
        <w:rPr>
          <w:szCs w:val="24"/>
        </w:rPr>
        <w:t>Если средств, находящихся на пенсионном счете Участников, сформированных за счет пенсионных взносов данного Вкладчика, и дохода от их размещения недостаточно для выполнения обязательств по выплате пенсии, в назначенном данному У</w:t>
      </w:r>
      <w:r w:rsidR="001E0DCF" w:rsidRPr="00C8370E">
        <w:rPr>
          <w:szCs w:val="24"/>
        </w:rPr>
        <w:t>частнику (Участникам) размере, ф</w:t>
      </w:r>
      <w:r w:rsidRPr="00C8370E">
        <w:rPr>
          <w:szCs w:val="24"/>
        </w:rPr>
        <w:t>онд, в течение одного дня со дня проведения расчета, письменно сообщает Вкладчику о несоответствии назначенного размера пенсии финансовому состоянию пенсионного счета. Выплата пенсии данному Участнику (Участникам) может начаться только после перечисления Вкладчиком недостающей суммы пенсионных взносов.</w:t>
      </w:r>
    </w:p>
    <w:p w14:paraId="3B140039" w14:textId="77777777" w:rsidR="005706EF" w:rsidRPr="00C8370E" w:rsidRDefault="00A05513" w:rsidP="001E3D3F">
      <w:pPr>
        <w:pStyle w:val="21"/>
        <w:spacing w:before="80"/>
        <w:ind w:firstLine="567"/>
      </w:pPr>
      <w:r w:rsidRPr="00C8370E">
        <w:t>3</w:t>
      </w:r>
      <w:r w:rsidR="005706EF" w:rsidRPr="00C8370E">
        <w:t>.</w:t>
      </w:r>
      <w:r w:rsidRPr="00C8370E">
        <w:t>8</w:t>
      </w:r>
      <w:r w:rsidR="005706EF" w:rsidRPr="00C8370E">
        <w:t>.</w:t>
      </w:r>
      <w:r w:rsidRPr="00C8370E">
        <w:t>2</w:t>
      </w:r>
      <w:r w:rsidR="005706EF" w:rsidRPr="00C8370E">
        <w:t>. Порядок получения негосударственных пенсий</w:t>
      </w:r>
      <w:r w:rsidR="00C34AD1" w:rsidRPr="00C8370E">
        <w:t xml:space="preserve"> Участниками фонда</w:t>
      </w:r>
      <w:r w:rsidR="005706EF" w:rsidRPr="00C8370E">
        <w:t>, их размеры, периодичность и продолжительность выплат.</w:t>
      </w:r>
    </w:p>
    <w:p w14:paraId="0959538A" w14:textId="77777777" w:rsidR="005F33EE" w:rsidRPr="00C8370E" w:rsidRDefault="005706EF" w:rsidP="001E3D3F">
      <w:pPr>
        <w:spacing w:before="80"/>
        <w:ind w:firstLine="567"/>
        <w:jc w:val="both"/>
        <w:rPr>
          <w:b/>
        </w:rPr>
      </w:pPr>
      <w:r w:rsidRPr="00C8370E">
        <w:t>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r w:rsidRPr="00C8370E">
        <w:rPr>
          <w:i/>
        </w:rPr>
        <w:t>.</w:t>
      </w:r>
      <w:r w:rsidRPr="00C8370E">
        <w:t xml:space="preserve"> </w:t>
      </w:r>
      <w:r w:rsidR="005F33EE" w:rsidRPr="00C8370E">
        <w:t>Пенсионным договором может быть установлен иной порядок и перечень конкретных документов для оформления и выплаты негосударственной пенсии Участникам.</w:t>
      </w:r>
    </w:p>
    <w:p w14:paraId="42E69DE3" w14:textId="77777777" w:rsidR="005706EF" w:rsidRPr="00C8370E" w:rsidRDefault="005706EF" w:rsidP="001E3D3F">
      <w:pPr>
        <w:pStyle w:val="30"/>
        <w:spacing w:before="80"/>
        <w:ind w:firstLine="567"/>
      </w:pPr>
      <w:r w:rsidRPr="00C8370E">
        <w:t>Размер пенсии определяется на основании порядка расчета, установленного Вкладчиком и отраженного в пенсионном договоре.</w:t>
      </w:r>
      <w:r w:rsidRPr="00C8370E">
        <w:rPr>
          <w:b/>
        </w:rPr>
        <w:t xml:space="preserve"> </w:t>
      </w:r>
      <w:r w:rsidRPr="00C8370E">
        <w:t xml:space="preserve">Размер пенсии не может быть меньше </w:t>
      </w:r>
      <w:r w:rsidRPr="00C8370E">
        <w:rPr>
          <w:u w:val="single"/>
        </w:rPr>
        <w:t>минимальной негосударственной пенсии</w:t>
      </w:r>
      <w:r w:rsidRPr="00C8370E">
        <w:t>.</w:t>
      </w:r>
    </w:p>
    <w:p w14:paraId="2443F59E" w14:textId="77777777" w:rsidR="005706EF" w:rsidRPr="00C8370E" w:rsidRDefault="005706EF" w:rsidP="001E3D3F">
      <w:pPr>
        <w:pStyle w:val="30"/>
        <w:spacing w:before="80"/>
        <w:ind w:firstLine="567"/>
      </w:pPr>
      <w:r w:rsidRPr="00C8370E">
        <w:tab/>
      </w:r>
      <w:r w:rsidR="0047429E" w:rsidRPr="00C8370E">
        <w:t xml:space="preserve"> </w:t>
      </w:r>
      <w:r w:rsidRPr="00C8370E">
        <w:t>Продолжительность выплат (не менее пяти лет), устанавливается пенсионным договором.</w:t>
      </w:r>
    </w:p>
    <w:p w14:paraId="5E32744E" w14:textId="77777777" w:rsidR="005706EF" w:rsidRPr="00C8370E" w:rsidRDefault="005706EF" w:rsidP="001E3D3F">
      <w:pPr>
        <w:pStyle w:val="31"/>
        <w:spacing w:before="80"/>
        <w:ind w:firstLine="567"/>
        <w:rPr>
          <w:bCs/>
        </w:rPr>
      </w:pPr>
      <w:r w:rsidRPr="00C8370E">
        <w:rPr>
          <w:bCs/>
        </w:rPr>
        <w:t>Единовременная выплата пенсионных резервов, обеспечивающих  выплаты негосударственной пенсии Участнику, не допускается.</w:t>
      </w:r>
    </w:p>
    <w:p w14:paraId="50A4C03B" w14:textId="77777777" w:rsidR="005706EF" w:rsidRPr="00C8370E" w:rsidRDefault="005706EF" w:rsidP="001E3D3F">
      <w:pPr>
        <w:pStyle w:val="30"/>
        <w:spacing w:before="80"/>
        <w:ind w:firstLine="567"/>
      </w:pPr>
      <w:r w:rsidRPr="00C8370E">
        <w:t>В период вы</w:t>
      </w:r>
      <w:r w:rsidR="001E0DCF" w:rsidRPr="00C8370E">
        <w:t>плат, на основании проведенных ф</w:t>
      </w:r>
      <w:r w:rsidRPr="00C8370E">
        <w:t>ондом актуарных расчетов,  размер пенсии может быть увеличен в соответствии с результатами размещения пенсионных резервов.</w:t>
      </w:r>
    </w:p>
    <w:p w14:paraId="5B6F86DA" w14:textId="77777777" w:rsidR="00C34AD1" w:rsidRPr="00C8370E" w:rsidRDefault="005706EF" w:rsidP="001E3D3F">
      <w:pPr>
        <w:pStyle w:val="30"/>
        <w:spacing w:before="80"/>
        <w:ind w:firstLine="567"/>
      </w:pPr>
      <w:r w:rsidRPr="00C8370E">
        <w:t>Участник может отказаться от ежегодного перерасчета размера негосудар</w:t>
      </w:r>
      <w:r w:rsidR="001E0DCF" w:rsidRPr="00C8370E">
        <w:t>ственной пенсии. В этом случае ф</w:t>
      </w:r>
      <w:r w:rsidRPr="00C8370E">
        <w:t xml:space="preserve">онд выплачивает Участнику негосударственную пенсию установленного ранее размера до полного </w:t>
      </w:r>
      <w:r w:rsidR="00C34AD1" w:rsidRPr="00C8370E">
        <w:t>исчерпания средств на именном пенсионном счете Участника.</w:t>
      </w:r>
    </w:p>
    <w:p w14:paraId="609536DB" w14:textId="77777777" w:rsidR="00AA3250" w:rsidRPr="00C8370E" w:rsidRDefault="005706EF" w:rsidP="001E3D3F">
      <w:pPr>
        <w:pStyle w:val="30"/>
        <w:spacing w:before="80"/>
        <w:ind w:firstLine="567"/>
      </w:pPr>
      <w:r w:rsidRPr="00C8370E">
        <w:t>Выплаты негосударственных пенсий осуществля</w:t>
      </w:r>
      <w:r w:rsidR="0047429E" w:rsidRPr="00C8370E">
        <w:t>ю</w:t>
      </w:r>
      <w:r w:rsidR="001E0DCF" w:rsidRPr="00C8370E">
        <w:t>тся ф</w:t>
      </w:r>
      <w:r w:rsidRPr="00C8370E">
        <w:t>ондом в денежной форме</w:t>
      </w:r>
      <w:r w:rsidR="00AA3250" w:rsidRPr="00C8370E">
        <w:t>.</w:t>
      </w:r>
    </w:p>
    <w:p w14:paraId="57664B58" w14:textId="77777777" w:rsidR="00AA3250" w:rsidRPr="00C8370E" w:rsidRDefault="00AA3250" w:rsidP="00AA3250">
      <w:pPr>
        <w:spacing w:before="40"/>
        <w:ind w:firstLine="567"/>
        <w:jc w:val="both"/>
      </w:pPr>
      <w:r w:rsidRPr="00C8370E">
        <w:t>Периодичность выплат негосударственных пенсий, устанавливается в пенсионном договоре и может быть:</w:t>
      </w:r>
    </w:p>
    <w:p w14:paraId="0A655C5E" w14:textId="77777777" w:rsidR="00AA3250" w:rsidRPr="00C8370E" w:rsidRDefault="00AA3250" w:rsidP="00AA3250">
      <w:pPr>
        <w:pStyle w:val="30"/>
        <w:ind w:firstLine="567"/>
      </w:pPr>
      <w:r w:rsidRPr="00C8370E">
        <w:t>ежемесячной;</w:t>
      </w:r>
    </w:p>
    <w:p w14:paraId="6D953D1D" w14:textId="77777777" w:rsidR="00AA3250" w:rsidRPr="00C8370E" w:rsidRDefault="00AA3250" w:rsidP="00AA3250">
      <w:pPr>
        <w:pStyle w:val="30"/>
        <w:ind w:firstLine="567"/>
      </w:pPr>
      <w:r w:rsidRPr="00C8370E">
        <w:t>ежеквартальной;</w:t>
      </w:r>
    </w:p>
    <w:p w14:paraId="11567FDE" w14:textId="77777777" w:rsidR="00AA3250" w:rsidRPr="00C8370E" w:rsidRDefault="00AA3250" w:rsidP="00AA3250">
      <w:pPr>
        <w:pStyle w:val="30"/>
        <w:ind w:firstLine="567"/>
      </w:pPr>
      <w:r w:rsidRPr="00C8370E">
        <w:t>один раз в шесть месяцев;</w:t>
      </w:r>
    </w:p>
    <w:p w14:paraId="3E7424B7" w14:textId="77777777" w:rsidR="00AA3250" w:rsidRPr="00C8370E" w:rsidRDefault="00AA3250" w:rsidP="00AA3250">
      <w:pPr>
        <w:pStyle w:val="30"/>
        <w:ind w:firstLine="567"/>
        <w:rPr>
          <w:u w:val="single"/>
        </w:rPr>
      </w:pPr>
      <w:r w:rsidRPr="00C8370E">
        <w:rPr>
          <w:u w:val="single"/>
        </w:rPr>
        <w:t>один раз в двенадцать месяцев.</w:t>
      </w:r>
    </w:p>
    <w:p w14:paraId="08B15BBF" w14:textId="77777777" w:rsidR="00AA3250" w:rsidRPr="00C8370E" w:rsidRDefault="00AA3250" w:rsidP="00AA3250">
      <w:pPr>
        <w:pStyle w:val="30"/>
        <w:spacing w:before="80"/>
        <w:ind w:firstLine="567"/>
      </w:pPr>
      <w:r w:rsidRPr="00C8370E">
        <w:t xml:space="preserve">Порядок, условия назначения и выплаты негосударственной пенсии изложены в </w:t>
      </w:r>
      <w:r w:rsidRPr="00C8370E">
        <w:rPr>
          <w:u w:val="single"/>
        </w:rPr>
        <w:t>разделе 1</w:t>
      </w:r>
      <w:r w:rsidR="00C079BB" w:rsidRPr="00C8370E">
        <w:rPr>
          <w:u w:val="single"/>
        </w:rPr>
        <w:t>0</w:t>
      </w:r>
      <w:r w:rsidRPr="00C8370E">
        <w:t xml:space="preserve"> настоящих правил.</w:t>
      </w:r>
    </w:p>
    <w:p w14:paraId="17196B02" w14:textId="77777777" w:rsidR="005706EF" w:rsidRPr="00C8370E" w:rsidRDefault="00AA3250" w:rsidP="00AA3250">
      <w:pPr>
        <w:pStyle w:val="30"/>
        <w:spacing w:before="80"/>
        <w:ind w:firstLine="567"/>
        <w:rPr>
          <w:b/>
        </w:rPr>
      </w:pPr>
      <w:r w:rsidRPr="00C8370E">
        <w:t xml:space="preserve"> </w:t>
      </w:r>
      <w:r w:rsidRPr="00C8370E">
        <w:rPr>
          <w:b/>
        </w:rPr>
        <w:t>3.8.3</w:t>
      </w:r>
      <w:r w:rsidR="005706EF" w:rsidRPr="00C8370E">
        <w:rPr>
          <w:b/>
        </w:rPr>
        <w:t>. Методика а</w:t>
      </w:r>
      <w:r w:rsidR="001E0DCF" w:rsidRPr="00C8370E">
        <w:rPr>
          <w:b/>
        </w:rPr>
        <w:t>ктуарных расчетов обязательств ф</w:t>
      </w:r>
      <w:r w:rsidR="005706EF" w:rsidRPr="00C8370E">
        <w:rPr>
          <w:b/>
        </w:rPr>
        <w:t>онда.</w:t>
      </w:r>
    </w:p>
    <w:p w14:paraId="452ADD2E" w14:textId="77777777" w:rsidR="00AA3250" w:rsidRPr="00C8370E" w:rsidRDefault="001E0DCF" w:rsidP="00AA3250">
      <w:pPr>
        <w:pStyle w:val="a5"/>
        <w:spacing w:before="80"/>
        <w:ind w:firstLine="567"/>
        <w:rPr>
          <w:i w:val="0"/>
        </w:rPr>
      </w:pPr>
      <w:r w:rsidRPr="00C8370E">
        <w:rPr>
          <w:i w:val="0"/>
        </w:rPr>
        <w:t>Пенсионные обязательства ф</w:t>
      </w:r>
      <w:r w:rsidR="00AA3250" w:rsidRPr="00C8370E">
        <w:rPr>
          <w:i w:val="0"/>
        </w:rPr>
        <w:t>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1874030F" w14:textId="77777777" w:rsidR="00AA3250" w:rsidRPr="00C8370E" w:rsidRDefault="00AA3250" w:rsidP="00AA3250">
      <w:pPr>
        <w:pStyle w:val="a5"/>
        <w:spacing w:before="40"/>
        <w:ind w:firstLine="567"/>
        <w:rPr>
          <w:i w:val="0"/>
        </w:rPr>
      </w:pPr>
      <w:r w:rsidRPr="00C8370E">
        <w:rPr>
          <w:i w:val="0"/>
        </w:rPr>
        <w:t>Современная сто</w:t>
      </w:r>
      <w:r w:rsidR="001E0DCF" w:rsidRPr="00C8370E">
        <w:rPr>
          <w:i w:val="0"/>
        </w:rPr>
        <w:t>имость пенсионных обязательств ф</w:t>
      </w:r>
      <w:r w:rsidRPr="00C8370E">
        <w:rPr>
          <w:i w:val="0"/>
        </w:rPr>
        <w:t xml:space="preserve">онда по пенсионному договору рассчитывается согласно формулам, приведенных  в разделе 18, пункт 18.3.5. настоящих правил. </w:t>
      </w:r>
    </w:p>
    <w:p w14:paraId="35A605A8" w14:textId="77777777" w:rsidR="005706EF" w:rsidRPr="00C8370E" w:rsidRDefault="00AA3250" w:rsidP="001E3D3F">
      <w:pPr>
        <w:pStyle w:val="20"/>
        <w:spacing w:before="80"/>
        <w:ind w:firstLine="567"/>
      </w:pPr>
      <w:r w:rsidRPr="00C8370E">
        <w:rPr>
          <w:bCs/>
        </w:rPr>
        <w:t>3</w:t>
      </w:r>
      <w:r w:rsidR="005706EF" w:rsidRPr="00C8370E">
        <w:rPr>
          <w:bCs/>
        </w:rPr>
        <w:t>.</w:t>
      </w:r>
      <w:r w:rsidRPr="00C8370E">
        <w:rPr>
          <w:bCs/>
        </w:rPr>
        <w:t>8</w:t>
      </w:r>
      <w:r w:rsidR="005706EF" w:rsidRPr="00C8370E">
        <w:rPr>
          <w:bCs/>
        </w:rPr>
        <w:t>.</w:t>
      </w:r>
      <w:r w:rsidRPr="00C8370E">
        <w:rPr>
          <w:bCs/>
        </w:rPr>
        <w:t>4</w:t>
      </w:r>
      <w:r w:rsidR="005706EF" w:rsidRPr="00C8370E">
        <w:rPr>
          <w:bCs/>
        </w:rPr>
        <w:t>.</w:t>
      </w:r>
      <w:r w:rsidR="005706EF" w:rsidRPr="00C8370E">
        <w:rPr>
          <w:b w:val="0"/>
        </w:rPr>
        <w:t xml:space="preserve"> </w:t>
      </w:r>
      <w:r w:rsidR="005706EF" w:rsidRPr="00C8370E">
        <w:t>Порядок ведения пенсионных счетов</w:t>
      </w:r>
      <w:r w:rsidR="00D40846" w:rsidRPr="00C8370E">
        <w:t>.</w:t>
      </w:r>
    </w:p>
    <w:p w14:paraId="3D33C224" w14:textId="77777777" w:rsidR="005706EF" w:rsidRPr="00C8370E" w:rsidRDefault="005706EF" w:rsidP="001E3D3F">
      <w:pPr>
        <w:pStyle w:val="20"/>
        <w:numPr>
          <w:ins w:id="15" w:author="НПФЭ" w:date="2000-02-25T10:53:00Z"/>
        </w:numPr>
        <w:spacing w:before="80"/>
        <w:ind w:firstLine="567"/>
      </w:pPr>
      <w:r w:rsidRPr="00C8370E">
        <w:rPr>
          <w:b w:val="0"/>
        </w:rPr>
        <w:t>Пенсионная схема предусматри</w:t>
      </w:r>
      <w:r w:rsidR="00845E01" w:rsidRPr="00C8370E">
        <w:rPr>
          <w:b w:val="0"/>
        </w:rPr>
        <w:t>вает как</w:t>
      </w:r>
      <w:r w:rsidRPr="00C8370E">
        <w:rPr>
          <w:b w:val="0"/>
        </w:rPr>
        <w:t xml:space="preserve"> солидарную</w:t>
      </w:r>
      <w:r w:rsidR="00845E01" w:rsidRPr="00C8370E">
        <w:rPr>
          <w:b w:val="0"/>
        </w:rPr>
        <w:t>, так и именную</w:t>
      </w:r>
      <w:r w:rsidRPr="00C8370E">
        <w:rPr>
          <w:b w:val="0"/>
        </w:rPr>
        <w:t xml:space="preserve"> форму ведения </w:t>
      </w:r>
      <w:r w:rsidR="00935673" w:rsidRPr="00C8370E">
        <w:rPr>
          <w:b w:val="0"/>
        </w:rPr>
        <w:t xml:space="preserve">пенсионных </w:t>
      </w:r>
      <w:r w:rsidRPr="00C8370E">
        <w:rPr>
          <w:b w:val="0"/>
        </w:rPr>
        <w:t>счетов.</w:t>
      </w:r>
      <w:r w:rsidRPr="00C8370E">
        <w:t xml:space="preserve"> </w:t>
      </w:r>
    </w:p>
    <w:p w14:paraId="05ABBD31" w14:textId="77777777" w:rsidR="005706EF" w:rsidRPr="00C8370E" w:rsidRDefault="005706EF" w:rsidP="001E3D3F">
      <w:pPr>
        <w:pStyle w:val="30"/>
        <w:spacing w:before="80"/>
        <w:ind w:firstLine="567"/>
      </w:pPr>
      <w:r w:rsidRPr="00C8370E">
        <w:t>При зак</w:t>
      </w:r>
      <w:r w:rsidR="001E0DCF" w:rsidRPr="00C8370E">
        <w:t>лючении пенсионного договора в ф</w:t>
      </w:r>
      <w:r w:rsidRPr="00C8370E">
        <w:t>онде открываются:</w:t>
      </w:r>
    </w:p>
    <w:p w14:paraId="2885B9AC" w14:textId="77777777" w:rsidR="005706EF" w:rsidRPr="00C8370E" w:rsidRDefault="005706EF" w:rsidP="00F60D60">
      <w:pPr>
        <w:pStyle w:val="30"/>
        <w:numPr>
          <w:ilvl w:val="0"/>
          <w:numId w:val="9"/>
        </w:numPr>
        <w:tabs>
          <w:tab w:val="clear" w:pos="2117"/>
          <w:tab w:val="num" w:pos="851"/>
        </w:tabs>
        <w:spacing w:before="80"/>
        <w:ind w:left="0" w:firstLine="567"/>
      </w:pPr>
      <w:r w:rsidRPr="00C8370E">
        <w:lastRenderedPageBreak/>
        <w:t>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w:t>
      </w:r>
      <w:r w:rsidR="001E0DCF" w:rsidRPr="00C8370E">
        <w:t>ервов, и перевода обязательств ф</w:t>
      </w:r>
      <w:r w:rsidRPr="00C8370E">
        <w:t>онда на именные пенсионные счета Участников;</w:t>
      </w:r>
    </w:p>
    <w:p w14:paraId="2D30D028" w14:textId="77777777" w:rsidR="005706EF" w:rsidRPr="00C8370E" w:rsidRDefault="005706EF" w:rsidP="00F60D60">
      <w:pPr>
        <w:pStyle w:val="30"/>
        <w:numPr>
          <w:ilvl w:val="0"/>
          <w:numId w:val="9"/>
        </w:numPr>
        <w:tabs>
          <w:tab w:val="clear" w:pos="2117"/>
          <w:tab w:val="num" w:pos="851"/>
        </w:tabs>
        <w:spacing w:before="80"/>
        <w:ind w:left="0" w:firstLine="567"/>
      </w:pPr>
      <w:r w:rsidRPr="00C8370E">
        <w:t>именные пенсионные счета Участников, получивших право на пенсионные выплаты, на которых отражается  современная стоимость пенсионных обязательств, ее изменения в результате  дохода, полученного от размещения пенсионных резервов, и выплат пенсий.</w:t>
      </w:r>
    </w:p>
    <w:p w14:paraId="44AE4BBF" w14:textId="77777777" w:rsidR="005706EF" w:rsidRPr="00C8370E" w:rsidRDefault="0056568D" w:rsidP="0056568D">
      <w:pPr>
        <w:pStyle w:val="21"/>
        <w:spacing w:before="80"/>
        <w:ind w:firstLine="567"/>
      </w:pPr>
      <w:r w:rsidRPr="00C8370E">
        <w:t xml:space="preserve"> </w:t>
      </w:r>
      <w:r w:rsidR="00AA3250" w:rsidRPr="00C8370E">
        <w:t>3</w:t>
      </w:r>
      <w:r w:rsidR="005706EF" w:rsidRPr="00C8370E">
        <w:t>.</w:t>
      </w:r>
      <w:r w:rsidR="00AA3250" w:rsidRPr="00C8370E">
        <w:t>8</w:t>
      </w:r>
      <w:r w:rsidR="005706EF" w:rsidRPr="00C8370E">
        <w:t>.</w:t>
      </w:r>
      <w:r w:rsidR="00AA3250" w:rsidRPr="00C8370E">
        <w:t>5</w:t>
      </w:r>
      <w:r w:rsidR="005706EF" w:rsidRPr="00C8370E">
        <w:t>. Условия реализации пенсионной схемы в случае смерти Участника</w:t>
      </w:r>
      <w:r w:rsidR="00ED49F6" w:rsidRPr="00C8370E">
        <w:t>.</w:t>
      </w:r>
    </w:p>
    <w:p w14:paraId="6D9CC795" w14:textId="77777777" w:rsidR="005706EF" w:rsidRPr="00C8370E" w:rsidRDefault="00CB1804" w:rsidP="001E3D3F">
      <w:pPr>
        <w:pStyle w:val="a4"/>
        <w:spacing w:before="80"/>
        <w:ind w:firstLine="567"/>
        <w:rPr>
          <w:b w:val="0"/>
        </w:rPr>
      </w:pPr>
      <w:r w:rsidRPr="00C8370E">
        <w:rPr>
          <w:b w:val="0"/>
        </w:rPr>
        <w:t xml:space="preserve"> </w:t>
      </w:r>
      <w:r w:rsidR="005706EF" w:rsidRPr="00C8370E">
        <w:rPr>
          <w:b w:val="0"/>
        </w:rPr>
        <w:t>По данной схеме правопреемство</w:t>
      </w:r>
      <w:r w:rsidRPr="00C8370E">
        <w:rPr>
          <w:b w:val="0"/>
        </w:rPr>
        <w:t xml:space="preserve"> (наследование)</w:t>
      </w:r>
      <w:r w:rsidR="005706EF" w:rsidRPr="00C8370E">
        <w:rPr>
          <w:b w:val="0"/>
        </w:rPr>
        <w:t xml:space="preserve">  допускается только после оформления пенсии в период пенсионных выплат.</w:t>
      </w:r>
    </w:p>
    <w:p w14:paraId="32A1A03B" w14:textId="77777777" w:rsidR="00CB1804" w:rsidRPr="00C8370E" w:rsidRDefault="00CB1804" w:rsidP="001E3D3F">
      <w:pPr>
        <w:pStyle w:val="a4"/>
        <w:spacing w:before="80"/>
        <w:ind w:firstLine="567"/>
        <w:rPr>
          <w:b w:val="0"/>
        </w:rPr>
      </w:pPr>
      <w:r w:rsidRPr="00C8370E">
        <w:rPr>
          <w:b w:val="0"/>
        </w:rPr>
        <w:t xml:space="preserve">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7D8CD012" w14:textId="77777777" w:rsidR="00CB1804" w:rsidRPr="00C8370E" w:rsidRDefault="00CB1804" w:rsidP="001E3D3F">
      <w:pPr>
        <w:pStyle w:val="a4"/>
        <w:spacing w:before="80"/>
        <w:ind w:firstLine="567"/>
        <w:rPr>
          <w:b w:val="0"/>
        </w:rPr>
      </w:pPr>
      <w:r w:rsidRPr="00C8370E">
        <w:rPr>
          <w:b w:val="0"/>
        </w:rPr>
        <w:t>Вкладчик вправе предусмотреть в пенсионном договоре возможность передачи  пенсионных прав умерших Участников другим лицам и определить порядок правопреемства.</w:t>
      </w:r>
    </w:p>
    <w:p w14:paraId="1E173E2C" w14:textId="77777777" w:rsidR="00CB1804" w:rsidRPr="00C8370E" w:rsidRDefault="004C5B48" w:rsidP="001E3D3F">
      <w:pPr>
        <w:pStyle w:val="a4"/>
        <w:spacing w:before="80"/>
        <w:ind w:firstLine="567"/>
        <w:rPr>
          <w:b w:val="0"/>
        </w:rPr>
      </w:pPr>
      <w:r w:rsidRPr="00C8370E">
        <w:rPr>
          <w:b w:val="0"/>
        </w:rPr>
        <w:t>На этапе выплат</w:t>
      </w:r>
      <w:r w:rsidR="00CB1804" w:rsidRPr="00C8370E">
        <w:rPr>
          <w:b w:val="0"/>
        </w:rPr>
        <w:t xml:space="preserve"> Участник</w:t>
      </w:r>
      <w:r w:rsidRPr="00C8370E">
        <w:rPr>
          <w:b w:val="0"/>
        </w:rPr>
        <w:t xml:space="preserve"> </w:t>
      </w:r>
      <w:r w:rsidR="00CB1804" w:rsidRPr="00C8370E">
        <w:rPr>
          <w:b w:val="0"/>
        </w:rPr>
        <w:t>вправе указать, в п</w:t>
      </w:r>
      <w:r w:rsidR="00767238" w:rsidRPr="00C8370E">
        <w:rPr>
          <w:b w:val="0"/>
        </w:rPr>
        <w:t>ользу кого ф</w:t>
      </w:r>
      <w:r w:rsidR="00CB1804" w:rsidRPr="00C8370E">
        <w:rPr>
          <w:b w:val="0"/>
        </w:rPr>
        <w:t>онд будет исполнять свои обязательства по этому договору в случае его смерти.</w:t>
      </w:r>
    </w:p>
    <w:p w14:paraId="7CB8ECBB" w14:textId="77777777" w:rsidR="00CB1804" w:rsidRPr="00C8370E" w:rsidRDefault="00CB1804" w:rsidP="001E3D3F">
      <w:pPr>
        <w:pStyle w:val="20"/>
        <w:spacing w:before="80"/>
        <w:ind w:firstLine="567"/>
        <w:rPr>
          <w:b w:val="0"/>
        </w:rPr>
      </w:pPr>
      <w:r w:rsidRPr="00C8370E">
        <w:rPr>
          <w:b w:val="0"/>
        </w:rPr>
        <w:t xml:space="preserve">При наличии у правопреемника пенсионных оснований Фонд исполняет свои обязательства по назначению и выплате негосударственной пенсии. Фонд осуществляет пенсионные выплаты правопреемнику в пределах величины оставшихся обязательств перед умершим Участником в соответствии с </w:t>
      </w:r>
      <w:r w:rsidRPr="00C8370E">
        <w:rPr>
          <w:b w:val="0"/>
          <w:u w:val="single"/>
        </w:rPr>
        <w:t>разделом 1</w:t>
      </w:r>
      <w:r w:rsidR="006D7750" w:rsidRPr="00C8370E">
        <w:rPr>
          <w:b w:val="0"/>
          <w:u w:val="single"/>
        </w:rPr>
        <w:t>0</w:t>
      </w:r>
      <w:r w:rsidRPr="00C8370E">
        <w:rPr>
          <w:b w:val="0"/>
        </w:rPr>
        <w:t xml:space="preserve"> настоящих Правил.</w:t>
      </w:r>
    </w:p>
    <w:p w14:paraId="5D5EBE77" w14:textId="77777777" w:rsidR="00CB1804" w:rsidRPr="00C8370E" w:rsidRDefault="00CB1804" w:rsidP="001E3D3F">
      <w:pPr>
        <w:pStyle w:val="20"/>
        <w:spacing w:before="80"/>
        <w:ind w:firstLine="567"/>
        <w:rPr>
          <w:b w:val="0"/>
        </w:rPr>
      </w:pPr>
      <w:r w:rsidRPr="00C8370E">
        <w:rPr>
          <w:b w:val="0"/>
        </w:rPr>
        <w:t>В случае отсутствия у правопреемника пенсионных оснований он вправе реализовать иные права Участника, предусмотренные пенсионным договором.</w:t>
      </w:r>
    </w:p>
    <w:p w14:paraId="16BDB0E0" w14:textId="77777777" w:rsidR="00937B74" w:rsidRPr="00C8370E" w:rsidRDefault="00937B74" w:rsidP="00937B74">
      <w:pPr>
        <w:pStyle w:val="a4"/>
        <w:spacing w:before="80"/>
        <w:ind w:firstLine="567"/>
        <w:rPr>
          <w:b w:val="0"/>
        </w:rPr>
      </w:pPr>
      <w:r w:rsidRPr="00C8370E">
        <w:rPr>
          <w:b w:val="0"/>
        </w:rPr>
        <w:t>Средства пенсионных резервов, невостребованные правопреемником (наследниками) в течение срока исковой давности подлежат зачислению в страховой резерв Фонда. Течение срока исковой давности определяется законодательством Российской Федерации.</w:t>
      </w:r>
    </w:p>
    <w:p w14:paraId="06374C75" w14:textId="77777777" w:rsidR="006D7750" w:rsidRPr="00C8370E" w:rsidRDefault="00937B74" w:rsidP="00937B74">
      <w:pPr>
        <w:pStyle w:val="a4"/>
        <w:spacing w:before="80"/>
        <w:ind w:firstLine="567"/>
        <w:rPr>
          <w:b w:val="0"/>
        </w:rPr>
      </w:pPr>
      <w:r w:rsidRPr="00C8370E">
        <w:rPr>
          <w:b w:val="0"/>
        </w:rPr>
        <w:t>В случае восстановления срока исковой давности на основании решения суда, выкупные суммы правопреемнику (наследникам) выплачиваются за с</w:t>
      </w:r>
      <w:r w:rsidR="00767238" w:rsidRPr="00C8370E">
        <w:rPr>
          <w:b w:val="0"/>
        </w:rPr>
        <w:t>чет средств страхового резерва ф</w:t>
      </w:r>
      <w:r w:rsidRPr="00C8370E">
        <w:rPr>
          <w:b w:val="0"/>
        </w:rPr>
        <w:t>онда.</w:t>
      </w:r>
    </w:p>
    <w:p w14:paraId="127CD822" w14:textId="77777777" w:rsidR="005706EF" w:rsidRPr="00C8370E" w:rsidRDefault="00CB1804" w:rsidP="001E3D3F">
      <w:pPr>
        <w:pStyle w:val="a4"/>
        <w:spacing w:before="80"/>
        <w:ind w:firstLine="567"/>
        <w:rPr>
          <w:sz w:val="28"/>
          <w:u w:val="single"/>
        </w:rPr>
      </w:pPr>
      <w:r w:rsidRPr="00C8370E">
        <w:t xml:space="preserve"> </w:t>
      </w:r>
      <w:r w:rsidR="000A3089" w:rsidRPr="00C8370E">
        <w:t>3.8.6</w:t>
      </w:r>
      <w:r w:rsidR="005706EF" w:rsidRPr="00C8370E">
        <w:t>. Порядок расчета выкупных сумм.</w:t>
      </w:r>
    </w:p>
    <w:p w14:paraId="5A7C4998" w14:textId="77777777" w:rsidR="003E346A" w:rsidRPr="00C8370E" w:rsidRDefault="003E346A" w:rsidP="003E346A">
      <w:pPr>
        <w:pStyle w:val="21"/>
        <w:spacing w:before="80"/>
        <w:ind w:firstLine="567"/>
        <w:rPr>
          <w:b w:val="0"/>
        </w:rPr>
      </w:pPr>
      <w:r w:rsidRPr="00C8370E">
        <w:rPr>
          <w:b w:val="0"/>
        </w:rPr>
        <w:t>В случае, когда пенсионный договор заключен Вкладчиком в пользу Участника(ов), выкупная сумма равна:</w:t>
      </w:r>
    </w:p>
    <w:p w14:paraId="6D2043BA" w14:textId="77777777" w:rsidR="003E346A" w:rsidRPr="00C8370E" w:rsidRDefault="003E346A" w:rsidP="003E346A">
      <w:pPr>
        <w:pStyle w:val="21"/>
        <w:spacing w:before="120" w:after="120"/>
        <w:ind w:firstLine="567"/>
        <w:rPr>
          <w:bCs/>
        </w:rPr>
      </w:pPr>
      <w:r w:rsidRPr="00C8370E">
        <w:rPr>
          <w:bCs/>
        </w:rPr>
        <w:tab/>
      </w:r>
      <w:r w:rsidRPr="00C8370E">
        <w:rPr>
          <w:bCs/>
          <w:position w:val="-32"/>
        </w:rPr>
        <w:object w:dxaOrig="3840" w:dyaOrig="720" w14:anchorId="7986E4EC">
          <v:shape id="_x0000_i1079" type="#_x0000_t75" style="width:192pt;height:36pt" o:ole="" fillcolor="window">
            <v:imagedata r:id="rId40" o:title=""/>
          </v:shape>
          <o:OLEObject Type="Embed" ProgID="Equation.3" ShapeID="_x0000_i1079" DrawAspect="Content" ObjectID="_1821961308" r:id="rId89"/>
        </w:object>
      </w:r>
      <w:r w:rsidRPr="00C8370E">
        <w:rPr>
          <w:bCs/>
        </w:rPr>
        <w:t>,</w:t>
      </w:r>
    </w:p>
    <w:p w14:paraId="09D32BE9" w14:textId="77777777" w:rsidR="003E346A" w:rsidRPr="00C8370E" w:rsidRDefault="003E346A" w:rsidP="003E346A">
      <w:pPr>
        <w:pStyle w:val="21"/>
        <w:ind w:firstLine="567"/>
        <w:rPr>
          <w:b w:val="0"/>
        </w:rPr>
      </w:pPr>
      <w:r w:rsidRPr="00C8370E">
        <w:rPr>
          <w:bCs/>
        </w:rPr>
        <w:t xml:space="preserve"> </w:t>
      </w:r>
      <w:r w:rsidRPr="00C8370E">
        <w:rPr>
          <w:b w:val="0"/>
        </w:rPr>
        <w:t xml:space="preserve">где: </w:t>
      </w:r>
      <w:r w:rsidRPr="00C8370E">
        <w:rPr>
          <w:b w:val="0"/>
          <w:position w:val="-14"/>
        </w:rPr>
        <w:object w:dxaOrig="320" w:dyaOrig="380" w14:anchorId="47093203">
          <v:shape id="_x0000_i1080" type="#_x0000_t75" style="width:16pt;height:19pt" o:ole="" fillcolor="window">
            <v:imagedata r:id="rId20" o:title=""/>
          </v:shape>
          <o:OLEObject Type="Embed" ProgID="Equation.3" ShapeID="_x0000_i1080" DrawAspect="Content" ObjectID="_1821961309" r:id="rId90"/>
        </w:object>
      </w:r>
      <w:r w:rsidRPr="00C8370E">
        <w:rPr>
          <w:b w:val="0"/>
        </w:rPr>
        <w:tab/>
        <w:t>- величина пенсионных в</w:t>
      </w:r>
      <w:r w:rsidR="00767238" w:rsidRPr="00C8370E">
        <w:rPr>
          <w:b w:val="0"/>
        </w:rPr>
        <w:t>зносов Вкладчика, уплаченных в ф</w:t>
      </w:r>
      <w:r w:rsidRPr="00C8370E">
        <w:rPr>
          <w:b w:val="0"/>
        </w:rPr>
        <w:t>онд на момент расчета выкупной суммы;</w:t>
      </w:r>
    </w:p>
    <w:p w14:paraId="05484E82" w14:textId="77777777" w:rsidR="003E346A" w:rsidRPr="00C8370E" w:rsidRDefault="003E346A" w:rsidP="003E346A">
      <w:pPr>
        <w:pStyle w:val="21"/>
        <w:ind w:firstLine="567"/>
        <w:rPr>
          <w:b w:val="0"/>
          <w:i/>
        </w:rPr>
      </w:pPr>
      <w:r w:rsidRPr="00C8370E">
        <w:rPr>
          <w:b w:val="0"/>
          <w:position w:val="-6"/>
        </w:rPr>
        <w:object w:dxaOrig="240" w:dyaOrig="220" w14:anchorId="46D075BB">
          <v:shape id="_x0000_i1081" type="#_x0000_t75" style="width:12pt;height:11pt" o:ole="">
            <v:imagedata r:id="rId22" o:title=""/>
          </v:shape>
          <o:OLEObject Type="Embed" ProgID="Equation.3" ShapeID="_x0000_i1081" DrawAspect="Content" ObjectID="_1821961310" r:id="rId91"/>
        </w:object>
      </w:r>
      <w:r w:rsidRPr="00C8370E">
        <w:rPr>
          <w:b w:val="0"/>
        </w:rPr>
        <w:t xml:space="preserve"> - </w:t>
      </w:r>
      <w:r w:rsidRPr="00C8370E">
        <w:rPr>
          <w:b w:val="0"/>
          <w:i/>
        </w:rPr>
        <w:t>возвращаемая доля выкупной стоимости пенсионных взносов на момент расчета выкупной суммы, устанавливается в соответствии с настоящими Правилами и пенсионным договором</w:t>
      </w:r>
    </w:p>
    <w:p w14:paraId="41F881EE" w14:textId="77777777" w:rsidR="003E346A" w:rsidRPr="00C8370E" w:rsidRDefault="003E346A" w:rsidP="003E346A">
      <w:pPr>
        <w:tabs>
          <w:tab w:val="num" w:pos="720"/>
        </w:tabs>
        <w:ind w:firstLine="567"/>
        <w:jc w:val="both"/>
      </w:pPr>
      <w:r w:rsidRPr="00C8370E">
        <w:rPr>
          <w:position w:val="-14"/>
        </w:rPr>
        <w:object w:dxaOrig="260" w:dyaOrig="380" w14:anchorId="46415C34">
          <v:shape id="_x0000_i1082" type="#_x0000_t75" style="width:13pt;height:19pt" o:ole="">
            <v:imagedata r:id="rId24" o:title=""/>
          </v:shape>
          <o:OLEObject Type="Embed" ProgID="Equation.3" ShapeID="_x0000_i1082" DrawAspect="Content" ObjectID="_1821961311" r:id="rId92"/>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759D63D8" w14:textId="77777777" w:rsidR="003E346A" w:rsidRPr="00C8370E" w:rsidRDefault="003E346A" w:rsidP="003E346A">
      <w:pPr>
        <w:tabs>
          <w:tab w:val="num" w:pos="720"/>
        </w:tabs>
        <w:ind w:firstLine="567"/>
        <w:jc w:val="both"/>
        <w:rPr>
          <w:i/>
        </w:rPr>
      </w:pPr>
      <w:r w:rsidRPr="00C8370E">
        <w:rPr>
          <w:i/>
          <w:position w:val="-10"/>
          <w:lang w:val="en-US"/>
        </w:rPr>
        <w:object w:dxaOrig="240" w:dyaOrig="320" w14:anchorId="547B057D">
          <v:shape id="_x0000_i1083" type="#_x0000_t75" style="width:12pt;height:16pt" o:ole="">
            <v:imagedata r:id="rId45" o:title=""/>
          </v:shape>
          <o:OLEObject Type="Embed" ProgID="Equation.3" ShapeID="_x0000_i1083" DrawAspect="Content" ObjectID="_1821961312" r:id="rId93"/>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320C5440" w14:textId="77777777" w:rsidR="00085EFA" w:rsidRPr="00C8370E" w:rsidRDefault="003E346A" w:rsidP="003E346A">
      <w:pPr>
        <w:tabs>
          <w:tab w:val="num" w:pos="720"/>
        </w:tabs>
        <w:ind w:firstLine="567"/>
        <w:jc w:val="both"/>
      </w:pPr>
      <w:r w:rsidRPr="00C8370E">
        <w:rPr>
          <w:position w:val="-12"/>
        </w:rPr>
        <w:object w:dxaOrig="300" w:dyaOrig="360" w14:anchorId="0E8E7B02">
          <v:shape id="_x0000_i1084" type="#_x0000_t75" style="width:15pt;height:18pt" o:ole="">
            <v:imagedata r:id="rId28" o:title=""/>
          </v:shape>
          <o:OLEObject Type="Embed" ProgID="Equation.3" ShapeID="_x0000_i1084" DrawAspect="Content" ObjectID="_1821961313" r:id="rId94"/>
        </w:object>
      </w:r>
      <w:r w:rsidRPr="00C8370E">
        <w:t xml:space="preserve"> - величина пенсионных обязательств Фонда по выплате негосударственных пенсий Участникам данного  Вкладчика (пенсионерами);</w:t>
      </w:r>
    </w:p>
    <w:p w14:paraId="1E08DB9E" w14:textId="77777777" w:rsidR="00085EFA" w:rsidRPr="00C8370E" w:rsidRDefault="00085EFA" w:rsidP="003E346A">
      <w:pPr>
        <w:tabs>
          <w:tab w:val="num" w:pos="720"/>
        </w:tabs>
        <w:ind w:firstLine="567"/>
        <w:jc w:val="both"/>
        <w:sectPr w:rsidR="00085EFA" w:rsidRPr="00C8370E" w:rsidSect="009F1604">
          <w:footerReference w:type="default" r:id="rId95"/>
          <w:pgSz w:w="11907" w:h="16840"/>
          <w:pgMar w:top="1134" w:right="794" w:bottom="907" w:left="1134" w:header="680" w:footer="680" w:gutter="0"/>
          <w:pgNumType w:start="21"/>
          <w:cols w:space="720"/>
        </w:sectPr>
      </w:pPr>
    </w:p>
    <w:p w14:paraId="54DDF0FF" w14:textId="77777777" w:rsidR="003E346A" w:rsidRPr="00C8370E" w:rsidRDefault="003E346A" w:rsidP="00085EFA">
      <w:pPr>
        <w:tabs>
          <w:tab w:val="num" w:pos="567"/>
        </w:tabs>
        <w:ind w:firstLine="567"/>
        <w:jc w:val="both"/>
        <w:rPr>
          <w:sz w:val="28"/>
          <w:u w:val="single"/>
        </w:rPr>
      </w:pPr>
      <w:r w:rsidRPr="00C8370E">
        <w:lastRenderedPageBreak/>
        <w:t xml:space="preserve"> </w:t>
      </w:r>
      <w:r w:rsidRPr="00C8370E">
        <w:rPr>
          <w:position w:val="-6"/>
        </w:rPr>
        <w:object w:dxaOrig="260" w:dyaOrig="279" w14:anchorId="0B11B31A">
          <v:shape id="_x0000_i1085" type="#_x0000_t75" style="width:13pt;height:14pt" o:ole="" fillcolor="window">
            <v:imagedata r:id="rId30" o:title=""/>
          </v:shape>
          <o:OLEObject Type="Embed" ProgID="Equation.3" ShapeID="_x0000_i1085" DrawAspect="Content" ObjectID="_1821961314" r:id="rId96"/>
        </w:object>
      </w:r>
      <w:r w:rsidRPr="00C8370E">
        <w:tab/>
        <w:t>-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6173541B" w14:textId="77777777" w:rsidR="00461137" w:rsidRPr="00C8370E" w:rsidRDefault="003E346A" w:rsidP="00461137">
      <w:pPr>
        <w:pStyle w:val="21"/>
        <w:spacing w:before="120" w:after="120"/>
        <w:ind w:firstLine="567"/>
        <w:rPr>
          <w:bCs/>
        </w:rPr>
      </w:pPr>
      <w:r w:rsidRPr="00C8370E">
        <w:rPr>
          <w:b w:val="0"/>
        </w:rPr>
        <w:t xml:space="preserve"> В случае расторжении пенсионного договора Участником в период пенсионных выплат или выплате выкупной суммы правопреемникам в случае смерти или признания умершим по решению суда Участника, размер выкупной суммы равен:</w:t>
      </w:r>
      <w:r w:rsidR="00461137" w:rsidRPr="00C8370E">
        <w:rPr>
          <w:bCs/>
        </w:rPr>
        <w:t xml:space="preserve"> </w:t>
      </w:r>
    </w:p>
    <w:p w14:paraId="206E781C" w14:textId="77777777" w:rsidR="00461137" w:rsidRPr="00C8370E" w:rsidRDefault="00461137" w:rsidP="00461137">
      <w:pPr>
        <w:pStyle w:val="21"/>
        <w:spacing w:before="120" w:after="120"/>
        <w:ind w:firstLine="567"/>
        <w:rPr>
          <w:bCs/>
        </w:rPr>
      </w:pPr>
      <w:r w:rsidRPr="00C8370E">
        <w:rPr>
          <w:bCs/>
          <w:position w:val="-32"/>
        </w:rPr>
        <w:object w:dxaOrig="3340" w:dyaOrig="720" w14:anchorId="4110A8D6">
          <v:shape id="_x0000_i1086" type="#_x0000_t75" style="width:167pt;height:36pt" o:ole="" fillcolor="window">
            <v:imagedata r:id="rId55" o:title=""/>
          </v:shape>
          <o:OLEObject Type="Embed" ProgID="Equation.3" ShapeID="_x0000_i1086" DrawAspect="Content" ObjectID="_1821961315" r:id="rId97"/>
        </w:object>
      </w:r>
      <w:r w:rsidRPr="00C8370E">
        <w:rPr>
          <w:bCs/>
        </w:rPr>
        <w:t>,</w:t>
      </w:r>
    </w:p>
    <w:p w14:paraId="49029E04" w14:textId="77777777" w:rsidR="00461137" w:rsidRPr="00C8370E" w:rsidRDefault="00461137" w:rsidP="00461137">
      <w:pPr>
        <w:pStyle w:val="21"/>
        <w:ind w:firstLine="567"/>
        <w:rPr>
          <w:b w:val="0"/>
        </w:rPr>
      </w:pPr>
      <w:r w:rsidRPr="00C8370E">
        <w:rPr>
          <w:b w:val="0"/>
        </w:rPr>
        <w:t xml:space="preserve">где: </w:t>
      </w:r>
      <w:r w:rsidRPr="00C8370E">
        <w:rPr>
          <w:b w:val="0"/>
          <w:position w:val="-14"/>
        </w:rPr>
        <w:object w:dxaOrig="320" w:dyaOrig="380" w14:anchorId="372A0304">
          <v:shape id="_x0000_i1087" type="#_x0000_t75" style="width:16pt;height:19pt" o:ole="" fillcolor="window">
            <v:imagedata r:id="rId20" o:title=""/>
          </v:shape>
          <o:OLEObject Type="Embed" ProgID="Equation.3" ShapeID="_x0000_i1087" DrawAspect="Content" ObjectID="_1821961316" r:id="rId98"/>
        </w:object>
      </w:r>
      <w:r w:rsidRPr="00C8370E">
        <w:rPr>
          <w:b w:val="0"/>
        </w:rPr>
        <w:tab/>
        <w:t>- величина пенсионных взносов Вкладчика, уплаченных в Фонд на момент расчета выкупной суммы;</w:t>
      </w:r>
    </w:p>
    <w:p w14:paraId="0474E31D" w14:textId="77777777" w:rsidR="00461137" w:rsidRPr="00C8370E" w:rsidRDefault="00461137" w:rsidP="00461137">
      <w:pPr>
        <w:tabs>
          <w:tab w:val="num" w:pos="720"/>
        </w:tabs>
        <w:ind w:firstLine="567"/>
        <w:jc w:val="both"/>
      </w:pPr>
      <w:r w:rsidRPr="00C8370E">
        <w:rPr>
          <w:position w:val="-14"/>
        </w:rPr>
        <w:object w:dxaOrig="260" w:dyaOrig="380" w14:anchorId="61C29228">
          <v:shape id="_x0000_i1088" type="#_x0000_t75" style="width:13pt;height:19pt" o:ole="">
            <v:imagedata r:id="rId24" o:title=""/>
          </v:shape>
          <o:OLEObject Type="Embed" ProgID="Equation.3" ShapeID="_x0000_i1088" DrawAspect="Content" ObjectID="_1821961317" r:id="rId99"/>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133972FB" w14:textId="77777777" w:rsidR="00461137" w:rsidRPr="00C8370E" w:rsidRDefault="00461137" w:rsidP="00461137">
      <w:pPr>
        <w:tabs>
          <w:tab w:val="num" w:pos="720"/>
        </w:tabs>
        <w:ind w:firstLine="567"/>
        <w:jc w:val="both"/>
        <w:rPr>
          <w:i/>
        </w:rPr>
      </w:pPr>
      <w:r w:rsidRPr="00C8370E">
        <w:rPr>
          <w:i/>
          <w:position w:val="-10"/>
          <w:lang w:val="en-US"/>
        </w:rPr>
        <w:object w:dxaOrig="240" w:dyaOrig="320" w14:anchorId="006E0358">
          <v:shape id="_x0000_i1089" type="#_x0000_t75" style="width:12pt;height:16pt" o:ole="">
            <v:imagedata r:id="rId36" o:title=""/>
          </v:shape>
          <o:OLEObject Type="Embed" ProgID="Equation.3" ShapeID="_x0000_i1089" DrawAspect="Content" ObjectID="_1821961318" r:id="rId100"/>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1DFCB771" w14:textId="77777777" w:rsidR="003E346A" w:rsidRPr="00C8370E" w:rsidRDefault="003E346A" w:rsidP="003E346A">
      <w:pPr>
        <w:tabs>
          <w:tab w:val="num" w:pos="720"/>
        </w:tabs>
        <w:ind w:firstLine="567"/>
        <w:jc w:val="both"/>
      </w:pPr>
      <w:r w:rsidRPr="00C8370E">
        <w:rPr>
          <w:position w:val="-12"/>
        </w:rPr>
        <w:object w:dxaOrig="300" w:dyaOrig="360" w14:anchorId="1782EF48">
          <v:shape id="_x0000_i1090" type="#_x0000_t75" style="width:15pt;height:18pt" o:ole="">
            <v:imagedata r:id="rId60" o:title=""/>
          </v:shape>
          <o:OLEObject Type="Embed" ProgID="Equation.3" ShapeID="_x0000_i1090" DrawAspect="Content" ObjectID="_1821961319" r:id="rId101"/>
        </w:object>
      </w:r>
      <w:r w:rsidRPr="00C8370E">
        <w:t xml:space="preserve"> - сумма пенсионных выплат, полученная Участником (пенсионером);    </w:t>
      </w:r>
    </w:p>
    <w:p w14:paraId="03161CA2" w14:textId="77777777" w:rsidR="003E346A" w:rsidRPr="00C8370E" w:rsidRDefault="003E346A" w:rsidP="003E346A">
      <w:pPr>
        <w:tabs>
          <w:tab w:val="num" w:pos="720"/>
          <w:tab w:val="num" w:pos="1080"/>
        </w:tabs>
        <w:ind w:firstLine="567"/>
        <w:jc w:val="both"/>
      </w:pPr>
      <w:r w:rsidRPr="00C8370E">
        <w:rPr>
          <w:position w:val="-6"/>
        </w:rPr>
        <w:object w:dxaOrig="260" w:dyaOrig="279" w14:anchorId="15226C5C">
          <v:shape id="_x0000_i1091" type="#_x0000_t75" style="width:13pt;height:14pt" o:ole="" fillcolor="window">
            <v:imagedata r:id="rId30" o:title=""/>
          </v:shape>
          <o:OLEObject Type="Embed" ProgID="Equation.3" ShapeID="_x0000_i1091" DrawAspect="Content" ObjectID="_1821961320" r:id="rId102"/>
        </w:object>
      </w:r>
      <w:r w:rsidRPr="00C8370E">
        <w:tab/>
        <w:t>- величина расходов, связанных с расторжением договора и переводом выкупных сумм на счет другого Фонда, либо на лицевой счет Вкладчика (Участника, правопреемника) (определяется по фактическим затратам на проведенные операции по расторжению договора).</w:t>
      </w:r>
    </w:p>
    <w:p w14:paraId="02551745" w14:textId="77777777" w:rsidR="003E346A" w:rsidRPr="00C8370E" w:rsidRDefault="003E346A" w:rsidP="003E346A">
      <w:pPr>
        <w:pStyle w:val="a4"/>
        <w:ind w:firstLine="567"/>
        <w:rPr>
          <w:caps/>
          <w:u w:val="single"/>
        </w:rPr>
      </w:pPr>
    </w:p>
    <w:p w14:paraId="156A7030" w14:textId="77777777" w:rsidR="005961CD" w:rsidRPr="00C8370E" w:rsidRDefault="003E346A" w:rsidP="003E346A">
      <w:pPr>
        <w:pStyle w:val="21"/>
        <w:ind w:firstLine="567"/>
      </w:pPr>
      <w:r w:rsidRPr="00C8370E">
        <w:t xml:space="preserve"> </w:t>
      </w:r>
      <w:r w:rsidR="005961CD" w:rsidRPr="00C8370E">
        <w:t>3</w:t>
      </w:r>
      <w:r w:rsidR="00CD7C64" w:rsidRPr="00C8370E">
        <w:t>.</w:t>
      </w:r>
      <w:r w:rsidR="00C73847" w:rsidRPr="00C8370E">
        <w:t>9</w:t>
      </w:r>
      <w:r w:rsidR="00CD7C64" w:rsidRPr="00C8370E">
        <w:t xml:space="preserve">. Схема № 6.   Пенсионная схема с </w:t>
      </w:r>
      <w:r w:rsidR="000632EC" w:rsidRPr="00C8370E">
        <w:t xml:space="preserve">установленными </w:t>
      </w:r>
      <w:r w:rsidR="00CD7C64" w:rsidRPr="00C8370E">
        <w:t>размерами пенсионных в</w:t>
      </w:r>
      <w:r w:rsidR="00C73847" w:rsidRPr="00C8370E">
        <w:t>зносов</w:t>
      </w:r>
      <w:r w:rsidR="00CD7C64" w:rsidRPr="00C8370E">
        <w:t xml:space="preserve"> и совместным финансированием.</w:t>
      </w:r>
      <w:r w:rsidR="005961CD" w:rsidRPr="00C8370E">
        <w:rPr>
          <w:szCs w:val="24"/>
        </w:rPr>
        <w:t xml:space="preserve"> Пенсионные выплаты производятся в течение установленного пенсионным договором срока.</w:t>
      </w:r>
    </w:p>
    <w:p w14:paraId="2F5E9BCE" w14:textId="77777777" w:rsidR="00CD7C64" w:rsidRPr="00C8370E" w:rsidRDefault="00CD7C64" w:rsidP="005961CD">
      <w:pPr>
        <w:tabs>
          <w:tab w:val="num" w:pos="720"/>
          <w:tab w:val="num" w:pos="1080"/>
        </w:tabs>
        <w:spacing w:before="80"/>
        <w:ind w:firstLine="567"/>
        <w:jc w:val="both"/>
        <w:rPr>
          <w:b/>
          <w:u w:val="single"/>
        </w:rPr>
      </w:pPr>
      <w:r w:rsidRPr="00C8370E">
        <w:t>Пенси</w:t>
      </w:r>
      <w:r w:rsidR="005961CD" w:rsidRPr="00C8370E">
        <w:t xml:space="preserve">онная схема № 6, </w:t>
      </w:r>
      <w:r w:rsidRPr="00C8370E">
        <w:t>предназначена для Вкладчиков – юридических лиц.</w:t>
      </w:r>
    </w:p>
    <w:p w14:paraId="5B8BECCB" w14:textId="77777777" w:rsidR="00FC4668" w:rsidRPr="00C8370E" w:rsidRDefault="00FC4668" w:rsidP="00FC4668">
      <w:pPr>
        <w:pStyle w:val="21"/>
        <w:spacing w:before="80"/>
        <w:ind w:firstLine="567"/>
      </w:pPr>
      <w:r w:rsidRPr="00C8370E">
        <w:rPr>
          <w:bCs/>
        </w:rPr>
        <w:t>3</w:t>
      </w:r>
      <w:r w:rsidR="00CD7C64" w:rsidRPr="00C8370E">
        <w:rPr>
          <w:bCs/>
        </w:rPr>
        <w:t>.</w:t>
      </w:r>
      <w:r w:rsidRPr="00C8370E">
        <w:rPr>
          <w:bCs/>
        </w:rPr>
        <w:t>9</w:t>
      </w:r>
      <w:r w:rsidR="00CD7C64" w:rsidRPr="00C8370E">
        <w:rPr>
          <w:bCs/>
        </w:rPr>
        <w:t>.</w:t>
      </w:r>
      <w:r w:rsidRPr="00C8370E">
        <w:rPr>
          <w:bCs/>
        </w:rPr>
        <w:t>1</w:t>
      </w:r>
      <w:r w:rsidR="00CD7C64" w:rsidRPr="00C8370E">
        <w:rPr>
          <w:b w:val="0"/>
          <w:bCs/>
        </w:rPr>
        <w:t>.</w:t>
      </w:r>
      <w:r w:rsidR="00CD7C64" w:rsidRPr="00C8370E">
        <w:t xml:space="preserve"> </w:t>
      </w:r>
      <w:r w:rsidRPr="00C8370E">
        <w:t xml:space="preserve"> Порядок внесения пенсионных взносов Вкладчиками фонда, их размеры, периодичность, продолжительность.</w:t>
      </w:r>
    </w:p>
    <w:p w14:paraId="22080FE6" w14:textId="77777777" w:rsidR="00FC4668" w:rsidRPr="00C8370E" w:rsidRDefault="00FC4668" w:rsidP="00FC4668">
      <w:pPr>
        <w:pStyle w:val="20"/>
        <w:spacing w:before="40"/>
        <w:ind w:firstLine="567"/>
        <w:rPr>
          <w:b w:val="0"/>
        </w:rPr>
      </w:pPr>
      <w:r w:rsidRPr="00C8370E">
        <w:rPr>
          <w:b w:val="0"/>
        </w:rPr>
        <w:t>Вкладчик в</w:t>
      </w:r>
      <w:r w:rsidR="00767238" w:rsidRPr="00C8370E">
        <w:rPr>
          <w:b w:val="0"/>
        </w:rPr>
        <w:t>носит в ф</w:t>
      </w:r>
      <w:r w:rsidRPr="00C8370E">
        <w:rPr>
          <w:b w:val="0"/>
        </w:rPr>
        <w:t>онд пенсионные взносы в пользу Участников исключительно денежными средствами, которые могут уплачиваться п</w:t>
      </w:r>
      <w:r w:rsidR="00767238" w:rsidRPr="00C8370E">
        <w:rPr>
          <w:b w:val="0"/>
        </w:rPr>
        <w:t>еречислением на расчетный счет ф</w:t>
      </w:r>
      <w:r w:rsidRPr="00C8370E">
        <w:rPr>
          <w:b w:val="0"/>
        </w:rPr>
        <w:t>онда, либо по</w:t>
      </w:r>
      <w:r w:rsidR="00767238" w:rsidRPr="00C8370E">
        <w:rPr>
          <w:b w:val="0"/>
        </w:rPr>
        <w:t>чтовым переводом, либо в кассу ф</w:t>
      </w:r>
      <w:r w:rsidRPr="00C8370E">
        <w:rPr>
          <w:b w:val="0"/>
        </w:rPr>
        <w:t>онда (с учетом действующего законодательства Российской Федерации и правил расчетно-кассовых операций).</w:t>
      </w:r>
    </w:p>
    <w:p w14:paraId="2A56B077" w14:textId="77777777" w:rsidR="00FC4668" w:rsidRPr="00C8370E" w:rsidRDefault="00FC4668" w:rsidP="00FC4668">
      <w:pPr>
        <w:pStyle w:val="31"/>
        <w:spacing w:before="40"/>
        <w:ind w:firstLine="567"/>
      </w:pPr>
      <w:r w:rsidRPr="00C8370E">
        <w:t xml:space="preserve">В пенсионном договоре </w:t>
      </w:r>
      <w:r w:rsidR="00461137" w:rsidRPr="00C8370E">
        <w:t>устанавливаются</w:t>
      </w:r>
      <w:r w:rsidRPr="00C8370E">
        <w:t xml:space="preserve"> размер, периодичность и порядок внесения пенсионных взносов Вкладчиком.</w:t>
      </w:r>
    </w:p>
    <w:p w14:paraId="5ABC8AC3" w14:textId="77777777" w:rsidR="00FC4668" w:rsidRPr="00C8370E" w:rsidRDefault="00FC4668" w:rsidP="00FC4668">
      <w:pPr>
        <w:pStyle w:val="31"/>
        <w:spacing w:before="40"/>
        <w:ind w:firstLine="567"/>
      </w:pPr>
      <w:r w:rsidRPr="00C8370E">
        <w:t>Пенсионные взносы могут вноситься (в соответствии с условиями  пенсионного договора) со следующей периодичностью:</w:t>
      </w:r>
    </w:p>
    <w:p w14:paraId="0E244A43" w14:textId="77777777" w:rsidR="00FC4668" w:rsidRPr="00C8370E" w:rsidRDefault="00FC4668" w:rsidP="00085EFA">
      <w:pPr>
        <w:spacing w:before="40"/>
        <w:ind w:firstLine="567"/>
        <w:jc w:val="both"/>
      </w:pPr>
      <w:r w:rsidRPr="00C8370E">
        <w:t>ежемесячно;</w:t>
      </w:r>
    </w:p>
    <w:p w14:paraId="2141A3A4" w14:textId="77777777" w:rsidR="00FC4668" w:rsidRPr="00C8370E" w:rsidRDefault="00FC4668" w:rsidP="00085EFA">
      <w:pPr>
        <w:spacing w:before="40"/>
        <w:ind w:firstLine="567"/>
        <w:jc w:val="both"/>
      </w:pPr>
      <w:r w:rsidRPr="00C8370E">
        <w:t>ежеквартально;</w:t>
      </w:r>
    </w:p>
    <w:p w14:paraId="6E2F8000" w14:textId="77777777" w:rsidR="00FC4668" w:rsidRPr="00C8370E" w:rsidRDefault="00FC4668" w:rsidP="00085EFA">
      <w:pPr>
        <w:spacing w:before="40"/>
        <w:ind w:firstLine="567"/>
        <w:jc w:val="both"/>
      </w:pPr>
      <w:r w:rsidRPr="00C8370E">
        <w:t>один раз в шесть месяцев;</w:t>
      </w:r>
    </w:p>
    <w:p w14:paraId="2F4E6D66" w14:textId="77777777" w:rsidR="00FC4668" w:rsidRPr="00C8370E" w:rsidRDefault="00461137" w:rsidP="00085EFA">
      <w:pPr>
        <w:spacing w:before="40"/>
        <w:ind w:firstLine="567"/>
        <w:jc w:val="both"/>
      </w:pPr>
      <w:r w:rsidRPr="00C8370E">
        <w:t>один раз в двенадцать месяцев</w:t>
      </w:r>
      <w:r w:rsidR="00FC4668" w:rsidRPr="00C8370E">
        <w:t>;</w:t>
      </w:r>
    </w:p>
    <w:p w14:paraId="6EC79D05" w14:textId="77777777" w:rsidR="00FC4668" w:rsidRPr="00C8370E" w:rsidRDefault="00FC4668" w:rsidP="00085EFA">
      <w:pPr>
        <w:spacing w:before="40"/>
        <w:ind w:firstLine="567"/>
        <w:jc w:val="both"/>
      </w:pPr>
      <w:r w:rsidRPr="00C8370E">
        <w:t>единовременно;</w:t>
      </w:r>
    </w:p>
    <w:p w14:paraId="7ADFC724" w14:textId="77777777" w:rsidR="00FC4668" w:rsidRPr="00C8370E" w:rsidRDefault="00FC4668" w:rsidP="00085EFA">
      <w:pPr>
        <w:spacing w:before="40"/>
        <w:ind w:firstLine="567"/>
        <w:jc w:val="both"/>
      </w:pPr>
      <w:r w:rsidRPr="00C8370E">
        <w:t>произвольно.</w:t>
      </w:r>
    </w:p>
    <w:p w14:paraId="75E7B9DE" w14:textId="77777777" w:rsidR="00FC4668" w:rsidRPr="00C8370E" w:rsidRDefault="00FC4668" w:rsidP="00FC4668">
      <w:pPr>
        <w:pStyle w:val="20"/>
        <w:spacing w:before="80"/>
        <w:ind w:firstLine="567"/>
        <w:rPr>
          <w:b w:val="0"/>
        </w:rPr>
      </w:pPr>
      <w:r w:rsidRPr="00C8370E">
        <w:rPr>
          <w:b w:val="0"/>
        </w:rPr>
        <w:t xml:space="preserve"> Участник, заключивший договор присоединения к пенсионному договору в качестве Вкладчика в свою пользу, вносит пенсионные взносы в свою пользу. Размер, периодичность и продолжительность внесения взносов определяются настоящими Пенсионными правилами и устанавливаются договором присоединения.</w:t>
      </w:r>
    </w:p>
    <w:p w14:paraId="55D27B59" w14:textId="77777777" w:rsidR="00FC4668" w:rsidRPr="00C8370E" w:rsidRDefault="00FC4668" w:rsidP="00FC4668">
      <w:pPr>
        <w:pStyle w:val="20"/>
        <w:spacing w:before="80"/>
        <w:ind w:firstLine="567"/>
        <w:rPr>
          <w:b w:val="0"/>
        </w:rPr>
      </w:pPr>
      <w:r w:rsidRPr="00C8370E">
        <w:rPr>
          <w:b w:val="0"/>
        </w:rPr>
        <w:t>Расчеты величины взносов производятся в соответствии с п.18.5.6 настоящих Правил</w:t>
      </w:r>
    </w:p>
    <w:p w14:paraId="06D2EF5C" w14:textId="77777777" w:rsidR="00FC4668" w:rsidRPr="00C8370E" w:rsidRDefault="00FC4668" w:rsidP="00FC4668">
      <w:pPr>
        <w:pStyle w:val="a4"/>
        <w:spacing w:before="40"/>
        <w:ind w:firstLine="567"/>
        <w:rPr>
          <w:b w:val="0"/>
        </w:rPr>
      </w:pPr>
      <w:r w:rsidRPr="00C8370E">
        <w:rPr>
          <w:b w:val="0"/>
        </w:rPr>
        <w:lastRenderedPageBreak/>
        <w:t>Ежегодно по каждому договору проводится актуарное оценивание и определяется размер и периодичность внесения пенсионных взносов на следующий год,</w:t>
      </w:r>
      <w:r w:rsidRPr="00C8370E">
        <w:t xml:space="preserve"> </w:t>
      </w:r>
      <w:r w:rsidRPr="00C8370E">
        <w:rPr>
          <w:b w:val="0"/>
        </w:rPr>
        <w:t>обеспечивающих выполнение условий   пенсионного договора. По результатам актуарных расчетов сторонами пенсионного договора утверждается ежегодный план внесения пенсионных взносов.</w:t>
      </w:r>
    </w:p>
    <w:p w14:paraId="653550B8" w14:textId="77777777" w:rsidR="00FC4668" w:rsidRPr="00C8370E" w:rsidRDefault="00FC4668" w:rsidP="00FC4668">
      <w:pPr>
        <w:pStyle w:val="20"/>
        <w:spacing w:before="40"/>
        <w:ind w:firstLine="567"/>
        <w:rPr>
          <w:b w:val="0"/>
        </w:rPr>
      </w:pPr>
      <w:r w:rsidRPr="00C8370E">
        <w:rPr>
          <w:b w:val="0"/>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49669ACE" w14:textId="77777777" w:rsidR="006710D9" w:rsidRPr="00C8370E" w:rsidRDefault="00FC4668" w:rsidP="001E3D3F">
      <w:pPr>
        <w:pStyle w:val="21"/>
        <w:spacing w:before="80"/>
        <w:ind w:firstLine="567"/>
      </w:pPr>
      <w:bookmarkStart w:id="16" w:name="_Toc495205671"/>
      <w:r w:rsidRPr="00C8370E">
        <w:t>3</w:t>
      </w:r>
      <w:r w:rsidR="00B73EFF" w:rsidRPr="00C8370E">
        <w:t>.</w:t>
      </w:r>
      <w:r w:rsidRPr="00C8370E">
        <w:t>9</w:t>
      </w:r>
      <w:r w:rsidR="006710D9" w:rsidRPr="00C8370E">
        <w:t>.</w:t>
      </w:r>
      <w:r w:rsidRPr="00C8370E">
        <w:t>2</w:t>
      </w:r>
      <w:r w:rsidR="006710D9" w:rsidRPr="00C8370E">
        <w:t>. Порядок получения негосударственных пенсий</w:t>
      </w:r>
      <w:r w:rsidRPr="00C8370E">
        <w:t xml:space="preserve"> Участниками фонда</w:t>
      </w:r>
      <w:r w:rsidR="006710D9" w:rsidRPr="00C8370E">
        <w:t>, их размеры, периодичность и продолжительность выплат.</w:t>
      </w:r>
    </w:p>
    <w:p w14:paraId="004DA343" w14:textId="77777777" w:rsidR="006710D9" w:rsidRPr="00C8370E" w:rsidRDefault="006710D9" w:rsidP="001E3D3F">
      <w:pPr>
        <w:spacing w:before="80"/>
        <w:ind w:firstLine="567"/>
        <w:jc w:val="both"/>
      </w:pPr>
      <w:r w:rsidRPr="00C8370E">
        <w:t>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r w:rsidRPr="00C8370E">
        <w:rPr>
          <w:i/>
        </w:rPr>
        <w:t>.</w:t>
      </w:r>
      <w:r w:rsidRPr="00C8370E">
        <w:t xml:space="preserve"> Пенсионным договором может быть установлен иной порядок и перечень конкретных документов для оформления и выплаты негосударственной пенсии Участникам.</w:t>
      </w:r>
    </w:p>
    <w:p w14:paraId="3D7CED53" w14:textId="77777777" w:rsidR="005F315C" w:rsidRPr="00C8370E" w:rsidRDefault="005F315C" w:rsidP="001E3D3F">
      <w:pPr>
        <w:spacing w:before="80"/>
        <w:ind w:firstLine="567"/>
        <w:jc w:val="both"/>
        <w:rPr>
          <w:b/>
        </w:rPr>
      </w:pPr>
      <w:r w:rsidRPr="00C8370E">
        <w:t xml:space="preserve">Участник приобретает право на получение негосударственной пенсии при наступлении пенсионных оснований, установленных </w:t>
      </w:r>
      <w:r w:rsidRPr="00C8370E">
        <w:rPr>
          <w:u w:val="single"/>
        </w:rPr>
        <w:t xml:space="preserve">разделом </w:t>
      </w:r>
      <w:r w:rsidR="00461137" w:rsidRPr="00C8370E">
        <w:rPr>
          <w:u w:val="single"/>
        </w:rPr>
        <w:t>9</w:t>
      </w:r>
      <w:r w:rsidRPr="00C8370E">
        <w:t xml:space="preserve"> настоящих Правил.</w:t>
      </w:r>
    </w:p>
    <w:p w14:paraId="7CA95487" w14:textId="77777777" w:rsidR="006710D9" w:rsidRPr="00C8370E" w:rsidRDefault="006710D9" w:rsidP="001E3D3F">
      <w:pPr>
        <w:pStyle w:val="30"/>
        <w:spacing w:before="80"/>
        <w:ind w:firstLine="567"/>
      </w:pPr>
      <w:r w:rsidRPr="00C8370E">
        <w:t xml:space="preserve">Размер пенсии определяется на основании </w:t>
      </w:r>
      <w:r w:rsidR="009C656A" w:rsidRPr="00C8370E">
        <w:t>актуарных расчетов в соответствии с п. 1</w:t>
      </w:r>
      <w:r w:rsidR="004141EA" w:rsidRPr="00C8370E">
        <w:t>8</w:t>
      </w:r>
      <w:r w:rsidR="009C656A" w:rsidRPr="00C8370E">
        <w:t>.4.</w:t>
      </w:r>
      <w:r w:rsidR="004141EA" w:rsidRPr="00C8370E">
        <w:t>6</w:t>
      </w:r>
      <w:r w:rsidR="009C656A" w:rsidRPr="00C8370E">
        <w:t>. настоящих Правил, исходя из величины современной стоимости пенсионных обязательств, учтенных на именном пенсионном счете Участника</w:t>
      </w:r>
      <w:r w:rsidR="00767238" w:rsidRPr="00C8370E">
        <w:t>,</w:t>
      </w:r>
      <w:r w:rsidR="009C656A" w:rsidRPr="00C8370E">
        <w:t xml:space="preserve"> и установленным Вкладчиком период</w:t>
      </w:r>
      <w:r w:rsidR="008439FB" w:rsidRPr="00C8370E">
        <w:t>ом выплат.</w:t>
      </w:r>
      <w:r w:rsidR="00DE1A3C" w:rsidRPr="00C8370E">
        <w:t xml:space="preserve"> </w:t>
      </w:r>
      <w:r w:rsidRPr="00C8370E">
        <w:t xml:space="preserve">Размер пенсии не может быть меньше </w:t>
      </w:r>
      <w:r w:rsidRPr="00C8370E">
        <w:rPr>
          <w:u w:val="single"/>
        </w:rPr>
        <w:t>минимальной негосударственной пенсии</w:t>
      </w:r>
      <w:r w:rsidRPr="00C8370E">
        <w:t>.</w:t>
      </w:r>
    </w:p>
    <w:p w14:paraId="071CC34C" w14:textId="77777777" w:rsidR="008439FB" w:rsidRPr="00C8370E" w:rsidRDefault="008439FB" w:rsidP="008439FB">
      <w:pPr>
        <w:pStyle w:val="30"/>
        <w:spacing w:before="80"/>
        <w:ind w:firstLine="567"/>
      </w:pPr>
      <w:r w:rsidRPr="00C8370E">
        <w:t>Период выплат (не менее пяти лет), устанавливается пенсионным договором.</w:t>
      </w:r>
    </w:p>
    <w:p w14:paraId="757CDEA6" w14:textId="77777777" w:rsidR="008439FB" w:rsidRPr="00C8370E" w:rsidRDefault="008439FB" w:rsidP="008439FB">
      <w:pPr>
        <w:pStyle w:val="31"/>
        <w:spacing w:before="80"/>
        <w:ind w:firstLine="567"/>
        <w:rPr>
          <w:bCs/>
        </w:rPr>
      </w:pPr>
      <w:r w:rsidRPr="00C8370E">
        <w:rPr>
          <w:bCs/>
        </w:rPr>
        <w:t>Единовременная выплата пенсионных резервов, обеспечивающих  выплаты негосударственной пенсии Участнику, не допускается.</w:t>
      </w:r>
    </w:p>
    <w:p w14:paraId="52766E4E" w14:textId="77777777" w:rsidR="006710D9" w:rsidRPr="00C8370E" w:rsidRDefault="00DE1A3C" w:rsidP="001E3D3F">
      <w:pPr>
        <w:pStyle w:val="30"/>
        <w:tabs>
          <w:tab w:val="num" w:pos="1134"/>
        </w:tabs>
        <w:spacing w:before="80"/>
        <w:ind w:firstLine="567"/>
      </w:pPr>
      <w:r w:rsidRPr="00C8370E">
        <w:t>В период выплат,</w:t>
      </w:r>
      <w:r w:rsidR="00767238" w:rsidRPr="00C8370E">
        <w:t xml:space="preserve"> на основании проведенных ф</w:t>
      </w:r>
      <w:r w:rsidR="006710D9" w:rsidRPr="00C8370E">
        <w:t>ондом актуарных расчетов,  ра</w:t>
      </w:r>
      <w:r w:rsidRPr="00C8370E">
        <w:t xml:space="preserve">змер пенсии может быть увеличен </w:t>
      </w:r>
      <w:r w:rsidR="006710D9" w:rsidRPr="00C8370E">
        <w:t>за счет дохода, полученного от размещения пенсионных резервов</w:t>
      </w:r>
      <w:r w:rsidRPr="00C8370E">
        <w:t>, но не может быть ниже величины пенсии на момент ее оформления.</w:t>
      </w:r>
    </w:p>
    <w:p w14:paraId="247284AC" w14:textId="77777777" w:rsidR="00DE1A3C" w:rsidRPr="00C8370E" w:rsidRDefault="00DE1A3C" w:rsidP="001E3D3F">
      <w:pPr>
        <w:pStyle w:val="30"/>
        <w:tabs>
          <w:tab w:val="num" w:pos="1134"/>
        </w:tabs>
        <w:spacing w:before="80"/>
        <w:ind w:firstLine="567"/>
      </w:pPr>
      <w:r w:rsidRPr="00C8370E">
        <w:t>Участник может отказаться от ежегодного перерасчета размера негосудар</w:t>
      </w:r>
      <w:r w:rsidR="00767238" w:rsidRPr="00C8370E">
        <w:t>ственной пенсии. В этом случае ф</w:t>
      </w:r>
      <w:r w:rsidRPr="00C8370E">
        <w:t xml:space="preserve">онд выплачивает Участнику негосударственную пенсию установленного ранее размера до полного </w:t>
      </w:r>
      <w:r w:rsidR="00C55E58" w:rsidRPr="00C8370E">
        <w:t>исчерпания средств на именном пенсионном счете Участника.</w:t>
      </w:r>
    </w:p>
    <w:p w14:paraId="58588842" w14:textId="77777777" w:rsidR="00C55E58" w:rsidRPr="00C8370E" w:rsidRDefault="006710D9" w:rsidP="001E3D3F">
      <w:pPr>
        <w:pStyle w:val="30"/>
        <w:spacing w:before="80"/>
        <w:ind w:firstLine="567"/>
      </w:pPr>
      <w:r w:rsidRPr="00C8370E">
        <w:t>Выплаты негосударственных пенсий осущест</w:t>
      </w:r>
      <w:r w:rsidR="00767238" w:rsidRPr="00C8370E">
        <w:t>вляются ф</w:t>
      </w:r>
      <w:r w:rsidR="00C55E58" w:rsidRPr="00C8370E">
        <w:t>ондом в денежной форме.</w:t>
      </w:r>
    </w:p>
    <w:p w14:paraId="57703AA5" w14:textId="77777777" w:rsidR="00C55E58" w:rsidRPr="00C8370E" w:rsidRDefault="00C55E58" w:rsidP="00C55E58">
      <w:pPr>
        <w:spacing w:before="40"/>
        <w:ind w:firstLine="567"/>
        <w:jc w:val="both"/>
      </w:pPr>
      <w:r w:rsidRPr="00C8370E">
        <w:t>Периодичность выплат негосударственных пенсий, устанавливается в пенсионном договоре и может быть:</w:t>
      </w:r>
    </w:p>
    <w:p w14:paraId="0786B0A6" w14:textId="77777777" w:rsidR="00C55E58" w:rsidRPr="00C8370E" w:rsidRDefault="00C55E58" w:rsidP="00C55E58">
      <w:pPr>
        <w:pStyle w:val="30"/>
        <w:ind w:firstLine="567"/>
      </w:pPr>
      <w:r w:rsidRPr="00C8370E">
        <w:t>ежемесячной;</w:t>
      </w:r>
    </w:p>
    <w:p w14:paraId="55338893" w14:textId="77777777" w:rsidR="00C55E58" w:rsidRPr="00C8370E" w:rsidRDefault="00C55E58" w:rsidP="00C55E58">
      <w:pPr>
        <w:pStyle w:val="30"/>
        <w:ind w:firstLine="567"/>
      </w:pPr>
      <w:r w:rsidRPr="00C8370E">
        <w:t>ежеквартальной;</w:t>
      </w:r>
    </w:p>
    <w:p w14:paraId="350B590D" w14:textId="77777777" w:rsidR="00C55E58" w:rsidRPr="00C8370E" w:rsidRDefault="00C55E58" w:rsidP="00C55E58">
      <w:pPr>
        <w:pStyle w:val="30"/>
        <w:ind w:firstLine="567"/>
      </w:pPr>
      <w:r w:rsidRPr="00C8370E">
        <w:t>один раз в шесть месяцев;</w:t>
      </w:r>
    </w:p>
    <w:p w14:paraId="0F6425E9" w14:textId="77777777" w:rsidR="00C55E58" w:rsidRPr="00C8370E" w:rsidRDefault="00C55E58" w:rsidP="00C55E58">
      <w:pPr>
        <w:pStyle w:val="30"/>
        <w:ind w:firstLine="567"/>
      </w:pPr>
      <w:r w:rsidRPr="00C8370E">
        <w:t>один раз в двенадцать месяцев.</w:t>
      </w:r>
    </w:p>
    <w:p w14:paraId="100F1B7D" w14:textId="77777777" w:rsidR="00C55E58" w:rsidRPr="00C8370E" w:rsidRDefault="00C55E58" w:rsidP="00C55E58">
      <w:pPr>
        <w:pStyle w:val="30"/>
        <w:spacing w:before="80"/>
        <w:ind w:firstLine="567"/>
      </w:pPr>
      <w:r w:rsidRPr="00C8370E">
        <w:t>Порядок, условия назначения и выплаты негосударствен</w:t>
      </w:r>
      <w:r w:rsidR="00C079BB" w:rsidRPr="00C8370E">
        <w:t xml:space="preserve">ной пенсии изложены в </w:t>
      </w:r>
      <w:r w:rsidR="00C079BB" w:rsidRPr="00C8370E">
        <w:rPr>
          <w:u w:val="single"/>
        </w:rPr>
        <w:t>разделе 10</w:t>
      </w:r>
      <w:r w:rsidRPr="00C8370E">
        <w:t xml:space="preserve"> настоящих правил.</w:t>
      </w:r>
    </w:p>
    <w:p w14:paraId="2E9E3499" w14:textId="77777777" w:rsidR="006710D9" w:rsidRPr="00C8370E" w:rsidRDefault="00C55E58" w:rsidP="008439FB">
      <w:pPr>
        <w:pStyle w:val="30"/>
        <w:spacing w:before="80"/>
        <w:ind w:firstLine="567"/>
        <w:rPr>
          <w:b/>
        </w:rPr>
      </w:pPr>
      <w:r w:rsidRPr="00C8370E">
        <w:t xml:space="preserve"> </w:t>
      </w:r>
      <w:r w:rsidR="008439FB" w:rsidRPr="00C8370E">
        <w:rPr>
          <w:b/>
        </w:rPr>
        <w:t>3.9.3</w:t>
      </w:r>
      <w:r w:rsidR="006710D9" w:rsidRPr="00C8370E">
        <w:rPr>
          <w:b/>
        </w:rPr>
        <w:t>. Методика а</w:t>
      </w:r>
      <w:r w:rsidR="00767238" w:rsidRPr="00C8370E">
        <w:rPr>
          <w:b/>
        </w:rPr>
        <w:t>ктуарных расчетов обязательств ф</w:t>
      </w:r>
      <w:r w:rsidR="006710D9" w:rsidRPr="00C8370E">
        <w:rPr>
          <w:b/>
        </w:rPr>
        <w:t>онда.</w:t>
      </w:r>
    </w:p>
    <w:p w14:paraId="06548F2D" w14:textId="77777777" w:rsidR="008439FB" w:rsidRPr="00C8370E" w:rsidRDefault="00767238" w:rsidP="008439FB">
      <w:pPr>
        <w:pStyle w:val="a5"/>
        <w:spacing w:before="80"/>
        <w:ind w:firstLine="567"/>
        <w:rPr>
          <w:i w:val="0"/>
        </w:rPr>
      </w:pPr>
      <w:r w:rsidRPr="00C8370E">
        <w:rPr>
          <w:i w:val="0"/>
        </w:rPr>
        <w:t>Пенсионные обязательства ф</w:t>
      </w:r>
      <w:r w:rsidR="008439FB" w:rsidRPr="00C8370E">
        <w:rPr>
          <w:i w:val="0"/>
        </w:rPr>
        <w:t>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750570A9" w14:textId="77777777" w:rsidR="008439FB" w:rsidRPr="00C8370E" w:rsidRDefault="008439FB" w:rsidP="008439FB">
      <w:pPr>
        <w:pStyle w:val="a5"/>
        <w:spacing w:before="40"/>
        <w:ind w:firstLine="567"/>
        <w:rPr>
          <w:i w:val="0"/>
        </w:rPr>
      </w:pPr>
      <w:r w:rsidRPr="00C8370E">
        <w:rPr>
          <w:i w:val="0"/>
        </w:rPr>
        <w:t>Современная сто</w:t>
      </w:r>
      <w:r w:rsidR="00767238" w:rsidRPr="00C8370E">
        <w:rPr>
          <w:i w:val="0"/>
        </w:rPr>
        <w:t>имость пенсионных обязательств ф</w:t>
      </w:r>
      <w:r w:rsidRPr="00C8370E">
        <w:rPr>
          <w:i w:val="0"/>
        </w:rPr>
        <w:t xml:space="preserve">онда по пенсионному договору рассчитывается согласно формулам, приведенных  в разделе 18, пункт 18.3.5. настоящих </w:t>
      </w:r>
      <w:r w:rsidR="00ED49F6" w:rsidRPr="00C8370E">
        <w:rPr>
          <w:i w:val="0"/>
        </w:rPr>
        <w:t>П</w:t>
      </w:r>
      <w:r w:rsidRPr="00C8370E">
        <w:rPr>
          <w:i w:val="0"/>
        </w:rPr>
        <w:t xml:space="preserve">равил. </w:t>
      </w:r>
    </w:p>
    <w:p w14:paraId="6CBFEFE3" w14:textId="77777777" w:rsidR="006710D9" w:rsidRPr="00C8370E" w:rsidRDefault="008439FB" w:rsidP="008439FB">
      <w:pPr>
        <w:pStyle w:val="30"/>
        <w:spacing w:before="80"/>
        <w:ind w:firstLine="567"/>
        <w:rPr>
          <w:b/>
        </w:rPr>
      </w:pPr>
      <w:r w:rsidRPr="00C8370E">
        <w:rPr>
          <w:b/>
          <w:bCs/>
        </w:rPr>
        <w:t xml:space="preserve"> 3.9.4</w:t>
      </w:r>
      <w:r w:rsidR="006710D9" w:rsidRPr="00C8370E">
        <w:rPr>
          <w:b/>
          <w:bCs/>
        </w:rPr>
        <w:t>.</w:t>
      </w:r>
      <w:r w:rsidR="006710D9" w:rsidRPr="00C8370E">
        <w:rPr>
          <w:b/>
        </w:rPr>
        <w:t xml:space="preserve"> Порядок ведения пенсионных счетов</w:t>
      </w:r>
    </w:p>
    <w:p w14:paraId="1A62D845" w14:textId="77777777" w:rsidR="006710D9" w:rsidRPr="00C8370E" w:rsidRDefault="006710D9" w:rsidP="00831BFC">
      <w:pPr>
        <w:pStyle w:val="20"/>
        <w:spacing w:before="80"/>
        <w:ind w:firstLine="567"/>
      </w:pPr>
      <w:r w:rsidRPr="00C8370E">
        <w:rPr>
          <w:b w:val="0"/>
        </w:rPr>
        <w:t xml:space="preserve">Пенсионная схема предусматривает </w:t>
      </w:r>
      <w:r w:rsidR="00E54DAB" w:rsidRPr="00C8370E">
        <w:rPr>
          <w:b w:val="0"/>
        </w:rPr>
        <w:t>следующий порядок ведения пенсионных счетов.</w:t>
      </w:r>
      <w:r w:rsidRPr="00C8370E">
        <w:t xml:space="preserve"> </w:t>
      </w:r>
    </w:p>
    <w:p w14:paraId="5D0F8BD5" w14:textId="77777777" w:rsidR="006710D9" w:rsidRPr="00C8370E" w:rsidRDefault="006710D9" w:rsidP="00831BFC">
      <w:pPr>
        <w:pStyle w:val="30"/>
        <w:spacing w:before="80"/>
        <w:ind w:firstLine="567"/>
      </w:pPr>
      <w:r w:rsidRPr="00C8370E">
        <w:lastRenderedPageBreak/>
        <w:t>При зак</w:t>
      </w:r>
      <w:r w:rsidR="00767238" w:rsidRPr="00C8370E">
        <w:t>лючении пенсионного договора в ф</w:t>
      </w:r>
      <w:r w:rsidRPr="00C8370E">
        <w:t>онде открываются:</w:t>
      </w:r>
    </w:p>
    <w:p w14:paraId="38745022" w14:textId="77777777" w:rsidR="006710D9" w:rsidRPr="00C8370E" w:rsidRDefault="006710D9" w:rsidP="00F60D60">
      <w:pPr>
        <w:pStyle w:val="30"/>
        <w:numPr>
          <w:ilvl w:val="0"/>
          <w:numId w:val="27"/>
        </w:numPr>
        <w:tabs>
          <w:tab w:val="num" w:pos="851"/>
        </w:tabs>
        <w:spacing w:before="80"/>
        <w:ind w:left="0" w:firstLine="567"/>
      </w:pPr>
      <w:r w:rsidRPr="00C8370E">
        <w:t>пенсионный счет Участников</w:t>
      </w:r>
      <w:r w:rsidR="00E54DAB" w:rsidRPr="00C8370E">
        <w:t xml:space="preserve"> (Вкладчика)</w:t>
      </w:r>
      <w:r w:rsidRPr="00C8370E">
        <w:t xml:space="preserve">,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w:t>
      </w:r>
      <w:r w:rsidR="00E54DAB" w:rsidRPr="00C8370E">
        <w:t xml:space="preserve">соответствующих пенсионных резервов в виде пенсионных взносов Вкладчика </w:t>
      </w:r>
      <w:r w:rsidRPr="00C8370E">
        <w:t>на именные пенсионные счета Участников;</w:t>
      </w:r>
    </w:p>
    <w:p w14:paraId="6132F573" w14:textId="77777777" w:rsidR="006710D9" w:rsidRPr="00C8370E" w:rsidRDefault="00E54DAB" w:rsidP="00F60D60">
      <w:pPr>
        <w:pStyle w:val="30"/>
        <w:numPr>
          <w:ilvl w:val="0"/>
          <w:numId w:val="27"/>
        </w:numPr>
        <w:tabs>
          <w:tab w:val="num" w:pos="851"/>
        </w:tabs>
        <w:spacing w:before="80"/>
        <w:ind w:left="0" w:firstLine="567"/>
      </w:pPr>
      <w:r w:rsidRPr="00C8370E">
        <w:t>именные пенсионные счета Участников, на которых отражается современная сто</w:t>
      </w:r>
      <w:r w:rsidR="00767238" w:rsidRPr="00C8370E">
        <w:t>имость пенсионных обязательств ф</w:t>
      </w:r>
      <w:r w:rsidRPr="00C8370E">
        <w:t>онда, ее изменения в результате внесения пенсионных взносов Участником и пенсионных взносов Вкладчика, дохода</w:t>
      </w:r>
      <w:r w:rsidR="007501A5" w:rsidRPr="00C8370E">
        <w:t xml:space="preserve">, </w:t>
      </w:r>
      <w:r w:rsidR="00B675EB" w:rsidRPr="00C8370E">
        <w:t>полученного</w:t>
      </w:r>
      <w:r w:rsidR="007501A5" w:rsidRPr="00C8370E">
        <w:t xml:space="preserve"> от размещения пенсионных резервов и выплат пенсий.</w:t>
      </w:r>
    </w:p>
    <w:p w14:paraId="7AFF3974" w14:textId="77777777" w:rsidR="006710D9" w:rsidRPr="00C8370E" w:rsidRDefault="008439FB" w:rsidP="001E3D3F">
      <w:pPr>
        <w:pStyle w:val="30"/>
        <w:spacing w:before="80"/>
        <w:ind w:firstLine="567"/>
        <w:rPr>
          <w:b/>
        </w:rPr>
      </w:pPr>
      <w:r w:rsidRPr="00C8370E">
        <w:rPr>
          <w:b/>
        </w:rPr>
        <w:t>3</w:t>
      </w:r>
      <w:r w:rsidR="00B675EB" w:rsidRPr="00C8370E">
        <w:rPr>
          <w:b/>
        </w:rPr>
        <w:t>.</w:t>
      </w:r>
      <w:r w:rsidRPr="00C8370E">
        <w:rPr>
          <w:b/>
        </w:rPr>
        <w:t>9</w:t>
      </w:r>
      <w:r w:rsidR="006710D9" w:rsidRPr="00C8370E">
        <w:rPr>
          <w:b/>
        </w:rPr>
        <w:t>.</w:t>
      </w:r>
      <w:r w:rsidRPr="00C8370E">
        <w:rPr>
          <w:b/>
        </w:rPr>
        <w:t>5</w:t>
      </w:r>
      <w:r w:rsidR="006710D9" w:rsidRPr="00C8370E">
        <w:rPr>
          <w:b/>
        </w:rPr>
        <w:t>. Условия реализации пенсионной схемы в случае смерти Участника</w:t>
      </w:r>
    </w:p>
    <w:p w14:paraId="2C4C20EF" w14:textId="77777777" w:rsidR="00186315" w:rsidRPr="00C8370E" w:rsidRDefault="00186315" w:rsidP="001E3D3F">
      <w:pPr>
        <w:pStyle w:val="a4"/>
        <w:spacing w:before="80"/>
        <w:ind w:firstLine="567"/>
        <w:rPr>
          <w:b w:val="0"/>
        </w:rPr>
      </w:pPr>
      <w:r w:rsidRPr="00C8370E">
        <w:rPr>
          <w:b w:val="0"/>
        </w:rPr>
        <w:t>По данной схеме правопреемство (наследование)  допускается как в период</w:t>
      </w:r>
      <w:r w:rsidR="000632EC" w:rsidRPr="00C8370E">
        <w:rPr>
          <w:b w:val="0"/>
        </w:rPr>
        <w:t xml:space="preserve"> накопления</w:t>
      </w:r>
      <w:r w:rsidRPr="00C8370E">
        <w:rPr>
          <w:b w:val="0"/>
        </w:rPr>
        <w:t>, так и в период пенсионных выплат.</w:t>
      </w:r>
    </w:p>
    <w:p w14:paraId="7F984C29" w14:textId="77777777" w:rsidR="00186315" w:rsidRPr="00C8370E" w:rsidRDefault="00186315" w:rsidP="001E3D3F">
      <w:pPr>
        <w:pStyle w:val="a4"/>
        <w:spacing w:before="80"/>
        <w:ind w:firstLine="567"/>
        <w:rPr>
          <w:b w:val="0"/>
        </w:rPr>
      </w:pPr>
      <w:r w:rsidRPr="00C8370E">
        <w:rPr>
          <w:b w:val="0"/>
        </w:rPr>
        <w:t xml:space="preserve">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10AEAAD9" w14:textId="77777777" w:rsidR="00186315" w:rsidRPr="00C8370E" w:rsidRDefault="00186315" w:rsidP="001E3D3F">
      <w:pPr>
        <w:pStyle w:val="a4"/>
        <w:spacing w:before="80"/>
        <w:ind w:firstLine="567"/>
        <w:rPr>
          <w:b w:val="0"/>
        </w:rPr>
      </w:pPr>
      <w:r w:rsidRPr="00C8370E">
        <w:rPr>
          <w:b w:val="0"/>
          <w:u w:val="single"/>
        </w:rPr>
        <w:t>Вкладчик, заключивший пенсионный договор в пользу Участников</w:t>
      </w:r>
      <w:r w:rsidRPr="00C8370E">
        <w:rPr>
          <w:b w:val="0"/>
        </w:rPr>
        <w:t xml:space="preserve">, вправе определить в пенсионном договоре порядок правопреемства в случае </w:t>
      </w:r>
      <w:r w:rsidR="004141EA" w:rsidRPr="00C8370E">
        <w:rPr>
          <w:b w:val="0"/>
        </w:rPr>
        <w:t>смерти</w:t>
      </w:r>
      <w:r w:rsidRPr="00C8370E">
        <w:rPr>
          <w:b w:val="0"/>
        </w:rPr>
        <w:t xml:space="preserve"> Участника до наступления права требования по пенсионному договору (до приобретения Участников пенсионных оснований).</w:t>
      </w:r>
    </w:p>
    <w:p w14:paraId="17DCF451" w14:textId="77777777" w:rsidR="00186315" w:rsidRPr="00C8370E" w:rsidRDefault="00186315" w:rsidP="001E3D3F">
      <w:pPr>
        <w:pStyle w:val="a4"/>
        <w:spacing w:before="80"/>
        <w:ind w:firstLine="567"/>
        <w:rPr>
          <w:b w:val="0"/>
        </w:rPr>
      </w:pPr>
      <w:r w:rsidRPr="00C8370E">
        <w:rPr>
          <w:b w:val="0"/>
        </w:rPr>
        <w:t>На этапе выплат Участник вправе назначить</w:t>
      </w:r>
      <w:r w:rsidR="00767238" w:rsidRPr="00C8370E">
        <w:rPr>
          <w:b w:val="0"/>
        </w:rPr>
        <w:t xml:space="preserve"> правопреемника, в пользу кого ф</w:t>
      </w:r>
      <w:r w:rsidRPr="00C8370E">
        <w:rPr>
          <w:b w:val="0"/>
        </w:rPr>
        <w:t>онд будет исполнять свои обязательства по этому договору в случае его смерти.</w:t>
      </w:r>
    </w:p>
    <w:p w14:paraId="129584B8" w14:textId="77777777" w:rsidR="00186315" w:rsidRPr="00C8370E" w:rsidRDefault="00186315" w:rsidP="001E3D3F">
      <w:pPr>
        <w:pStyle w:val="20"/>
        <w:spacing w:before="80"/>
        <w:ind w:firstLine="567"/>
        <w:rPr>
          <w:b w:val="0"/>
        </w:rPr>
      </w:pPr>
      <w:r w:rsidRPr="00C8370E">
        <w:rPr>
          <w:b w:val="0"/>
        </w:rPr>
        <w:t>При наличии у право</w:t>
      </w:r>
      <w:r w:rsidR="00767238" w:rsidRPr="00C8370E">
        <w:rPr>
          <w:b w:val="0"/>
        </w:rPr>
        <w:t>преемника пенсионных оснований ф</w:t>
      </w:r>
      <w:r w:rsidRPr="00C8370E">
        <w:rPr>
          <w:b w:val="0"/>
        </w:rPr>
        <w:t>онд исполняет свои обязательства по назначению и вып</w:t>
      </w:r>
      <w:r w:rsidR="00767238" w:rsidRPr="00C8370E">
        <w:rPr>
          <w:b w:val="0"/>
        </w:rPr>
        <w:t>лате негосударственной пенсии. ф</w:t>
      </w:r>
      <w:r w:rsidRPr="00C8370E">
        <w:rPr>
          <w:b w:val="0"/>
        </w:rPr>
        <w:t xml:space="preserve">онд осуществляет пенсионные выплаты правопреемнику в пределах величины оставшихся обязательств перед умершим Участником в соответствии с </w:t>
      </w:r>
      <w:r w:rsidRPr="00C8370E">
        <w:rPr>
          <w:b w:val="0"/>
          <w:u w:val="single"/>
        </w:rPr>
        <w:t>разделом 1</w:t>
      </w:r>
      <w:r w:rsidR="000632EC" w:rsidRPr="00C8370E">
        <w:rPr>
          <w:b w:val="0"/>
          <w:u w:val="single"/>
        </w:rPr>
        <w:t>0</w:t>
      </w:r>
      <w:r w:rsidRPr="00C8370E">
        <w:rPr>
          <w:b w:val="0"/>
          <w:u w:val="single"/>
        </w:rPr>
        <w:t xml:space="preserve"> </w:t>
      </w:r>
      <w:r w:rsidRPr="00C8370E">
        <w:rPr>
          <w:b w:val="0"/>
        </w:rPr>
        <w:t>настоящих Правил.</w:t>
      </w:r>
    </w:p>
    <w:p w14:paraId="0D1150A7" w14:textId="77777777" w:rsidR="00186315" w:rsidRPr="00C8370E" w:rsidRDefault="00186315" w:rsidP="001E3D3F">
      <w:pPr>
        <w:pStyle w:val="20"/>
        <w:spacing w:before="80"/>
        <w:ind w:firstLine="567"/>
        <w:rPr>
          <w:b w:val="0"/>
        </w:rPr>
      </w:pPr>
      <w:r w:rsidRPr="00C8370E">
        <w:rPr>
          <w:b w:val="0"/>
        </w:rPr>
        <w:t>В случае отсутствия у правопреемника пенсионных оснований он вправе реализовать иные права Участника, предусмотренные пенсионным договором.</w:t>
      </w:r>
    </w:p>
    <w:p w14:paraId="6C4FC6EB" w14:textId="77777777" w:rsidR="009F1604" w:rsidRPr="00C8370E" w:rsidRDefault="009F1604" w:rsidP="009F1604">
      <w:pPr>
        <w:pStyle w:val="a4"/>
        <w:spacing w:before="80"/>
        <w:ind w:firstLine="567"/>
        <w:rPr>
          <w:b w:val="0"/>
        </w:rPr>
      </w:pPr>
      <w:r w:rsidRPr="00C8370E">
        <w:rPr>
          <w:b w:val="0"/>
        </w:rPr>
        <w:t>Средства пенсионных резервов, невостребованные правопреемником (наследниками) в течение срока исковой давности подлежат</w:t>
      </w:r>
      <w:r w:rsidR="00767238" w:rsidRPr="00C8370E">
        <w:rPr>
          <w:b w:val="0"/>
        </w:rPr>
        <w:t xml:space="preserve"> зачислению в страховой резерв ф</w:t>
      </w:r>
      <w:r w:rsidRPr="00C8370E">
        <w:rPr>
          <w:b w:val="0"/>
        </w:rPr>
        <w:t>онда. Течение срока исковой давности определяется законодательством Российской Федерации.</w:t>
      </w:r>
    </w:p>
    <w:p w14:paraId="4B8F24AD" w14:textId="77777777" w:rsidR="009F1604" w:rsidRPr="00C8370E" w:rsidRDefault="009F1604" w:rsidP="009F1604">
      <w:pPr>
        <w:pStyle w:val="a4"/>
        <w:spacing w:before="80"/>
        <w:ind w:firstLine="567"/>
        <w:rPr>
          <w:b w:val="0"/>
        </w:rPr>
      </w:pPr>
      <w:r w:rsidRPr="00C8370E">
        <w:rPr>
          <w:b w:val="0"/>
        </w:rPr>
        <w:t>В случае восстановления срока исковой давности на основании решения суда, выкупные суммы правопреемнику (наследникам) выплачиваются за счет средств страхового резерва Фонда.</w:t>
      </w:r>
    </w:p>
    <w:p w14:paraId="4D7ECBB3" w14:textId="77777777" w:rsidR="006710D9" w:rsidRPr="00C8370E" w:rsidRDefault="009F1604" w:rsidP="009F1604">
      <w:pPr>
        <w:pStyle w:val="a4"/>
        <w:spacing w:before="80"/>
        <w:ind w:firstLine="567"/>
        <w:rPr>
          <w:sz w:val="28"/>
          <w:u w:val="single"/>
        </w:rPr>
      </w:pPr>
      <w:r w:rsidRPr="00C8370E">
        <w:rPr>
          <w:b w:val="0"/>
        </w:rPr>
        <w:t xml:space="preserve"> </w:t>
      </w:r>
      <w:r w:rsidR="004F0A8C" w:rsidRPr="00C8370E">
        <w:t>3</w:t>
      </w:r>
      <w:r w:rsidR="00186315" w:rsidRPr="00C8370E">
        <w:t>.</w:t>
      </w:r>
      <w:r w:rsidR="004F0A8C" w:rsidRPr="00C8370E">
        <w:t>9</w:t>
      </w:r>
      <w:r w:rsidR="006710D9" w:rsidRPr="00C8370E">
        <w:t>.</w:t>
      </w:r>
      <w:r w:rsidR="004F0A8C" w:rsidRPr="00C8370E">
        <w:t>6</w:t>
      </w:r>
      <w:r w:rsidR="006710D9" w:rsidRPr="00C8370E">
        <w:t>. Порядок расчета выкупных сумм.</w:t>
      </w:r>
    </w:p>
    <w:p w14:paraId="14597D7A" w14:textId="77777777" w:rsidR="008439FB" w:rsidRPr="00C8370E" w:rsidRDefault="008439FB" w:rsidP="008439FB">
      <w:pPr>
        <w:pStyle w:val="21"/>
        <w:spacing w:before="80"/>
        <w:ind w:firstLine="567"/>
        <w:rPr>
          <w:b w:val="0"/>
        </w:rPr>
      </w:pPr>
      <w:r w:rsidRPr="00C8370E">
        <w:rPr>
          <w:b w:val="0"/>
        </w:rPr>
        <w:t>В случае, когда пенсионный договор</w:t>
      </w:r>
      <w:r w:rsidR="001569FC" w:rsidRPr="00C8370E">
        <w:rPr>
          <w:b w:val="0"/>
        </w:rPr>
        <w:t>,</w:t>
      </w:r>
      <w:r w:rsidRPr="00C8370E">
        <w:rPr>
          <w:b w:val="0"/>
        </w:rPr>
        <w:t xml:space="preserve"> заключ</w:t>
      </w:r>
      <w:r w:rsidR="007372D1" w:rsidRPr="00C8370E">
        <w:rPr>
          <w:b w:val="0"/>
        </w:rPr>
        <w:t>енный Вкладчиком в пользу Участник</w:t>
      </w:r>
      <w:r w:rsidRPr="00C8370E">
        <w:rPr>
          <w:b w:val="0"/>
        </w:rPr>
        <w:t xml:space="preserve">ов, </w:t>
      </w:r>
      <w:r w:rsidR="007372D1" w:rsidRPr="00C8370E">
        <w:rPr>
          <w:b w:val="0"/>
        </w:rPr>
        <w:t xml:space="preserve">расторгается по инициативе Вкладчика, </w:t>
      </w:r>
      <w:r w:rsidRPr="00C8370E">
        <w:rPr>
          <w:b w:val="0"/>
        </w:rPr>
        <w:t>выкупная сумма равна:</w:t>
      </w:r>
    </w:p>
    <w:p w14:paraId="482F76EE" w14:textId="77777777" w:rsidR="008439FB" w:rsidRPr="00C8370E" w:rsidRDefault="008439FB" w:rsidP="008439FB">
      <w:pPr>
        <w:pStyle w:val="21"/>
        <w:spacing w:before="120" w:after="120"/>
        <w:ind w:firstLine="567"/>
        <w:rPr>
          <w:bCs/>
        </w:rPr>
      </w:pPr>
      <w:r w:rsidRPr="00C8370E">
        <w:rPr>
          <w:bCs/>
        </w:rPr>
        <w:tab/>
      </w:r>
      <w:r w:rsidR="00BD1422" w:rsidRPr="00C8370E">
        <w:rPr>
          <w:bCs/>
          <w:position w:val="-32"/>
        </w:rPr>
        <w:object w:dxaOrig="4140" w:dyaOrig="740" w14:anchorId="64A3C42C">
          <v:shape id="_x0000_i1092" type="#_x0000_t75" style="width:207pt;height:37pt" o:ole="" fillcolor="window">
            <v:imagedata r:id="rId103" o:title=""/>
          </v:shape>
          <o:OLEObject Type="Embed" ProgID="Equation.3" ShapeID="_x0000_i1092" DrawAspect="Content" ObjectID="_1821961321" r:id="rId104"/>
        </w:object>
      </w:r>
      <w:r w:rsidRPr="00C8370E">
        <w:rPr>
          <w:bCs/>
        </w:rPr>
        <w:t>,</w:t>
      </w:r>
    </w:p>
    <w:p w14:paraId="5FF2587C" w14:textId="77777777" w:rsidR="008439FB" w:rsidRPr="00C8370E" w:rsidRDefault="008439FB" w:rsidP="008439FB">
      <w:pPr>
        <w:pStyle w:val="21"/>
        <w:ind w:firstLine="567"/>
        <w:rPr>
          <w:b w:val="0"/>
        </w:rPr>
      </w:pPr>
      <w:r w:rsidRPr="00C8370E">
        <w:rPr>
          <w:b w:val="0"/>
        </w:rPr>
        <w:t xml:space="preserve">где: </w:t>
      </w:r>
      <w:r w:rsidRPr="00C8370E">
        <w:rPr>
          <w:b w:val="0"/>
          <w:position w:val="-14"/>
        </w:rPr>
        <w:object w:dxaOrig="320" w:dyaOrig="380" w14:anchorId="79A9BDC3">
          <v:shape id="_x0000_i1093" type="#_x0000_t75" style="width:16pt;height:19pt" o:ole="" fillcolor="window">
            <v:imagedata r:id="rId20" o:title=""/>
          </v:shape>
          <o:OLEObject Type="Embed" ProgID="Equation.3" ShapeID="_x0000_i1093" DrawAspect="Content" ObjectID="_1821961322" r:id="rId105"/>
        </w:object>
      </w:r>
      <w:r w:rsidRPr="00C8370E">
        <w:rPr>
          <w:b w:val="0"/>
        </w:rPr>
        <w:tab/>
        <w:t>- величина пенсионных взносов Вкладчика</w:t>
      </w:r>
      <w:r w:rsidR="00BD1422" w:rsidRPr="00C8370E">
        <w:rPr>
          <w:b w:val="0"/>
        </w:rPr>
        <w:t xml:space="preserve"> – юридического лица</w:t>
      </w:r>
      <w:r w:rsidRPr="00C8370E">
        <w:rPr>
          <w:b w:val="0"/>
        </w:rPr>
        <w:t>, уплаченных в Фонд на момент расчета выкупной суммы;</w:t>
      </w:r>
    </w:p>
    <w:p w14:paraId="6F396695" w14:textId="77777777" w:rsidR="003E346A" w:rsidRPr="00C8370E" w:rsidRDefault="003E346A" w:rsidP="003E346A">
      <w:pPr>
        <w:pStyle w:val="21"/>
        <w:ind w:firstLine="567"/>
        <w:rPr>
          <w:b w:val="0"/>
          <w:i/>
        </w:rPr>
      </w:pPr>
      <w:r w:rsidRPr="00C8370E">
        <w:rPr>
          <w:b w:val="0"/>
          <w:position w:val="-6"/>
        </w:rPr>
        <w:object w:dxaOrig="240" w:dyaOrig="220" w14:anchorId="7FE1C80A">
          <v:shape id="_x0000_i1094" type="#_x0000_t75" style="width:12pt;height:11.5pt" o:ole="">
            <v:imagedata r:id="rId106" o:title=""/>
          </v:shape>
          <o:OLEObject Type="Embed" ProgID="Equation.3" ShapeID="_x0000_i1094" DrawAspect="Content" ObjectID="_1821961323" r:id="rId107"/>
        </w:object>
      </w:r>
      <w:r w:rsidRPr="00C8370E">
        <w:rPr>
          <w:b w:val="0"/>
        </w:rPr>
        <w:t xml:space="preserve"> - </w:t>
      </w:r>
      <w:r w:rsidRPr="00C8370E">
        <w:rPr>
          <w:b w:val="0"/>
          <w:i/>
        </w:rPr>
        <w:t>возвращаемая доля выкупной стоимости пенсионных взносов на момент расчета выкупной суммы, устанавливается в соответствии с настоящими Правилами и пенсионным договором</w:t>
      </w:r>
    </w:p>
    <w:p w14:paraId="082164A8" w14:textId="77777777" w:rsidR="008439FB" w:rsidRPr="00C8370E" w:rsidRDefault="008439FB" w:rsidP="008439FB">
      <w:pPr>
        <w:tabs>
          <w:tab w:val="num" w:pos="720"/>
        </w:tabs>
        <w:ind w:firstLine="567"/>
        <w:jc w:val="both"/>
      </w:pPr>
      <w:r w:rsidRPr="00C8370E">
        <w:rPr>
          <w:position w:val="-14"/>
        </w:rPr>
        <w:object w:dxaOrig="260" w:dyaOrig="380" w14:anchorId="13C41E8C">
          <v:shape id="_x0000_i1095" type="#_x0000_t75" style="width:13pt;height:19pt" o:ole="">
            <v:imagedata r:id="rId24" o:title=""/>
          </v:shape>
          <o:OLEObject Type="Embed" ProgID="Equation.3" ShapeID="_x0000_i1095" DrawAspect="Content" ObjectID="_1821961324" r:id="rId108"/>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041F44B2" w14:textId="77777777" w:rsidR="003E346A" w:rsidRPr="00C8370E" w:rsidRDefault="003E346A" w:rsidP="003E346A">
      <w:pPr>
        <w:tabs>
          <w:tab w:val="num" w:pos="720"/>
        </w:tabs>
        <w:ind w:firstLine="567"/>
        <w:jc w:val="both"/>
        <w:rPr>
          <w:i/>
        </w:rPr>
      </w:pPr>
      <w:r w:rsidRPr="00C8370E">
        <w:rPr>
          <w:i/>
          <w:position w:val="-10"/>
          <w:lang w:val="en-US"/>
        </w:rPr>
        <w:object w:dxaOrig="240" w:dyaOrig="320" w14:anchorId="65D49E86">
          <v:shape id="_x0000_i1096" type="#_x0000_t75" style="width:12pt;height:15.5pt" o:ole="">
            <v:imagedata r:id="rId109" o:title=""/>
          </v:shape>
          <o:OLEObject Type="Embed" ProgID="Equation.3" ShapeID="_x0000_i1096" DrawAspect="Content" ObjectID="_1821961325" r:id="rId110"/>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3E9B14F7" w14:textId="77777777" w:rsidR="008439FB" w:rsidRPr="00C8370E" w:rsidRDefault="007372D1" w:rsidP="007372D1">
      <w:pPr>
        <w:pStyle w:val="21"/>
        <w:spacing w:before="120" w:after="120"/>
        <w:ind w:firstLine="567"/>
        <w:rPr>
          <w:bCs/>
        </w:rPr>
      </w:pPr>
      <w:r w:rsidRPr="00C8370E">
        <w:rPr>
          <w:position w:val="-28"/>
        </w:rPr>
        <w:object w:dxaOrig="660" w:dyaOrig="680" w14:anchorId="28D26754">
          <v:shape id="_x0000_i1097" type="#_x0000_t75" style="width:33pt;height:34pt" o:ole="">
            <v:imagedata r:id="rId111" o:title=""/>
          </v:shape>
          <o:OLEObject Type="Embed" ProgID="Equation.3" ShapeID="_x0000_i1097" DrawAspect="Content" ObjectID="_1821961326" r:id="rId112"/>
        </w:object>
      </w:r>
      <w:r w:rsidRPr="00C8370E">
        <w:t xml:space="preserve"> - </w:t>
      </w:r>
      <w:r w:rsidR="008439FB" w:rsidRPr="00C8370E">
        <w:rPr>
          <w:b w:val="0"/>
        </w:rPr>
        <w:t xml:space="preserve">величина пенсионных </w:t>
      </w:r>
      <w:r w:rsidRPr="00C8370E">
        <w:rPr>
          <w:b w:val="0"/>
        </w:rPr>
        <w:t>взносов</w:t>
      </w:r>
      <w:r w:rsidR="001569FC" w:rsidRPr="00C8370E">
        <w:rPr>
          <w:b w:val="0"/>
        </w:rPr>
        <w:t xml:space="preserve"> Вкладчика</w:t>
      </w:r>
      <w:r w:rsidR="00BD1422" w:rsidRPr="00C8370E">
        <w:rPr>
          <w:b w:val="0"/>
        </w:rPr>
        <w:t xml:space="preserve"> – юридического лица</w:t>
      </w:r>
      <w:r w:rsidRPr="00C8370E">
        <w:rPr>
          <w:b w:val="0"/>
        </w:rPr>
        <w:t>, переведенных на именные пенсионные счета Участников, заключивших договор присоединения;</w:t>
      </w:r>
      <w:r w:rsidR="008439FB" w:rsidRPr="00C8370E">
        <w:t xml:space="preserve"> </w:t>
      </w:r>
    </w:p>
    <w:p w14:paraId="5E801953" w14:textId="77777777" w:rsidR="00635B7A" w:rsidRPr="00C8370E" w:rsidRDefault="008439FB" w:rsidP="008439FB">
      <w:pPr>
        <w:tabs>
          <w:tab w:val="num" w:pos="720"/>
          <w:tab w:val="num" w:pos="1080"/>
        </w:tabs>
        <w:ind w:firstLine="567"/>
        <w:jc w:val="both"/>
      </w:pPr>
      <w:r w:rsidRPr="00C8370E">
        <w:rPr>
          <w:position w:val="-6"/>
        </w:rPr>
        <w:object w:dxaOrig="260" w:dyaOrig="279" w14:anchorId="2AD2C387">
          <v:shape id="_x0000_i1098" type="#_x0000_t75" style="width:13pt;height:14pt" o:ole="" fillcolor="window">
            <v:imagedata r:id="rId30" o:title=""/>
          </v:shape>
          <o:OLEObject Type="Embed" ProgID="Equation.3" ShapeID="_x0000_i1098" DrawAspect="Content" ObjectID="_1821961327" r:id="rId113"/>
        </w:object>
      </w:r>
      <w:r w:rsidRPr="00C8370E">
        <w:tab/>
        <w:t>-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73587DEF" w14:textId="77777777" w:rsidR="000632EC" w:rsidRPr="00C8370E" w:rsidRDefault="000632EC" w:rsidP="000632EC">
      <w:pPr>
        <w:tabs>
          <w:tab w:val="num" w:pos="720"/>
        </w:tabs>
        <w:ind w:firstLine="567"/>
        <w:jc w:val="both"/>
      </w:pPr>
      <w:r w:rsidRPr="00C8370E">
        <w:t>В случае, расторжения договора присоединения, заключенного Участником в период накопления до назначения негосударственной пенсии, либо выплате  выкупной суммы правопреемникам в случае смерти или признания умершим по решению суда Участника, размер выкупной суммы равен:</w:t>
      </w:r>
    </w:p>
    <w:p w14:paraId="24E43289" w14:textId="77777777" w:rsidR="000632EC" w:rsidRPr="00C8370E" w:rsidRDefault="000632EC" w:rsidP="000632EC">
      <w:pPr>
        <w:pStyle w:val="21"/>
        <w:spacing w:before="120"/>
        <w:ind w:firstLine="567"/>
        <w:rPr>
          <w:b w:val="0"/>
        </w:rPr>
      </w:pPr>
      <w:r w:rsidRPr="00C8370E">
        <w:rPr>
          <w:bCs/>
          <w:position w:val="-32"/>
        </w:rPr>
        <w:object w:dxaOrig="2820" w:dyaOrig="720" w14:anchorId="72A3ECDA">
          <v:shape id="_x0000_i1099" type="#_x0000_t75" style="width:141pt;height:36pt" o:ole="" fillcolor="window">
            <v:imagedata r:id="rId114" o:title=""/>
          </v:shape>
          <o:OLEObject Type="Embed" ProgID="Equation.3" ShapeID="_x0000_i1099" DrawAspect="Content" ObjectID="_1821961328" r:id="rId115"/>
        </w:object>
      </w:r>
      <w:r w:rsidRPr="00C8370E">
        <w:rPr>
          <w:b w:val="0"/>
        </w:rPr>
        <w:t>,</w:t>
      </w:r>
    </w:p>
    <w:p w14:paraId="61737D38" w14:textId="77777777" w:rsidR="000632EC" w:rsidRPr="00C8370E" w:rsidRDefault="000632EC" w:rsidP="000632EC">
      <w:pPr>
        <w:tabs>
          <w:tab w:val="num" w:pos="720"/>
        </w:tabs>
        <w:ind w:firstLine="567"/>
        <w:jc w:val="both"/>
      </w:pPr>
      <w:r w:rsidRPr="00C8370E">
        <w:tab/>
      </w:r>
    </w:p>
    <w:p w14:paraId="2697CA2D" w14:textId="77777777" w:rsidR="000632EC" w:rsidRPr="00C8370E" w:rsidRDefault="000632EC" w:rsidP="000632EC">
      <w:pPr>
        <w:tabs>
          <w:tab w:val="num" w:pos="720"/>
        </w:tabs>
        <w:spacing w:before="80"/>
        <w:ind w:firstLine="567"/>
        <w:jc w:val="both"/>
      </w:pPr>
      <w:r w:rsidRPr="00C8370E">
        <w:t xml:space="preserve">где: </w:t>
      </w:r>
      <w:r w:rsidRPr="00C8370E">
        <w:rPr>
          <w:position w:val="-14"/>
        </w:rPr>
        <w:object w:dxaOrig="340" w:dyaOrig="400" w14:anchorId="15C26D18">
          <v:shape id="_x0000_i1100" type="#_x0000_t75" style="width:17pt;height:20pt" o:ole="">
            <v:imagedata r:id="rId116" o:title=""/>
          </v:shape>
          <o:OLEObject Type="Embed" ProgID="Equation.3" ShapeID="_x0000_i1100" DrawAspect="Content" ObjectID="_1821961329" r:id="rId117"/>
        </w:object>
      </w:r>
      <w:r w:rsidRPr="00C8370E">
        <w:tab/>
        <w:t>- величина пенсионных взносов Участника, уплаченных в Фонд на момент расчета выкупной суммы;</w:t>
      </w:r>
    </w:p>
    <w:p w14:paraId="2833EB5A" w14:textId="77777777" w:rsidR="00374CF6" w:rsidRPr="00C8370E" w:rsidRDefault="000632EC" w:rsidP="000632EC">
      <w:pPr>
        <w:tabs>
          <w:tab w:val="num" w:pos="720"/>
        </w:tabs>
        <w:spacing w:before="80"/>
        <w:ind w:firstLine="567"/>
        <w:jc w:val="both"/>
      </w:pPr>
      <w:r w:rsidRPr="00C8370E">
        <w:rPr>
          <w:position w:val="-14"/>
        </w:rPr>
        <w:object w:dxaOrig="260" w:dyaOrig="380" w14:anchorId="5EDFFBF9">
          <v:shape id="_x0000_i1101" type="#_x0000_t75" style="width:13pt;height:19pt" o:ole="">
            <v:imagedata r:id="rId24" o:title=""/>
          </v:shape>
          <o:OLEObject Type="Embed" ProgID="Equation.3" ShapeID="_x0000_i1101" DrawAspect="Content" ObjectID="_1821961330" r:id="rId118"/>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6AD8AEB7" w14:textId="77777777" w:rsidR="00085EFA" w:rsidRPr="00C8370E" w:rsidRDefault="00085EFA" w:rsidP="00085EFA">
      <w:pPr>
        <w:tabs>
          <w:tab w:val="num" w:pos="720"/>
        </w:tabs>
        <w:ind w:firstLine="567"/>
        <w:jc w:val="both"/>
        <w:rPr>
          <w:i/>
        </w:rPr>
      </w:pPr>
      <w:r w:rsidRPr="00C8370E">
        <w:rPr>
          <w:i/>
          <w:position w:val="-10"/>
          <w:lang w:val="en-US"/>
        </w:rPr>
        <w:object w:dxaOrig="240" w:dyaOrig="320" w14:anchorId="51D25985">
          <v:shape id="_x0000_i1102" type="#_x0000_t75" style="width:12pt;height:15.5pt" o:ole="">
            <v:imagedata r:id="rId109" o:title=""/>
          </v:shape>
          <o:OLEObject Type="Embed" ProgID="Equation.3" ShapeID="_x0000_i1102" DrawAspect="Content" ObjectID="_1821961331" r:id="rId119"/>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15B38637" w14:textId="77777777" w:rsidR="00085EFA" w:rsidRPr="00C8370E" w:rsidRDefault="00085EFA" w:rsidP="00085EFA">
      <w:pPr>
        <w:spacing w:before="80"/>
        <w:ind w:firstLine="567"/>
        <w:rPr>
          <w:sz w:val="28"/>
        </w:rPr>
      </w:pPr>
      <w:r w:rsidRPr="00C8370E">
        <w:rPr>
          <w:position w:val="-6"/>
        </w:rPr>
        <w:object w:dxaOrig="260" w:dyaOrig="279" w14:anchorId="0DC129E6">
          <v:shape id="_x0000_i1103" type="#_x0000_t75" style="width:13pt;height:14pt" o:ole="" fillcolor="window">
            <v:imagedata r:id="rId30" o:title=""/>
          </v:shape>
          <o:OLEObject Type="Embed" ProgID="Equation.3" ShapeID="_x0000_i1103" DrawAspect="Content" ObjectID="_1821961332" r:id="rId120"/>
        </w:object>
      </w:r>
      <w:r w:rsidRPr="00C8370E">
        <w:tab/>
        <w:t xml:space="preserve">- величина расходов, связанных с расторжением договора. </w:t>
      </w:r>
    </w:p>
    <w:p w14:paraId="23309678" w14:textId="77777777" w:rsidR="00085EFA" w:rsidRPr="00C8370E" w:rsidRDefault="00085EFA" w:rsidP="00085EFA">
      <w:pPr>
        <w:pStyle w:val="21"/>
        <w:spacing w:before="80"/>
        <w:ind w:firstLine="567"/>
        <w:rPr>
          <w:szCs w:val="24"/>
        </w:rPr>
      </w:pPr>
    </w:p>
    <w:p w14:paraId="1A092CB3" w14:textId="77777777" w:rsidR="00085EFA" w:rsidRPr="00C8370E" w:rsidRDefault="00085EFA" w:rsidP="00085EFA">
      <w:pPr>
        <w:tabs>
          <w:tab w:val="num" w:pos="720"/>
        </w:tabs>
        <w:ind w:firstLine="567"/>
        <w:jc w:val="both"/>
      </w:pPr>
      <w:r w:rsidRPr="00C8370E">
        <w:t>В случае расторжении пенсионного договора, заключенного Участником в свою пользу в период пенсионных выплат или выплате выкупной суммы правопреемникам в случае смерти или признания умершим по решению суда Участника, размер выкупной суммы равен:</w:t>
      </w:r>
    </w:p>
    <w:p w14:paraId="6D047DDB" w14:textId="77777777" w:rsidR="00085EFA" w:rsidRPr="00C8370E" w:rsidRDefault="00085EFA" w:rsidP="00085EFA">
      <w:pPr>
        <w:pStyle w:val="21"/>
        <w:spacing w:before="120" w:after="120"/>
        <w:ind w:firstLine="567"/>
        <w:rPr>
          <w:bCs/>
        </w:rPr>
      </w:pPr>
      <w:r w:rsidRPr="00C8370E">
        <w:rPr>
          <w:bCs/>
        </w:rPr>
        <w:tab/>
      </w:r>
      <w:r w:rsidRPr="00C8370E">
        <w:rPr>
          <w:bCs/>
          <w:position w:val="-32"/>
        </w:rPr>
        <w:object w:dxaOrig="4300" w:dyaOrig="720" w14:anchorId="46710338">
          <v:shape id="_x0000_i1104" type="#_x0000_t75" style="width:215pt;height:36pt" o:ole="" fillcolor="window">
            <v:imagedata r:id="rId121" o:title=""/>
          </v:shape>
          <o:OLEObject Type="Embed" ProgID="Equation.3" ShapeID="_x0000_i1104" DrawAspect="Content" ObjectID="_1821961333" r:id="rId122"/>
        </w:object>
      </w:r>
      <w:r w:rsidRPr="00C8370E">
        <w:rPr>
          <w:bCs/>
        </w:rPr>
        <w:t>,</w:t>
      </w:r>
    </w:p>
    <w:p w14:paraId="605D288D" w14:textId="77777777" w:rsidR="00085EFA" w:rsidRPr="00C8370E" w:rsidRDefault="00085EFA" w:rsidP="00085EFA">
      <w:pPr>
        <w:pStyle w:val="21"/>
        <w:ind w:firstLine="567"/>
        <w:rPr>
          <w:b w:val="0"/>
        </w:rPr>
      </w:pPr>
      <w:r w:rsidRPr="00C8370E">
        <w:rPr>
          <w:b w:val="0"/>
        </w:rPr>
        <w:t xml:space="preserve">где: </w:t>
      </w:r>
      <w:r w:rsidRPr="00C8370E">
        <w:rPr>
          <w:b w:val="0"/>
          <w:position w:val="-14"/>
        </w:rPr>
        <w:object w:dxaOrig="360" w:dyaOrig="400" w14:anchorId="78954AB1">
          <v:shape id="_x0000_i1105" type="#_x0000_t75" style="width:18pt;height:20pt" o:ole="" fillcolor="window">
            <v:imagedata r:id="rId123" o:title=""/>
          </v:shape>
          <o:OLEObject Type="Embed" ProgID="Equation.3" ShapeID="_x0000_i1105" DrawAspect="Content" ObjectID="_1821961334" r:id="rId124"/>
        </w:object>
      </w:r>
      <w:r w:rsidRPr="00C8370E">
        <w:rPr>
          <w:b w:val="0"/>
        </w:rPr>
        <w:tab/>
        <w:t>- величина пенсионных взносов Вкладчика, уплаченных в Фонд на момент расчета выкупной суммы;</w:t>
      </w:r>
    </w:p>
    <w:p w14:paraId="70E99BEF" w14:textId="77777777" w:rsidR="00085EFA" w:rsidRPr="00C8370E" w:rsidRDefault="00085EFA" w:rsidP="00085EFA">
      <w:pPr>
        <w:pStyle w:val="21"/>
        <w:ind w:firstLine="567"/>
        <w:rPr>
          <w:b w:val="0"/>
        </w:rPr>
      </w:pPr>
      <w:r w:rsidRPr="00C8370E">
        <w:rPr>
          <w:b w:val="0"/>
          <w:position w:val="-14"/>
        </w:rPr>
        <w:object w:dxaOrig="360" w:dyaOrig="400" w14:anchorId="125F4FDB">
          <v:shape id="_x0000_i1106" type="#_x0000_t75" style="width:18pt;height:20pt" o:ole="" fillcolor="window">
            <v:imagedata r:id="rId125" o:title=""/>
          </v:shape>
          <o:OLEObject Type="Embed" ProgID="Equation.3" ShapeID="_x0000_i1106" DrawAspect="Content" ObjectID="_1821961335" r:id="rId126"/>
        </w:object>
      </w:r>
      <w:r w:rsidRPr="00C8370E">
        <w:rPr>
          <w:b w:val="0"/>
        </w:rPr>
        <w:t xml:space="preserve"> - величина пенсионных взносов Участника, внесенных в Фонд на момент расчета выкупной суммы;</w:t>
      </w:r>
    </w:p>
    <w:p w14:paraId="4D10238C" w14:textId="77777777" w:rsidR="00085EFA" w:rsidRPr="00C8370E" w:rsidRDefault="00085EFA" w:rsidP="00085EFA">
      <w:pPr>
        <w:tabs>
          <w:tab w:val="num" w:pos="720"/>
        </w:tabs>
        <w:ind w:firstLine="567"/>
        <w:jc w:val="both"/>
      </w:pPr>
      <w:r w:rsidRPr="00C8370E">
        <w:rPr>
          <w:position w:val="-14"/>
        </w:rPr>
        <w:object w:dxaOrig="260" w:dyaOrig="380" w14:anchorId="6D87393B">
          <v:shape id="_x0000_i1107" type="#_x0000_t75" style="width:13pt;height:19pt" o:ole="">
            <v:imagedata r:id="rId24" o:title=""/>
          </v:shape>
          <o:OLEObject Type="Embed" ProgID="Equation.3" ShapeID="_x0000_i1107" DrawAspect="Content" ObjectID="_1821961336" r:id="rId127"/>
        </w:object>
      </w:r>
      <w:r w:rsidRPr="00C8370E">
        <w:t xml:space="preserve"> - начисленный инвестиционный доход, по ставке доходности, утвержденной Советом фонда в </w:t>
      </w:r>
      <w:r w:rsidRPr="00C8370E">
        <w:rPr>
          <w:i/>
          <w:lang w:val="en-US"/>
        </w:rPr>
        <w:t>j</w:t>
      </w:r>
      <w:r w:rsidRPr="00C8370E">
        <w:t xml:space="preserve"> – ом году;</w:t>
      </w:r>
    </w:p>
    <w:p w14:paraId="7F309848" w14:textId="77777777" w:rsidR="00085EFA" w:rsidRPr="00C8370E" w:rsidRDefault="00085EFA" w:rsidP="00085EFA">
      <w:pPr>
        <w:tabs>
          <w:tab w:val="num" w:pos="720"/>
        </w:tabs>
        <w:ind w:firstLine="567"/>
        <w:jc w:val="both"/>
        <w:rPr>
          <w:i/>
        </w:rPr>
      </w:pPr>
      <w:r w:rsidRPr="00C8370E">
        <w:rPr>
          <w:i/>
        </w:rPr>
        <w:t xml:space="preserve"> </w:t>
      </w:r>
      <w:r w:rsidRPr="00C8370E">
        <w:rPr>
          <w:i/>
          <w:position w:val="-10"/>
          <w:lang w:val="en-US"/>
        </w:rPr>
        <w:object w:dxaOrig="240" w:dyaOrig="320" w14:anchorId="77AB80DE">
          <v:shape id="_x0000_i1108" type="#_x0000_t75" style="width:12pt;height:15.5pt" o:ole="">
            <v:imagedata r:id="rId109" o:title=""/>
          </v:shape>
          <o:OLEObject Type="Embed" ProgID="Equation.3" ShapeID="_x0000_i1108" DrawAspect="Content" ObjectID="_1821961337" r:id="rId128"/>
        </w:object>
      </w:r>
      <w:r w:rsidRPr="00C8370E">
        <w:rPr>
          <w:i/>
        </w:rPr>
        <w:t xml:space="preserve"> – возвращаемая доля выкупной стоимости начисленного инвестиционного дохода на момент расчета выкупной суммы, устанавливается в соответствии с настоящими Правилами и пенсионным договором.</w:t>
      </w:r>
    </w:p>
    <w:p w14:paraId="064F0DFA" w14:textId="77777777" w:rsidR="00085EFA" w:rsidRPr="00C8370E" w:rsidRDefault="00085EFA" w:rsidP="00085EFA">
      <w:pPr>
        <w:tabs>
          <w:tab w:val="num" w:pos="720"/>
        </w:tabs>
        <w:ind w:firstLine="567"/>
        <w:jc w:val="both"/>
      </w:pPr>
      <w:r w:rsidRPr="00C8370E">
        <w:rPr>
          <w:position w:val="-12"/>
        </w:rPr>
        <w:object w:dxaOrig="300" w:dyaOrig="360" w14:anchorId="097BCF58">
          <v:shape id="_x0000_i1109" type="#_x0000_t75" style="width:15pt;height:18pt" o:ole="">
            <v:imagedata r:id="rId60" o:title=""/>
          </v:shape>
          <o:OLEObject Type="Embed" ProgID="Equation.3" ShapeID="_x0000_i1109" DrawAspect="Content" ObjectID="_1821961338" r:id="rId129"/>
        </w:object>
      </w:r>
      <w:r w:rsidRPr="00C8370E">
        <w:t xml:space="preserve"> - сумма пенсионных выплат, полученная Участником (пенсионером);    </w:t>
      </w:r>
    </w:p>
    <w:p w14:paraId="21D7E133" w14:textId="77777777" w:rsidR="00085EFA" w:rsidRPr="00C8370E" w:rsidRDefault="00085EFA" w:rsidP="00085EFA">
      <w:pPr>
        <w:tabs>
          <w:tab w:val="num" w:pos="720"/>
          <w:tab w:val="num" w:pos="1080"/>
        </w:tabs>
        <w:ind w:firstLine="567"/>
        <w:jc w:val="both"/>
      </w:pPr>
      <w:r w:rsidRPr="00C8370E">
        <w:rPr>
          <w:position w:val="-6"/>
        </w:rPr>
        <w:object w:dxaOrig="260" w:dyaOrig="279" w14:anchorId="6DCE1ED6">
          <v:shape id="_x0000_i1110" type="#_x0000_t75" style="width:13pt;height:14pt" o:ole="" fillcolor="window">
            <v:imagedata r:id="rId30" o:title=""/>
          </v:shape>
          <o:OLEObject Type="Embed" ProgID="Equation.3" ShapeID="_x0000_i1110" DrawAspect="Content" ObjectID="_1821961339" r:id="rId130"/>
        </w:object>
      </w:r>
      <w:r w:rsidRPr="00C8370E">
        <w:tab/>
        <w:t>- величина расходов, связанных с расторжением договора и переводом выкупных сумм на счет другого Фонда, либо на лицевой счет Вкладчика (Участника, правопреемника) (определяется по фактическим затратам на проведенные операции по расторжению договора).</w:t>
      </w:r>
    </w:p>
    <w:p w14:paraId="71E72FE6" w14:textId="77777777" w:rsidR="00085EFA" w:rsidRPr="00C8370E" w:rsidRDefault="00085EFA" w:rsidP="00085EFA">
      <w:pPr>
        <w:tabs>
          <w:tab w:val="num" w:pos="720"/>
          <w:tab w:val="num" w:pos="1080"/>
        </w:tabs>
        <w:ind w:firstLine="567"/>
        <w:jc w:val="both"/>
        <w:sectPr w:rsidR="00085EFA" w:rsidRPr="00C8370E" w:rsidSect="00085EFA">
          <w:footerReference w:type="default" r:id="rId131"/>
          <w:pgSz w:w="11907" w:h="16840"/>
          <w:pgMar w:top="1134" w:right="794" w:bottom="907" w:left="1134" w:header="680" w:footer="680" w:gutter="0"/>
          <w:pgNumType w:start="24"/>
          <w:cols w:space="720"/>
        </w:sectPr>
      </w:pPr>
    </w:p>
    <w:p w14:paraId="4D258A9B" w14:textId="77777777" w:rsidR="0072701A" w:rsidRPr="00C8370E" w:rsidRDefault="007B2869" w:rsidP="004F73B8">
      <w:pPr>
        <w:pStyle w:val="1"/>
        <w:ind w:firstLine="567"/>
        <w:jc w:val="center"/>
        <w:rPr>
          <w:b/>
        </w:rPr>
      </w:pPr>
      <w:bookmarkStart w:id="17" w:name="_Toc495205673"/>
      <w:bookmarkStart w:id="18" w:name="_Toc34183954"/>
      <w:r w:rsidRPr="00C8370E">
        <w:rPr>
          <w:b/>
        </w:rPr>
        <w:lastRenderedPageBreak/>
        <w:t>4</w:t>
      </w:r>
      <w:r w:rsidR="0072701A" w:rsidRPr="00C8370E">
        <w:rPr>
          <w:b/>
        </w:rPr>
        <w:t>. ОТВЕТСТВЕННОСТЬ ФОНДА ПЕРЕД ВКЛАДЧИКАМИ И УЧАСТНИКАМИ</w:t>
      </w:r>
      <w:r w:rsidR="001873CB" w:rsidRPr="00C8370E">
        <w:rPr>
          <w:b/>
        </w:rPr>
        <w:t>.</w:t>
      </w:r>
      <w:r w:rsidR="0072701A" w:rsidRPr="00C8370E">
        <w:rPr>
          <w:b/>
        </w:rPr>
        <w:t xml:space="preserve"> УСЛОВИЯ ВОЗНИКНОВЕНИЯ И ПРЕКРАЩЕНИЯ ОБЯЗАТЕЛЬСТВ ФОНДА</w:t>
      </w:r>
      <w:bookmarkEnd w:id="17"/>
      <w:bookmarkEnd w:id="18"/>
    </w:p>
    <w:p w14:paraId="3443467C" w14:textId="77777777" w:rsidR="0072701A" w:rsidRPr="00C8370E" w:rsidRDefault="007B2869" w:rsidP="004F73B8">
      <w:pPr>
        <w:pStyle w:val="21"/>
        <w:spacing w:before="80"/>
        <w:ind w:firstLine="567"/>
      </w:pPr>
      <w:r w:rsidRPr="00C8370E">
        <w:rPr>
          <w:sz w:val="22"/>
        </w:rPr>
        <w:t>4</w:t>
      </w:r>
      <w:r w:rsidR="0072701A" w:rsidRPr="00C8370E">
        <w:rPr>
          <w:sz w:val="22"/>
        </w:rPr>
        <w:t xml:space="preserve">.1. </w:t>
      </w:r>
      <w:r w:rsidR="0072701A" w:rsidRPr="00C8370E">
        <w:t>Отв</w:t>
      </w:r>
      <w:r w:rsidR="00767238" w:rsidRPr="00C8370E">
        <w:t>етственность ф</w:t>
      </w:r>
      <w:r w:rsidR="0072701A" w:rsidRPr="00C8370E">
        <w:t>онда</w:t>
      </w:r>
      <w:r w:rsidR="0072701A" w:rsidRPr="00C8370E">
        <w:rPr>
          <w:sz w:val="28"/>
        </w:rPr>
        <w:t>.</w:t>
      </w:r>
    </w:p>
    <w:p w14:paraId="13F3C549" w14:textId="77777777" w:rsidR="009955A5" w:rsidRPr="00C8370E" w:rsidRDefault="007B2869" w:rsidP="004141EA">
      <w:pPr>
        <w:pStyle w:val="31"/>
        <w:spacing w:before="80"/>
        <w:ind w:firstLine="567"/>
      </w:pPr>
      <w:r w:rsidRPr="00C8370E">
        <w:t>4</w:t>
      </w:r>
      <w:r w:rsidR="0072701A" w:rsidRPr="00C8370E">
        <w:t xml:space="preserve">.1.1. </w:t>
      </w:r>
      <w:r w:rsidR="001873CB" w:rsidRPr="00C8370E">
        <w:t>В силу</w:t>
      </w:r>
      <w:r w:rsidR="009955A5" w:rsidRPr="00C8370E">
        <w:t xml:space="preserve"> заключенного пенсионного договора стороны приобретают права и обязанности, определенные условиями договора, а также ответственность за исполнение своих договорных обязательств.</w:t>
      </w:r>
    </w:p>
    <w:p w14:paraId="09E44AE1" w14:textId="77777777" w:rsidR="008B59E2" w:rsidRPr="00C8370E" w:rsidRDefault="009955A5" w:rsidP="004141EA">
      <w:pPr>
        <w:pStyle w:val="31"/>
        <w:spacing w:before="80"/>
        <w:ind w:firstLine="567"/>
      </w:pPr>
      <w:r w:rsidRPr="00C8370E">
        <w:t xml:space="preserve">За неисполнение или несвоевременное исполнение своих обязательств по пенсионному договору </w:t>
      </w:r>
      <w:r w:rsidR="0072701A" w:rsidRPr="00C8370E">
        <w:t>Фонд несет установленную законодательством  ответственность всем своим имуществом.</w:t>
      </w:r>
    </w:p>
    <w:p w14:paraId="1619468C" w14:textId="77777777" w:rsidR="00374CF6" w:rsidRPr="00C8370E" w:rsidRDefault="00374CF6" w:rsidP="00374CF6">
      <w:pPr>
        <w:spacing w:before="80"/>
        <w:ind w:firstLine="567"/>
        <w:jc w:val="both"/>
      </w:pPr>
      <w:r w:rsidRPr="00C8370E">
        <w:rPr>
          <w:b/>
        </w:rPr>
        <w:t>4</w:t>
      </w:r>
      <w:r w:rsidR="00767238" w:rsidRPr="00C8370E">
        <w:rPr>
          <w:b/>
        </w:rPr>
        <w:t>.2.Обязательства ф</w:t>
      </w:r>
      <w:r w:rsidRPr="00C8370E">
        <w:rPr>
          <w:b/>
        </w:rPr>
        <w:t>онда</w:t>
      </w:r>
      <w:r w:rsidRPr="00C8370E">
        <w:t>.</w:t>
      </w:r>
    </w:p>
    <w:p w14:paraId="62B43429" w14:textId="77777777" w:rsidR="00374CF6" w:rsidRPr="00C8370E" w:rsidRDefault="00767238" w:rsidP="00374CF6">
      <w:pPr>
        <w:spacing w:before="80"/>
        <w:ind w:firstLine="567"/>
        <w:jc w:val="both"/>
      </w:pPr>
      <w:r w:rsidRPr="00C8370E">
        <w:t>4.2.1. Обязательства ф</w:t>
      </w:r>
      <w:r w:rsidR="00374CF6" w:rsidRPr="00C8370E">
        <w:t>онда перед Вкладчиком и Участником (Участниками) возникают с момента вступления в силу пенсионного договора и исполняются в строгом соответствии с его условиями.</w:t>
      </w:r>
    </w:p>
    <w:p w14:paraId="3641F7CA" w14:textId="77777777" w:rsidR="00374CF6" w:rsidRPr="00C8370E" w:rsidRDefault="00767238" w:rsidP="00374CF6">
      <w:pPr>
        <w:spacing w:before="80"/>
        <w:ind w:firstLine="567"/>
        <w:jc w:val="both"/>
      </w:pPr>
      <w:r w:rsidRPr="00C8370E">
        <w:t>4.2.2. Обязательства   ф</w:t>
      </w:r>
      <w:r w:rsidR="00374CF6" w:rsidRPr="00C8370E">
        <w:t>онда   перед Вкладчиками и</w:t>
      </w:r>
      <w:r w:rsidR="00374CF6" w:rsidRPr="00C8370E">
        <w:rPr>
          <w:b/>
        </w:rPr>
        <w:t xml:space="preserve"> </w:t>
      </w:r>
      <w:r w:rsidR="00374CF6" w:rsidRPr="00C8370E">
        <w:t>Участниками включают в себя:</w:t>
      </w:r>
    </w:p>
    <w:p w14:paraId="1BCBD3A1" w14:textId="77777777" w:rsidR="00374CF6" w:rsidRPr="00C8370E" w:rsidRDefault="00374CF6" w:rsidP="00F60D60">
      <w:pPr>
        <w:numPr>
          <w:ilvl w:val="0"/>
          <w:numId w:val="10"/>
        </w:numPr>
        <w:tabs>
          <w:tab w:val="clear" w:pos="2117"/>
          <w:tab w:val="num" w:pos="851"/>
        </w:tabs>
        <w:spacing w:before="80"/>
        <w:ind w:left="851" w:hanging="284"/>
      </w:pPr>
      <w:r w:rsidRPr="00C8370E">
        <w:t>обязательства по формированию пенсионных резервов для выплаты будущих пенсий (аккумулирование пенсионных взносов, размещение средств пенсионных резервов);</w:t>
      </w:r>
    </w:p>
    <w:p w14:paraId="758299C2" w14:textId="77777777" w:rsidR="00374CF6" w:rsidRPr="00C8370E" w:rsidRDefault="00374CF6" w:rsidP="00F60D60">
      <w:pPr>
        <w:numPr>
          <w:ilvl w:val="0"/>
          <w:numId w:val="10"/>
        </w:numPr>
        <w:tabs>
          <w:tab w:val="clear" w:pos="2117"/>
          <w:tab w:val="num" w:pos="851"/>
        </w:tabs>
        <w:spacing w:before="80"/>
        <w:ind w:left="0" w:firstLine="567"/>
      </w:pPr>
      <w:r w:rsidRPr="00C8370E">
        <w:t>обязательства по назначению и выплате пенсий Участникам;</w:t>
      </w:r>
    </w:p>
    <w:p w14:paraId="2E519240" w14:textId="77777777" w:rsidR="00374CF6" w:rsidRPr="00C8370E" w:rsidRDefault="00374CF6" w:rsidP="00F60D60">
      <w:pPr>
        <w:numPr>
          <w:ilvl w:val="0"/>
          <w:numId w:val="10"/>
        </w:numPr>
        <w:tabs>
          <w:tab w:val="clear" w:pos="2117"/>
          <w:tab w:val="num" w:pos="851"/>
        </w:tabs>
        <w:spacing w:before="80"/>
        <w:ind w:left="0" w:firstLine="567"/>
      </w:pPr>
      <w:r w:rsidRPr="00C8370E">
        <w:t>обязательства по выплате пенсий правопреемникам;</w:t>
      </w:r>
    </w:p>
    <w:p w14:paraId="0A6474F3" w14:textId="77777777" w:rsidR="00374CF6" w:rsidRPr="00C8370E" w:rsidRDefault="00374CF6" w:rsidP="00F60D60">
      <w:pPr>
        <w:numPr>
          <w:ilvl w:val="0"/>
          <w:numId w:val="10"/>
        </w:numPr>
        <w:tabs>
          <w:tab w:val="clear" w:pos="2117"/>
          <w:tab w:val="num" w:pos="851"/>
        </w:tabs>
        <w:spacing w:before="80"/>
        <w:ind w:left="0" w:firstLine="567"/>
      </w:pPr>
      <w:r w:rsidRPr="00C8370E">
        <w:t>обязательства по выплате выкупных сумм.</w:t>
      </w:r>
    </w:p>
    <w:p w14:paraId="4AE73DA2" w14:textId="77777777" w:rsidR="00085EFA" w:rsidRPr="00C8370E" w:rsidRDefault="00085EFA" w:rsidP="00085EFA">
      <w:pPr>
        <w:pStyle w:val="1"/>
        <w:spacing w:before="120" w:after="80"/>
        <w:ind w:firstLine="567"/>
        <w:jc w:val="center"/>
        <w:rPr>
          <w:b/>
        </w:rPr>
      </w:pPr>
      <w:bookmarkStart w:id="19" w:name="_Toc495205674"/>
      <w:bookmarkStart w:id="20" w:name="_Toc34183955"/>
      <w:r w:rsidRPr="00C8370E">
        <w:rPr>
          <w:b/>
        </w:rPr>
        <w:t>5. ПОРЯДОК И УСЛОВИЯ ВНЕСЕНИЯ ПЕНСИОННЫХ ВЗНОСОВ В ФОНД</w:t>
      </w:r>
      <w:bookmarkEnd w:id="19"/>
      <w:bookmarkEnd w:id="20"/>
    </w:p>
    <w:p w14:paraId="243441E6" w14:textId="77777777" w:rsidR="00085EFA" w:rsidRPr="00C8370E" w:rsidRDefault="00085EFA" w:rsidP="00085EFA">
      <w:pPr>
        <w:spacing w:after="80"/>
        <w:ind w:firstLine="567"/>
        <w:jc w:val="both"/>
      </w:pPr>
      <w:r w:rsidRPr="00C8370E">
        <w:t>5.1. Фонд принимает в качестве пенсионных взносов исключительно</w:t>
      </w:r>
      <w:r w:rsidRPr="00C8370E">
        <w:rPr>
          <w:b/>
        </w:rPr>
        <w:t xml:space="preserve"> </w:t>
      </w:r>
      <w:r w:rsidRPr="00C8370E">
        <w:t>денежные средства.</w:t>
      </w:r>
    </w:p>
    <w:p w14:paraId="03D0EA6D" w14:textId="77777777" w:rsidR="00085EFA" w:rsidRPr="00C8370E" w:rsidRDefault="00767238" w:rsidP="00085EFA">
      <w:pPr>
        <w:pStyle w:val="30"/>
        <w:spacing w:after="80"/>
        <w:ind w:firstLine="567"/>
      </w:pPr>
      <w:r w:rsidRPr="00C8370E">
        <w:t>Пенсионные взносы принимаются ф</w:t>
      </w:r>
      <w:r w:rsidR="00085EFA" w:rsidRPr="00C8370E">
        <w:t>ондом:</w:t>
      </w:r>
    </w:p>
    <w:p w14:paraId="00BE1139" w14:textId="77777777" w:rsidR="00085EFA" w:rsidRPr="00C8370E" w:rsidRDefault="00085EFA" w:rsidP="00F60D60">
      <w:pPr>
        <w:numPr>
          <w:ilvl w:val="0"/>
          <w:numId w:val="11"/>
        </w:numPr>
        <w:tabs>
          <w:tab w:val="clear" w:pos="2117"/>
          <w:tab w:val="num" w:pos="851"/>
        </w:tabs>
        <w:spacing w:after="80"/>
        <w:ind w:left="0" w:firstLine="567"/>
        <w:jc w:val="both"/>
      </w:pPr>
      <w:r w:rsidRPr="00C8370E">
        <w:t>перечислением через банк;</w:t>
      </w:r>
    </w:p>
    <w:p w14:paraId="16A75EF9" w14:textId="77777777" w:rsidR="00085EFA" w:rsidRPr="00C8370E" w:rsidRDefault="00085EFA" w:rsidP="00F60D60">
      <w:pPr>
        <w:numPr>
          <w:ilvl w:val="0"/>
          <w:numId w:val="11"/>
        </w:numPr>
        <w:tabs>
          <w:tab w:val="clear" w:pos="2117"/>
          <w:tab w:val="num" w:pos="851"/>
        </w:tabs>
        <w:spacing w:after="80"/>
        <w:ind w:left="0" w:firstLine="567"/>
        <w:jc w:val="both"/>
      </w:pPr>
      <w:r w:rsidRPr="00C8370E">
        <w:t xml:space="preserve">почтовым переводом; </w:t>
      </w:r>
    </w:p>
    <w:p w14:paraId="2DF330D4" w14:textId="77777777" w:rsidR="00085EFA" w:rsidRPr="00C8370E" w:rsidRDefault="00085EFA" w:rsidP="00F60D60">
      <w:pPr>
        <w:numPr>
          <w:ilvl w:val="0"/>
          <w:numId w:val="11"/>
        </w:numPr>
        <w:tabs>
          <w:tab w:val="clear" w:pos="2117"/>
          <w:tab w:val="num" w:pos="851"/>
        </w:tabs>
        <w:spacing w:after="80"/>
        <w:ind w:left="0" w:firstLine="567"/>
        <w:jc w:val="both"/>
      </w:pPr>
      <w:r w:rsidRPr="00C8370E">
        <w:t>наличным</w:t>
      </w:r>
      <w:r w:rsidR="00767238" w:rsidRPr="00C8370E">
        <w:t>и денежными средствами в кассу ф</w:t>
      </w:r>
      <w:r w:rsidRPr="00C8370E">
        <w:t>онда.</w:t>
      </w:r>
    </w:p>
    <w:p w14:paraId="65A50719" w14:textId="77777777" w:rsidR="00085EFA" w:rsidRPr="00C8370E" w:rsidRDefault="00085EFA" w:rsidP="00085EFA">
      <w:pPr>
        <w:pStyle w:val="31"/>
        <w:spacing w:after="80"/>
        <w:ind w:firstLine="567"/>
      </w:pPr>
      <w:r w:rsidRPr="00C8370E">
        <w:t>Пенсионные взносы могут вноситься (в соответствии с условиями  пенсионного договора) со следующей периодичностью:</w:t>
      </w:r>
    </w:p>
    <w:p w14:paraId="070E369F" w14:textId="77777777" w:rsidR="00085EFA" w:rsidRPr="00C8370E" w:rsidRDefault="00085EFA" w:rsidP="00F60D60">
      <w:pPr>
        <w:numPr>
          <w:ilvl w:val="0"/>
          <w:numId w:val="12"/>
        </w:numPr>
        <w:tabs>
          <w:tab w:val="clear" w:pos="2117"/>
          <w:tab w:val="num" w:pos="1134"/>
        </w:tabs>
        <w:spacing w:after="40"/>
        <w:ind w:left="0" w:firstLine="567"/>
        <w:jc w:val="both"/>
      </w:pPr>
      <w:r w:rsidRPr="00C8370E">
        <w:t>ежемесячно;</w:t>
      </w:r>
    </w:p>
    <w:p w14:paraId="4752162D" w14:textId="77777777" w:rsidR="00085EFA" w:rsidRPr="00C8370E" w:rsidRDefault="00085EFA" w:rsidP="00F60D60">
      <w:pPr>
        <w:numPr>
          <w:ilvl w:val="0"/>
          <w:numId w:val="12"/>
        </w:numPr>
        <w:tabs>
          <w:tab w:val="clear" w:pos="2117"/>
          <w:tab w:val="num" w:pos="1134"/>
        </w:tabs>
        <w:spacing w:after="40"/>
        <w:ind w:left="0" w:firstLine="567"/>
        <w:jc w:val="both"/>
      </w:pPr>
      <w:r w:rsidRPr="00C8370E">
        <w:t>ежеквартально;</w:t>
      </w:r>
    </w:p>
    <w:p w14:paraId="3329A0D4" w14:textId="77777777" w:rsidR="00085EFA" w:rsidRPr="00C8370E" w:rsidRDefault="00085EFA" w:rsidP="00F60D60">
      <w:pPr>
        <w:numPr>
          <w:ilvl w:val="0"/>
          <w:numId w:val="12"/>
        </w:numPr>
        <w:tabs>
          <w:tab w:val="clear" w:pos="2117"/>
          <w:tab w:val="num" w:pos="1134"/>
        </w:tabs>
        <w:spacing w:after="40"/>
        <w:ind w:left="0" w:firstLine="567"/>
        <w:jc w:val="both"/>
      </w:pPr>
      <w:r w:rsidRPr="00C8370E">
        <w:t>один раз в шесть месяцев;</w:t>
      </w:r>
    </w:p>
    <w:p w14:paraId="5F0BAEBE" w14:textId="77777777" w:rsidR="00085EFA" w:rsidRPr="00C8370E" w:rsidRDefault="00085EFA" w:rsidP="00F60D60">
      <w:pPr>
        <w:numPr>
          <w:ilvl w:val="0"/>
          <w:numId w:val="12"/>
        </w:numPr>
        <w:tabs>
          <w:tab w:val="clear" w:pos="2117"/>
          <w:tab w:val="num" w:pos="1134"/>
        </w:tabs>
        <w:spacing w:after="40"/>
        <w:ind w:left="0" w:firstLine="567"/>
        <w:jc w:val="both"/>
      </w:pPr>
      <w:r w:rsidRPr="00C8370E">
        <w:t>один раз в двенадцать месяцев;</w:t>
      </w:r>
    </w:p>
    <w:p w14:paraId="5E3BA509" w14:textId="77777777" w:rsidR="00085EFA" w:rsidRPr="00C8370E" w:rsidRDefault="00085EFA" w:rsidP="00F60D60">
      <w:pPr>
        <w:numPr>
          <w:ilvl w:val="0"/>
          <w:numId w:val="12"/>
        </w:numPr>
        <w:tabs>
          <w:tab w:val="clear" w:pos="2117"/>
          <w:tab w:val="num" w:pos="1134"/>
        </w:tabs>
        <w:spacing w:after="40"/>
        <w:ind w:left="0" w:firstLine="567"/>
        <w:jc w:val="both"/>
      </w:pPr>
      <w:r w:rsidRPr="00C8370E">
        <w:t>единовременно;</w:t>
      </w:r>
    </w:p>
    <w:p w14:paraId="31372755" w14:textId="77777777" w:rsidR="00085EFA" w:rsidRPr="00C8370E" w:rsidRDefault="00085EFA" w:rsidP="00F60D60">
      <w:pPr>
        <w:numPr>
          <w:ilvl w:val="0"/>
          <w:numId w:val="12"/>
        </w:numPr>
        <w:tabs>
          <w:tab w:val="clear" w:pos="2117"/>
          <w:tab w:val="num" w:pos="1134"/>
        </w:tabs>
        <w:spacing w:after="40"/>
        <w:ind w:left="0" w:firstLine="567"/>
        <w:jc w:val="both"/>
      </w:pPr>
      <w:r w:rsidRPr="00C8370E">
        <w:t>произвольно.</w:t>
      </w:r>
    </w:p>
    <w:p w14:paraId="2BECB249" w14:textId="77777777" w:rsidR="00085EFA" w:rsidRPr="00C8370E" w:rsidRDefault="00085EFA" w:rsidP="00085EFA">
      <w:pPr>
        <w:pStyle w:val="30"/>
        <w:spacing w:after="80"/>
        <w:ind w:firstLine="567"/>
      </w:pPr>
      <w:r w:rsidRPr="00C8370E">
        <w:t xml:space="preserve">5.2. Размер и периодичность внесения пенсионных взносов определяются  пенсионным договором. При применении пенсионных схем с фиксированными размерами пенсионных взносов минимальный размер пенсионного взноса (ежемесячного) в расчете на одного Участника определяется в соответствии с п.п. 18.5.1 - 18.5.3. </w:t>
      </w:r>
    </w:p>
    <w:p w14:paraId="32805C28" w14:textId="77777777" w:rsidR="00085EFA" w:rsidRPr="00C8370E" w:rsidRDefault="00085EFA" w:rsidP="00085EFA">
      <w:pPr>
        <w:pStyle w:val="30"/>
        <w:spacing w:after="80"/>
        <w:ind w:firstLine="567"/>
      </w:pPr>
      <w:r w:rsidRPr="00C8370E">
        <w:t>5.3. При применении пенсионных схем с фиксированными размерами пенсионных выплат  минимальный размер пенсионного взноса (ежемесячного) в расчете на одного Участника определяется в соответствии с п.п. 18.5.4 и 18.5.5 настоящих Правил.</w:t>
      </w:r>
    </w:p>
    <w:p w14:paraId="015C48DF" w14:textId="77777777" w:rsidR="00085EFA" w:rsidRPr="00C8370E" w:rsidRDefault="00085EFA" w:rsidP="004F73B8">
      <w:pPr>
        <w:pStyle w:val="30"/>
        <w:spacing w:after="80"/>
        <w:ind w:firstLine="567"/>
      </w:pPr>
      <w:r w:rsidRPr="00C8370E">
        <w:t>5.4. В установленных пенсионными договорами случаях, Вкладчик (Участник) имеет право вносить пенсионные взносы после приобретения оснований, предоставляющих Участнику (Участникам) право на получение негосударственной пенсии.</w:t>
      </w:r>
    </w:p>
    <w:p w14:paraId="4C643A6C" w14:textId="77777777" w:rsidR="004F73B8" w:rsidRPr="00C8370E" w:rsidRDefault="00085EFA" w:rsidP="004F73B8">
      <w:pPr>
        <w:ind w:firstLine="567"/>
        <w:sectPr w:rsidR="004F73B8" w:rsidRPr="00C8370E" w:rsidSect="004F73B8">
          <w:footerReference w:type="default" r:id="rId132"/>
          <w:pgSz w:w="11907" w:h="16840"/>
          <w:pgMar w:top="1134" w:right="794" w:bottom="907" w:left="1134" w:header="680" w:footer="680" w:gutter="0"/>
          <w:pgNumType w:start="28"/>
          <w:cols w:space="720"/>
        </w:sectPr>
      </w:pPr>
      <w:r w:rsidRPr="00C8370E">
        <w:t>5.5. Расходы, связанные с пере</w:t>
      </w:r>
      <w:r w:rsidR="00767238" w:rsidRPr="00C8370E">
        <w:t>числением пенсионных взносов в ф</w:t>
      </w:r>
      <w:r w:rsidRPr="00C8370E">
        <w:t>онд, несет Вкладчик</w:t>
      </w:r>
      <w:r w:rsidR="004F73B8" w:rsidRPr="00C8370E">
        <w:t>.</w:t>
      </w:r>
    </w:p>
    <w:p w14:paraId="3C222FE8" w14:textId="77777777" w:rsidR="00C06DEC" w:rsidRPr="00C8370E" w:rsidRDefault="00C06DEC" w:rsidP="00C06DEC">
      <w:pPr>
        <w:pStyle w:val="1"/>
        <w:spacing w:before="120" w:after="80"/>
        <w:jc w:val="center"/>
        <w:rPr>
          <w:b/>
        </w:rPr>
      </w:pPr>
      <w:bookmarkStart w:id="21" w:name="_Toc495205675"/>
      <w:bookmarkStart w:id="22" w:name="_Toc34183956"/>
      <w:r w:rsidRPr="00C8370E">
        <w:rPr>
          <w:b/>
        </w:rPr>
        <w:lastRenderedPageBreak/>
        <w:t>6. ПОРЯДОК ФОРМИРОВАНИЯ ПЕНСИОННЫХ РЕЗЕРВОВ</w:t>
      </w:r>
      <w:bookmarkEnd w:id="21"/>
      <w:bookmarkEnd w:id="22"/>
    </w:p>
    <w:p w14:paraId="0694A117" w14:textId="77777777" w:rsidR="00C06DEC" w:rsidRPr="00C8370E" w:rsidRDefault="00C06DEC" w:rsidP="00C06DEC">
      <w:pPr>
        <w:pStyle w:val="31"/>
        <w:spacing w:after="80"/>
        <w:ind w:firstLine="567"/>
      </w:pPr>
      <w:r w:rsidRPr="00C8370E">
        <w:t>6.1. Для обеспечения  своей платежеспособности по обязательствам перед Участниками  и обеспечения устойчивости их исполнения Фонд формирует резервы покрытия пенсионных обязательств и страховой резерв - пенсионные резервы.</w:t>
      </w:r>
    </w:p>
    <w:p w14:paraId="0EF49F9D" w14:textId="77777777" w:rsidR="00C06DEC" w:rsidRPr="00C8370E" w:rsidRDefault="00C06DEC" w:rsidP="00C06DEC">
      <w:pPr>
        <w:spacing w:after="80"/>
        <w:ind w:firstLine="567"/>
        <w:jc w:val="both"/>
      </w:pPr>
      <w:r w:rsidRPr="00C8370E">
        <w:t>6.2. Резервы покрытия пенсионных обязательств формируются по каждой пенсионной схеме или действующим пенсионным договорам, и создаются в размерах, достаточных для покрытия пенсионных обязательств.</w:t>
      </w:r>
    </w:p>
    <w:p w14:paraId="599BFC9C" w14:textId="77777777" w:rsidR="004F73B8" w:rsidRPr="00C8370E" w:rsidRDefault="004F73B8" w:rsidP="004F73B8">
      <w:pPr>
        <w:spacing w:after="80"/>
        <w:ind w:firstLine="567"/>
        <w:jc w:val="both"/>
      </w:pPr>
      <w:r w:rsidRPr="00C8370E">
        <w:t xml:space="preserve">Нормативным размером резервов покрытия пенсионных обязательств является минимальный размер пенсионного резерва, достаточный для обеспечения покрытия этих </w:t>
      </w:r>
    </w:p>
    <w:p w14:paraId="5036DDD0" w14:textId="77777777" w:rsidR="004F73B8" w:rsidRPr="00C8370E" w:rsidRDefault="004F73B8" w:rsidP="004F73B8">
      <w:pPr>
        <w:spacing w:after="80"/>
        <w:jc w:val="both"/>
      </w:pPr>
      <w:r w:rsidRPr="00C8370E">
        <w:t>обязательств.</w:t>
      </w:r>
    </w:p>
    <w:p w14:paraId="63E8590A" w14:textId="77777777" w:rsidR="004F73B8" w:rsidRPr="00C8370E" w:rsidRDefault="004F73B8" w:rsidP="004F73B8">
      <w:pPr>
        <w:spacing w:after="80"/>
        <w:ind w:firstLine="567"/>
        <w:jc w:val="both"/>
      </w:pPr>
      <w:r w:rsidRPr="00C8370E">
        <w:t>6.3. Нормативный размер резерва покрытия пенсионных обязательств равен оплаченной стоимости пенсионных обязательств, определяемой как современная стоимость обязательств по действующим договорам, уменьшенная на современную стоимость суммы будущих пенсионных взносов, поступление которых предусмотрено этими договорами.</w:t>
      </w:r>
    </w:p>
    <w:p w14:paraId="63ACC4B9" w14:textId="77777777" w:rsidR="004F73B8" w:rsidRPr="00C8370E" w:rsidRDefault="004F73B8" w:rsidP="004F73B8">
      <w:pPr>
        <w:spacing w:after="80"/>
        <w:ind w:firstLine="567"/>
        <w:jc w:val="both"/>
        <w:rPr>
          <w:bCs/>
        </w:rPr>
      </w:pPr>
      <w:r w:rsidRPr="00C8370E">
        <w:rPr>
          <w:bCs/>
        </w:rPr>
        <w:t>6.4. Резервы покрытия пенсионных обязательств формируются  и пополняются за счет:</w:t>
      </w:r>
    </w:p>
    <w:p w14:paraId="7603E337" w14:textId="77777777" w:rsidR="004F73B8" w:rsidRPr="00C8370E" w:rsidRDefault="004F73B8" w:rsidP="00F60D60">
      <w:pPr>
        <w:pStyle w:val="ConsNormal"/>
        <w:widowControl/>
        <w:numPr>
          <w:ilvl w:val="0"/>
          <w:numId w:val="13"/>
        </w:numPr>
        <w:tabs>
          <w:tab w:val="clear" w:pos="1920"/>
          <w:tab w:val="num" w:pos="851"/>
        </w:tabs>
        <w:spacing w:after="80"/>
        <w:ind w:left="0" w:firstLine="567"/>
        <w:jc w:val="both"/>
        <w:rPr>
          <w:rFonts w:ascii="Times New Roman" w:hAnsi="Times New Roman"/>
          <w:bCs/>
          <w:sz w:val="24"/>
        </w:rPr>
      </w:pPr>
      <w:r w:rsidRPr="00C8370E">
        <w:rPr>
          <w:rFonts w:ascii="Times New Roman" w:hAnsi="Times New Roman"/>
          <w:bCs/>
          <w:sz w:val="24"/>
        </w:rPr>
        <w:t>пенсионных взносов Вкладчиков;</w:t>
      </w:r>
    </w:p>
    <w:p w14:paraId="0E30B868" w14:textId="77777777" w:rsidR="004F73B8" w:rsidRPr="00C8370E" w:rsidRDefault="004F73B8" w:rsidP="00F60D60">
      <w:pPr>
        <w:pStyle w:val="ConsNormal"/>
        <w:widowControl/>
        <w:numPr>
          <w:ilvl w:val="0"/>
          <w:numId w:val="13"/>
        </w:numPr>
        <w:tabs>
          <w:tab w:val="clear" w:pos="1920"/>
          <w:tab w:val="num" w:pos="851"/>
        </w:tabs>
        <w:spacing w:after="80"/>
        <w:ind w:left="0" w:firstLine="567"/>
        <w:jc w:val="both"/>
        <w:rPr>
          <w:rFonts w:ascii="Times New Roman" w:hAnsi="Times New Roman"/>
          <w:bCs/>
          <w:sz w:val="24"/>
        </w:rPr>
      </w:pPr>
      <w:r w:rsidRPr="00C8370E">
        <w:rPr>
          <w:rFonts w:ascii="Times New Roman" w:hAnsi="Times New Roman"/>
          <w:bCs/>
          <w:sz w:val="24"/>
        </w:rPr>
        <w:t>части дохода от размещения пен</w:t>
      </w:r>
      <w:r w:rsidR="00312E7B" w:rsidRPr="00C8370E">
        <w:rPr>
          <w:rFonts w:ascii="Times New Roman" w:hAnsi="Times New Roman"/>
          <w:bCs/>
          <w:sz w:val="24"/>
        </w:rPr>
        <w:t>сионных резервов, распределяемого</w:t>
      </w:r>
      <w:r w:rsidRPr="00C8370E">
        <w:rPr>
          <w:rFonts w:ascii="Times New Roman" w:hAnsi="Times New Roman"/>
          <w:bCs/>
          <w:sz w:val="24"/>
        </w:rPr>
        <w:t xml:space="preserve"> на пенсионные счета в соответствии с решением Совета фонда;</w:t>
      </w:r>
    </w:p>
    <w:p w14:paraId="7E1F3855" w14:textId="77777777" w:rsidR="004F73B8" w:rsidRPr="00C8370E" w:rsidRDefault="004F73B8" w:rsidP="00F60D60">
      <w:pPr>
        <w:pStyle w:val="ConsNormal"/>
        <w:widowControl/>
        <w:numPr>
          <w:ilvl w:val="0"/>
          <w:numId w:val="13"/>
        </w:numPr>
        <w:tabs>
          <w:tab w:val="clear" w:pos="1920"/>
          <w:tab w:val="num" w:pos="851"/>
        </w:tabs>
        <w:spacing w:after="80"/>
        <w:ind w:left="0" w:firstLine="567"/>
        <w:jc w:val="both"/>
        <w:rPr>
          <w:rFonts w:ascii="Times New Roman" w:hAnsi="Times New Roman"/>
          <w:bCs/>
          <w:sz w:val="24"/>
        </w:rPr>
      </w:pPr>
      <w:r w:rsidRPr="00C8370E">
        <w:rPr>
          <w:rFonts w:ascii="Times New Roman" w:hAnsi="Times New Roman"/>
          <w:bCs/>
          <w:sz w:val="24"/>
        </w:rPr>
        <w:t>средств страхового резерва;</w:t>
      </w:r>
    </w:p>
    <w:p w14:paraId="0EC10AD2" w14:textId="77777777" w:rsidR="004F73B8" w:rsidRPr="00C8370E" w:rsidRDefault="004F73B8" w:rsidP="00F60D60">
      <w:pPr>
        <w:pStyle w:val="ConsNormal"/>
        <w:widowControl/>
        <w:numPr>
          <w:ilvl w:val="0"/>
          <w:numId w:val="13"/>
        </w:numPr>
        <w:tabs>
          <w:tab w:val="clear" w:pos="1920"/>
          <w:tab w:val="num" w:pos="851"/>
        </w:tabs>
        <w:spacing w:after="80"/>
        <w:ind w:left="0" w:firstLine="567"/>
        <w:jc w:val="both"/>
        <w:rPr>
          <w:rFonts w:ascii="Times New Roman" w:hAnsi="Times New Roman"/>
          <w:bCs/>
          <w:sz w:val="24"/>
        </w:rPr>
      </w:pPr>
      <w:r w:rsidRPr="00C8370E">
        <w:rPr>
          <w:rFonts w:ascii="Times New Roman" w:hAnsi="Times New Roman"/>
          <w:bCs/>
          <w:sz w:val="24"/>
        </w:rPr>
        <w:t>средств</w:t>
      </w:r>
      <w:r w:rsidR="00312E7B" w:rsidRPr="00C8370E">
        <w:rPr>
          <w:rFonts w:ascii="Times New Roman" w:hAnsi="Times New Roman"/>
          <w:bCs/>
          <w:sz w:val="24"/>
        </w:rPr>
        <w:t xml:space="preserve"> выкупных сумм, переведенных в ф</w:t>
      </w:r>
      <w:r w:rsidRPr="00C8370E">
        <w:rPr>
          <w:rFonts w:ascii="Times New Roman" w:hAnsi="Times New Roman"/>
          <w:bCs/>
          <w:sz w:val="24"/>
        </w:rPr>
        <w:t>онд из других негосударственных пенсионных фондов;</w:t>
      </w:r>
    </w:p>
    <w:p w14:paraId="1EC8CA2C" w14:textId="77777777" w:rsidR="004F73B8" w:rsidRPr="00C8370E" w:rsidRDefault="004F73B8" w:rsidP="00F60D60">
      <w:pPr>
        <w:pStyle w:val="ConsNormal"/>
        <w:widowControl/>
        <w:numPr>
          <w:ilvl w:val="0"/>
          <w:numId w:val="13"/>
        </w:numPr>
        <w:tabs>
          <w:tab w:val="clear" w:pos="1920"/>
          <w:tab w:val="num" w:pos="851"/>
        </w:tabs>
        <w:spacing w:after="80"/>
        <w:ind w:left="0" w:firstLine="567"/>
        <w:jc w:val="both"/>
        <w:rPr>
          <w:rFonts w:ascii="Times New Roman" w:hAnsi="Times New Roman"/>
          <w:bCs/>
          <w:sz w:val="24"/>
        </w:rPr>
      </w:pPr>
      <w:r w:rsidRPr="00C8370E">
        <w:rPr>
          <w:rFonts w:ascii="Times New Roman" w:hAnsi="Times New Roman"/>
          <w:bCs/>
          <w:sz w:val="24"/>
        </w:rPr>
        <w:t>целевых поступлений;</w:t>
      </w:r>
    </w:p>
    <w:p w14:paraId="1800B016" w14:textId="77777777" w:rsidR="004F73B8" w:rsidRPr="00C8370E" w:rsidRDefault="004F73B8" w:rsidP="004F73B8">
      <w:pPr>
        <w:pStyle w:val="ConsNormal"/>
        <w:widowControl/>
        <w:spacing w:after="80"/>
        <w:ind w:firstLine="567"/>
        <w:jc w:val="both"/>
        <w:rPr>
          <w:rFonts w:ascii="Times New Roman" w:hAnsi="Times New Roman"/>
          <w:sz w:val="24"/>
        </w:rPr>
      </w:pPr>
      <w:r w:rsidRPr="00C8370E">
        <w:rPr>
          <w:rFonts w:ascii="Times New Roman" w:hAnsi="Times New Roman"/>
          <w:sz w:val="24"/>
        </w:rPr>
        <w:t xml:space="preserve"> 6</w:t>
      </w:r>
      <w:r w:rsidR="00312E7B" w:rsidRPr="00C8370E">
        <w:rPr>
          <w:rFonts w:ascii="Times New Roman" w:hAnsi="Times New Roman"/>
          <w:sz w:val="24"/>
        </w:rPr>
        <w:t>.5. Страховой резерв создается ф</w:t>
      </w:r>
      <w:r w:rsidRPr="00C8370E">
        <w:rPr>
          <w:rFonts w:ascii="Times New Roman" w:hAnsi="Times New Roman"/>
          <w:sz w:val="24"/>
        </w:rPr>
        <w:t>ондом для обеспечения устойчивости выполнения  своих обязательств перед Участниками.</w:t>
      </w:r>
    </w:p>
    <w:p w14:paraId="6D6FF503" w14:textId="77777777" w:rsidR="004F73B8" w:rsidRPr="00C8370E" w:rsidRDefault="004F73B8" w:rsidP="004F73B8">
      <w:pPr>
        <w:pStyle w:val="a4"/>
        <w:spacing w:after="80"/>
        <w:ind w:firstLine="567"/>
        <w:rPr>
          <w:b w:val="0"/>
          <w:strike/>
        </w:rPr>
      </w:pPr>
      <w:r w:rsidRPr="00C8370E">
        <w:rPr>
          <w:b w:val="0"/>
        </w:rPr>
        <w:t>6.6. Страховой резерв формируется после формирования в полном объеме резервов покрытия пенсионных обязательств</w:t>
      </w:r>
      <w:r w:rsidRPr="00C8370E">
        <w:t>.</w:t>
      </w:r>
      <w:r w:rsidRPr="00C8370E">
        <w:rPr>
          <w:b w:val="0"/>
        </w:rPr>
        <w:t xml:space="preserve"> Страховой резерв используется исключительно для пополнения недостающих резервов для покрытия пенсионных обязательств.</w:t>
      </w:r>
    </w:p>
    <w:p w14:paraId="7B1756B1" w14:textId="77777777" w:rsidR="004F73B8" w:rsidRPr="00C8370E" w:rsidRDefault="004F73B8" w:rsidP="004F73B8">
      <w:pPr>
        <w:pStyle w:val="a4"/>
        <w:spacing w:after="80"/>
        <w:ind w:firstLine="567"/>
        <w:rPr>
          <w:b w:val="0"/>
        </w:rPr>
      </w:pPr>
      <w:r w:rsidRPr="00C8370E">
        <w:rPr>
          <w:b w:val="0"/>
        </w:rPr>
        <w:t xml:space="preserve"> 6.7. Размер страхового резерва, источники и порядок его формирования, учета и использования устанавливается Положением  о страховом резерве, которое утверждается Советом фонда</w:t>
      </w:r>
      <w:r w:rsidRPr="00C8370E">
        <w:t xml:space="preserve">. </w:t>
      </w:r>
      <w:r w:rsidRPr="00C8370E">
        <w:rPr>
          <w:b w:val="0"/>
        </w:rPr>
        <w:t>Фонд обеспечивает отдельный  учет средств страхового резерва. Средства, переведенные в страховой резерв, не могут использоваться на обе</w:t>
      </w:r>
      <w:r w:rsidR="00312E7B" w:rsidRPr="00C8370E">
        <w:rPr>
          <w:b w:val="0"/>
        </w:rPr>
        <w:t>спечение уставной деятельности ф</w:t>
      </w:r>
      <w:r w:rsidRPr="00C8370E">
        <w:rPr>
          <w:b w:val="0"/>
        </w:rPr>
        <w:t>онда.</w:t>
      </w:r>
    </w:p>
    <w:p w14:paraId="4965C600" w14:textId="77777777" w:rsidR="004F73B8" w:rsidRPr="00C8370E" w:rsidRDefault="004F73B8" w:rsidP="004F73B8">
      <w:pPr>
        <w:pStyle w:val="a4"/>
        <w:spacing w:after="80"/>
        <w:ind w:firstLine="567"/>
        <w:rPr>
          <w:b w:val="0"/>
        </w:rPr>
      </w:pPr>
      <w:r w:rsidRPr="00C8370E">
        <w:rPr>
          <w:b w:val="0"/>
        </w:rPr>
        <w:t>6.8. Размещение средств страхового резерва осуществляется в порядке, предусмотренном для размещения пенсионных резервов.</w:t>
      </w:r>
    </w:p>
    <w:p w14:paraId="6069D806" w14:textId="77777777" w:rsidR="004F73B8" w:rsidRPr="00C8370E" w:rsidRDefault="00312E7B" w:rsidP="004F73B8">
      <w:pPr>
        <w:pStyle w:val="a4"/>
        <w:spacing w:after="80"/>
        <w:ind w:firstLine="567"/>
        <w:rPr>
          <w:b w:val="0"/>
        </w:rPr>
      </w:pPr>
      <w:r w:rsidRPr="00C8370E">
        <w:rPr>
          <w:b w:val="0"/>
        </w:rPr>
        <w:t>6.9. Проверка соблюдения ф</w:t>
      </w:r>
      <w:r w:rsidR="004F73B8" w:rsidRPr="00C8370E">
        <w:rPr>
          <w:b w:val="0"/>
        </w:rPr>
        <w:t>ондом установленных нормативов пенсионного и страхового резервов проводи</w:t>
      </w:r>
      <w:r w:rsidRPr="00C8370E">
        <w:rPr>
          <w:b w:val="0"/>
        </w:rPr>
        <w:t>тся  при  актуарном оценивании ф</w:t>
      </w:r>
      <w:r w:rsidR="004F73B8" w:rsidRPr="00C8370E">
        <w:rPr>
          <w:b w:val="0"/>
        </w:rPr>
        <w:t>онда независимым актуарием.</w:t>
      </w:r>
    </w:p>
    <w:p w14:paraId="579138D8" w14:textId="77777777" w:rsidR="004F73B8" w:rsidRPr="00C8370E" w:rsidRDefault="004F73B8" w:rsidP="004F73B8">
      <w:pPr>
        <w:pStyle w:val="1"/>
        <w:spacing w:before="120"/>
        <w:ind w:firstLine="567"/>
        <w:jc w:val="center"/>
        <w:rPr>
          <w:b/>
        </w:rPr>
      </w:pPr>
      <w:r w:rsidRPr="00C8370E">
        <w:rPr>
          <w:b/>
        </w:rPr>
        <w:t>7. НАПРАВЛЕНИЯ И ПОРЯДОК РАЗМЕЩЕНИЯ ПЕНСИОННЫХ РЕЗЕРВОВ. УПРАВЛЕНИЕ, ХРАНЕНИЕ, КОНТРОЛЬ ЗА РАЗМЕЩЕНИЕМ ПЕНСИОННЫХ РЕЗЕРВОВ. РАСПРЕДЕЛЕНИЕ ДОХОДОВ ОТ РАЗМЕЩЕНИЯ СРЕДСТВ ПЕНСИОННЫХ РЕЗЕРВОВ.</w:t>
      </w:r>
    </w:p>
    <w:p w14:paraId="793E8810" w14:textId="77777777" w:rsidR="004F73B8" w:rsidRPr="00C8370E" w:rsidRDefault="004F73B8" w:rsidP="004F73B8">
      <w:pPr>
        <w:pStyle w:val="31"/>
        <w:spacing w:before="80"/>
        <w:ind w:firstLine="567"/>
        <w:rPr>
          <w:b/>
          <w:bCs/>
        </w:rPr>
      </w:pPr>
      <w:r w:rsidRPr="00C8370E">
        <w:rPr>
          <w:b/>
          <w:bCs/>
        </w:rPr>
        <w:t>7.1. Направления и порядок размещения пенсионных резервов.</w:t>
      </w:r>
    </w:p>
    <w:p w14:paraId="6EF6C698" w14:textId="77777777" w:rsidR="004F73B8" w:rsidRPr="00C8370E" w:rsidRDefault="004F73B8" w:rsidP="004F73B8">
      <w:pPr>
        <w:pStyle w:val="31"/>
        <w:spacing w:before="80"/>
        <w:ind w:firstLine="567"/>
        <w:rPr>
          <w:strike/>
        </w:rPr>
      </w:pPr>
      <w:r w:rsidRPr="00C8370E">
        <w:t>7.1.1. Размещение пенси</w:t>
      </w:r>
      <w:r w:rsidR="00312E7B" w:rsidRPr="00C8370E">
        <w:t>онных резервов, сформированных ф</w:t>
      </w:r>
      <w:r w:rsidRPr="00C8370E">
        <w:t xml:space="preserve">ондом, производится исключительно с целью их сохранения и прироста в интересах Участников на принципах: </w:t>
      </w:r>
      <w:r w:rsidRPr="00C8370E">
        <w:rPr>
          <w:strike/>
        </w:rPr>
        <w:t xml:space="preserve"> </w:t>
      </w:r>
    </w:p>
    <w:p w14:paraId="0C2DADEF" w14:textId="77777777" w:rsidR="004F73B8" w:rsidRPr="00C8370E" w:rsidRDefault="004F73B8" w:rsidP="00F60D60">
      <w:pPr>
        <w:pStyle w:val="ConsNormal"/>
        <w:widowControl/>
        <w:numPr>
          <w:ilvl w:val="0"/>
          <w:numId w:val="14"/>
        </w:numPr>
        <w:tabs>
          <w:tab w:val="clear" w:pos="1920"/>
          <w:tab w:val="num" w:pos="851"/>
        </w:tabs>
        <w:spacing w:before="80"/>
        <w:ind w:left="0" w:firstLine="567"/>
        <w:jc w:val="both"/>
        <w:rPr>
          <w:rFonts w:ascii="Times New Roman" w:hAnsi="Times New Roman"/>
          <w:bCs/>
          <w:sz w:val="24"/>
        </w:rPr>
      </w:pPr>
      <w:r w:rsidRPr="00C8370E">
        <w:rPr>
          <w:rFonts w:ascii="Times New Roman" w:hAnsi="Times New Roman"/>
          <w:bCs/>
          <w:sz w:val="24"/>
        </w:rPr>
        <w:t>обеспечения сохранности  средств;</w:t>
      </w:r>
    </w:p>
    <w:p w14:paraId="4F764EEA" w14:textId="77777777" w:rsidR="004F73B8" w:rsidRPr="00C8370E" w:rsidRDefault="004F73B8" w:rsidP="00F60D60">
      <w:pPr>
        <w:pStyle w:val="ConsNormal"/>
        <w:widowControl/>
        <w:numPr>
          <w:ilvl w:val="0"/>
          <w:numId w:val="14"/>
        </w:numPr>
        <w:tabs>
          <w:tab w:val="clear" w:pos="1920"/>
          <w:tab w:val="num" w:pos="851"/>
        </w:tabs>
        <w:spacing w:before="80"/>
        <w:ind w:left="0" w:firstLine="567"/>
        <w:jc w:val="both"/>
        <w:rPr>
          <w:rFonts w:ascii="Times New Roman" w:hAnsi="Times New Roman"/>
          <w:bCs/>
          <w:sz w:val="24"/>
        </w:rPr>
      </w:pPr>
      <w:r w:rsidRPr="00C8370E">
        <w:rPr>
          <w:rFonts w:ascii="Times New Roman" w:hAnsi="Times New Roman"/>
          <w:bCs/>
          <w:sz w:val="24"/>
        </w:rPr>
        <w:t>обеспечения доходности, диверсификации и ликвидности инвестиционных портфелей;</w:t>
      </w:r>
    </w:p>
    <w:p w14:paraId="08BE3D7B" w14:textId="77777777" w:rsidR="004F73B8" w:rsidRPr="00C8370E" w:rsidRDefault="004F73B8" w:rsidP="00C06DEC">
      <w:pPr>
        <w:spacing w:after="80"/>
        <w:ind w:firstLine="567"/>
        <w:jc w:val="both"/>
        <w:sectPr w:rsidR="004F73B8" w:rsidRPr="00C8370E" w:rsidSect="004F73B8">
          <w:footerReference w:type="default" r:id="rId133"/>
          <w:pgSz w:w="11907" w:h="16840"/>
          <w:pgMar w:top="1134" w:right="794" w:bottom="907" w:left="1134" w:header="680" w:footer="680" w:gutter="0"/>
          <w:pgNumType w:start="29"/>
          <w:cols w:space="720"/>
        </w:sectPr>
      </w:pPr>
    </w:p>
    <w:p w14:paraId="05493C54" w14:textId="77777777" w:rsidR="009D367E" w:rsidRPr="00C8370E" w:rsidRDefault="009D367E" w:rsidP="00F60D60">
      <w:pPr>
        <w:pStyle w:val="ConsNormal"/>
        <w:widowControl/>
        <w:numPr>
          <w:ilvl w:val="0"/>
          <w:numId w:val="14"/>
        </w:numPr>
        <w:tabs>
          <w:tab w:val="clear" w:pos="1920"/>
          <w:tab w:val="num" w:pos="851"/>
        </w:tabs>
        <w:spacing w:before="80"/>
        <w:ind w:left="0" w:firstLine="567"/>
        <w:jc w:val="both"/>
        <w:rPr>
          <w:rFonts w:ascii="Times New Roman" w:hAnsi="Times New Roman"/>
          <w:bCs/>
          <w:sz w:val="24"/>
        </w:rPr>
      </w:pPr>
      <w:bookmarkStart w:id="23" w:name="_Toc495205676"/>
      <w:bookmarkStart w:id="24" w:name="_Toc34183957"/>
      <w:r w:rsidRPr="00C8370E">
        <w:rPr>
          <w:rFonts w:ascii="Times New Roman" w:hAnsi="Times New Roman"/>
          <w:bCs/>
          <w:sz w:val="24"/>
        </w:rPr>
        <w:lastRenderedPageBreak/>
        <w:t>определения инвестиционной стратегии на основе объективных критериев, поддающихся количественной оценке;</w:t>
      </w:r>
    </w:p>
    <w:p w14:paraId="659C0F2C" w14:textId="77777777" w:rsidR="009D367E" w:rsidRPr="00C8370E" w:rsidRDefault="009D367E" w:rsidP="00F60D60">
      <w:pPr>
        <w:pStyle w:val="ConsNormal"/>
        <w:widowControl/>
        <w:numPr>
          <w:ilvl w:val="0"/>
          <w:numId w:val="14"/>
        </w:numPr>
        <w:tabs>
          <w:tab w:val="clear" w:pos="1920"/>
          <w:tab w:val="num" w:pos="851"/>
        </w:tabs>
        <w:spacing w:before="80"/>
        <w:ind w:left="0" w:firstLine="567"/>
        <w:jc w:val="both"/>
        <w:rPr>
          <w:rFonts w:ascii="Times New Roman" w:hAnsi="Times New Roman"/>
          <w:bCs/>
          <w:sz w:val="24"/>
        </w:rPr>
      </w:pPr>
      <w:r w:rsidRPr="00C8370E">
        <w:rPr>
          <w:rFonts w:ascii="Times New Roman" w:hAnsi="Times New Roman"/>
          <w:bCs/>
          <w:sz w:val="24"/>
        </w:rPr>
        <w:t>учета надежности ценных бумаг;</w:t>
      </w:r>
    </w:p>
    <w:p w14:paraId="2EFEEEB7" w14:textId="77777777" w:rsidR="009D367E" w:rsidRPr="00C8370E" w:rsidRDefault="009D367E" w:rsidP="00F60D60">
      <w:pPr>
        <w:pStyle w:val="ConsNormal"/>
        <w:widowControl/>
        <w:numPr>
          <w:ilvl w:val="0"/>
          <w:numId w:val="14"/>
        </w:numPr>
        <w:tabs>
          <w:tab w:val="clear" w:pos="1920"/>
          <w:tab w:val="num" w:pos="851"/>
        </w:tabs>
        <w:spacing w:before="80"/>
        <w:ind w:left="0" w:firstLine="567"/>
        <w:jc w:val="both"/>
        <w:rPr>
          <w:rFonts w:ascii="Times New Roman" w:hAnsi="Times New Roman"/>
          <w:bCs/>
          <w:sz w:val="24"/>
        </w:rPr>
      </w:pPr>
      <w:r w:rsidRPr="00C8370E">
        <w:rPr>
          <w:rFonts w:ascii="Times New Roman" w:hAnsi="Times New Roman"/>
          <w:bCs/>
          <w:sz w:val="24"/>
        </w:rPr>
        <w:t>информационной открытости процесса размещения средств пенсионных резервов и инвестирования средс</w:t>
      </w:r>
      <w:r w:rsidR="00312E7B" w:rsidRPr="00C8370E">
        <w:rPr>
          <w:rFonts w:ascii="Times New Roman" w:hAnsi="Times New Roman"/>
          <w:bCs/>
          <w:sz w:val="24"/>
        </w:rPr>
        <w:t>тв пенсионных накоплений для ф</w:t>
      </w:r>
      <w:r w:rsidRPr="00C8370E">
        <w:rPr>
          <w:rFonts w:ascii="Times New Roman" w:hAnsi="Times New Roman"/>
          <w:bCs/>
          <w:sz w:val="24"/>
        </w:rPr>
        <w:t>онда, его вкладчиков, участников и застрахованных лиц;</w:t>
      </w:r>
    </w:p>
    <w:p w14:paraId="0518B342" w14:textId="77777777" w:rsidR="00600559" w:rsidRPr="00C8370E" w:rsidRDefault="00600559" w:rsidP="00F60D60">
      <w:pPr>
        <w:pStyle w:val="ConsNormal"/>
        <w:widowControl/>
        <w:numPr>
          <w:ilvl w:val="0"/>
          <w:numId w:val="14"/>
        </w:numPr>
        <w:tabs>
          <w:tab w:val="clear" w:pos="1920"/>
          <w:tab w:val="num" w:pos="851"/>
        </w:tabs>
        <w:spacing w:before="80"/>
        <w:ind w:left="0" w:firstLine="567"/>
        <w:jc w:val="both"/>
        <w:rPr>
          <w:rFonts w:ascii="Times New Roman" w:hAnsi="Times New Roman"/>
          <w:bCs/>
          <w:sz w:val="24"/>
        </w:rPr>
      </w:pPr>
      <w:r w:rsidRPr="00C8370E">
        <w:rPr>
          <w:rFonts w:ascii="Times New Roman" w:hAnsi="Times New Roman"/>
          <w:bCs/>
          <w:sz w:val="24"/>
        </w:rPr>
        <w:t>прозрачности процесса размещения средств пенсионных резервов и инвестирования средств пенсионных накоплений для органов государственного, общественного надзора и контроля, специализированного депозитария и подконтрольности им;</w:t>
      </w:r>
    </w:p>
    <w:p w14:paraId="1FA1971D" w14:textId="77777777" w:rsidR="00600559" w:rsidRPr="00C8370E" w:rsidRDefault="00600559" w:rsidP="00F60D60">
      <w:pPr>
        <w:pStyle w:val="ConsNormal"/>
        <w:widowControl/>
        <w:numPr>
          <w:ilvl w:val="0"/>
          <w:numId w:val="14"/>
        </w:numPr>
        <w:tabs>
          <w:tab w:val="clear" w:pos="1920"/>
          <w:tab w:val="num" w:pos="851"/>
        </w:tabs>
        <w:spacing w:before="80"/>
        <w:ind w:left="0" w:firstLine="567"/>
        <w:jc w:val="both"/>
        <w:rPr>
          <w:rFonts w:ascii="Times New Roman" w:hAnsi="Times New Roman"/>
          <w:bCs/>
          <w:sz w:val="24"/>
        </w:rPr>
      </w:pPr>
      <w:r w:rsidRPr="00C8370E">
        <w:rPr>
          <w:rFonts w:ascii="Times New Roman" w:hAnsi="Times New Roman"/>
          <w:bCs/>
          <w:sz w:val="24"/>
        </w:rPr>
        <w:t>профессионального управления инвестиционным процессом.</w:t>
      </w:r>
    </w:p>
    <w:p w14:paraId="152EE67D" w14:textId="77777777" w:rsidR="00600559" w:rsidRPr="00C8370E" w:rsidRDefault="00AF76A5" w:rsidP="0057658C">
      <w:pPr>
        <w:pStyle w:val="31"/>
        <w:spacing w:before="80"/>
        <w:ind w:firstLine="567"/>
      </w:pPr>
      <w:r w:rsidRPr="00C8370E">
        <w:t>7</w:t>
      </w:r>
      <w:r w:rsidR="00600559" w:rsidRPr="00C8370E">
        <w:t>.1.2. Направления, условия,  порядок размещения пенсионных резервов определяются Правительством Российской Федерации и осуществляются в соответствии с Планом размещения пенсионных резервов, ежегодно утверждаемым Советом Фонда.</w:t>
      </w:r>
    </w:p>
    <w:p w14:paraId="434D10AB" w14:textId="77777777" w:rsidR="00600559" w:rsidRPr="00C8370E" w:rsidRDefault="00600559" w:rsidP="0057658C">
      <w:pPr>
        <w:pStyle w:val="31"/>
        <w:spacing w:before="80"/>
        <w:ind w:firstLine="567"/>
      </w:pPr>
      <w:r w:rsidRPr="00C8370E">
        <w:t xml:space="preserve"> План размещения пенсионных резервов должен соответствовать пенсионным обязательствам Фонда.</w:t>
      </w:r>
    </w:p>
    <w:p w14:paraId="7E853FFE" w14:textId="77777777" w:rsidR="00600559" w:rsidRPr="00C8370E" w:rsidRDefault="00AF76A5" w:rsidP="0057658C">
      <w:pPr>
        <w:pStyle w:val="a4"/>
        <w:spacing w:before="80"/>
        <w:ind w:firstLine="567"/>
      </w:pPr>
      <w:r w:rsidRPr="00C8370E">
        <w:t>7</w:t>
      </w:r>
      <w:r w:rsidR="00600559" w:rsidRPr="00C8370E">
        <w:t>.2.Управление пенсионными резервами.</w:t>
      </w:r>
    </w:p>
    <w:p w14:paraId="58F4E53D" w14:textId="77777777" w:rsidR="002656C2" w:rsidRPr="00C8370E" w:rsidRDefault="002656C2" w:rsidP="002656C2">
      <w:pPr>
        <w:pStyle w:val="ConsNormal"/>
        <w:widowControl/>
        <w:spacing w:before="80"/>
        <w:ind w:firstLine="567"/>
        <w:jc w:val="both"/>
        <w:rPr>
          <w:rFonts w:ascii="Times New Roman" w:hAnsi="Times New Roman"/>
          <w:bCs/>
          <w:sz w:val="24"/>
        </w:rPr>
      </w:pPr>
      <w:r w:rsidRPr="00C8370E">
        <w:rPr>
          <w:rFonts w:ascii="Times New Roman" w:hAnsi="Times New Roman"/>
          <w:bCs/>
          <w:sz w:val="24"/>
        </w:rPr>
        <w:t>7.2.1. Порядок размещения средств пенсионных резервов и контроля за их размещением устанавливается Правительством Российской Федерации.</w:t>
      </w:r>
    </w:p>
    <w:p w14:paraId="460B39A4" w14:textId="77777777" w:rsidR="00AF76A5" w:rsidRPr="00C8370E" w:rsidRDefault="00AF76A5"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.2.</w:t>
      </w:r>
      <w:r w:rsidR="002656C2" w:rsidRPr="00C8370E">
        <w:rPr>
          <w:rFonts w:ascii="Times New Roman" w:hAnsi="Times New Roman"/>
          <w:bCs/>
          <w:sz w:val="24"/>
        </w:rPr>
        <w:t>2</w:t>
      </w:r>
      <w:r w:rsidR="00600559" w:rsidRPr="00C8370E">
        <w:rPr>
          <w:rFonts w:ascii="Times New Roman" w:hAnsi="Times New Roman"/>
          <w:bCs/>
          <w:sz w:val="24"/>
        </w:rPr>
        <w:t>. Фонд осуществляет размещение средств пенсионных резервов самостоятельно, а также</w:t>
      </w:r>
      <w:r w:rsidRPr="00C8370E">
        <w:rPr>
          <w:rFonts w:ascii="Times New Roman" w:hAnsi="Times New Roman"/>
          <w:bCs/>
          <w:sz w:val="24"/>
        </w:rPr>
        <w:t xml:space="preserve"> организует размещение средств пенсионных резервов</w:t>
      </w:r>
      <w:r w:rsidR="00600559" w:rsidRPr="00C8370E">
        <w:rPr>
          <w:rFonts w:ascii="Times New Roman" w:hAnsi="Times New Roman"/>
          <w:bCs/>
          <w:sz w:val="24"/>
        </w:rPr>
        <w:t xml:space="preserve"> через управляющую компанию (управляющие компании). </w:t>
      </w:r>
    </w:p>
    <w:p w14:paraId="37AF124F" w14:textId="77777777" w:rsidR="00600559" w:rsidRPr="00C8370E" w:rsidRDefault="00600559"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Фонд имеет право самостоятельно размещать средства пенсионных резервов в государственные ценные бумаги Российской Федерации, банковские депозиты и иные объекты инвестирования, предусмотренные Правительством Российской Федерации.</w:t>
      </w:r>
    </w:p>
    <w:p w14:paraId="525E3059" w14:textId="77777777" w:rsidR="00600559" w:rsidRPr="00C8370E" w:rsidRDefault="00AF76A5"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.2.</w:t>
      </w:r>
      <w:r w:rsidR="002656C2" w:rsidRPr="00C8370E">
        <w:rPr>
          <w:rFonts w:ascii="Times New Roman" w:hAnsi="Times New Roman"/>
          <w:bCs/>
          <w:sz w:val="24"/>
        </w:rPr>
        <w:t>3</w:t>
      </w:r>
      <w:r w:rsidR="00600559" w:rsidRPr="00C8370E">
        <w:rPr>
          <w:rFonts w:ascii="Times New Roman" w:hAnsi="Times New Roman"/>
          <w:bCs/>
          <w:sz w:val="24"/>
        </w:rPr>
        <w:t>. Размещение средств пенсионных резервов в государственные ценные бумаги Российской Федерации, банковские депозиты и иные объекты инвестирования, предусмотренные Правительством Российской Федерации, осуществляется фондом в соответствии с законодательством Российской Федерации.</w:t>
      </w:r>
    </w:p>
    <w:p w14:paraId="0271A366" w14:textId="77777777" w:rsidR="002656C2" w:rsidRPr="00C8370E" w:rsidRDefault="002656C2" w:rsidP="002656C2">
      <w:pPr>
        <w:pStyle w:val="ConsNormal"/>
        <w:widowControl/>
        <w:spacing w:before="80"/>
        <w:ind w:firstLine="567"/>
        <w:jc w:val="both"/>
        <w:rPr>
          <w:rFonts w:ascii="Times New Roman" w:hAnsi="Times New Roman"/>
          <w:bCs/>
          <w:sz w:val="24"/>
        </w:rPr>
      </w:pPr>
      <w:r w:rsidRPr="00C8370E">
        <w:rPr>
          <w:rFonts w:ascii="Times New Roman" w:hAnsi="Times New Roman"/>
          <w:bCs/>
          <w:sz w:val="24"/>
        </w:rPr>
        <w:t>7.2.4. Фонд организует размещение средств пенсионных резервов через управляющую компанию (управляющие компании), которая (которые) должна (должны) способами, предусмотренными гражданским законодательством Российской Федерации, обеспечить возврат переданных ей (им) Фондом средств пенсионных резервов по договорам доверительного управления.</w:t>
      </w:r>
    </w:p>
    <w:p w14:paraId="5C962418" w14:textId="77777777" w:rsidR="00600559" w:rsidRPr="00C8370E" w:rsidRDefault="002656C2"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.2.</w:t>
      </w:r>
      <w:r w:rsidRPr="00C8370E">
        <w:rPr>
          <w:rFonts w:ascii="Times New Roman" w:hAnsi="Times New Roman"/>
          <w:bCs/>
          <w:sz w:val="24"/>
        </w:rPr>
        <w:t>5</w:t>
      </w:r>
      <w:r w:rsidR="00600559" w:rsidRPr="00C8370E">
        <w:rPr>
          <w:rFonts w:ascii="Times New Roman" w:hAnsi="Times New Roman"/>
          <w:bCs/>
          <w:sz w:val="24"/>
        </w:rPr>
        <w:t>. Передача средств пенсионных резервов в доверительное управление не влечет перехода права собственности на них к управляющей компании (управляющим компаниям).</w:t>
      </w:r>
    </w:p>
    <w:p w14:paraId="06F394BA" w14:textId="77777777" w:rsidR="00600559" w:rsidRPr="00C8370E" w:rsidRDefault="002656C2"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.2.</w:t>
      </w:r>
      <w:r w:rsidRPr="00C8370E">
        <w:rPr>
          <w:rFonts w:ascii="Times New Roman" w:hAnsi="Times New Roman"/>
          <w:bCs/>
          <w:sz w:val="24"/>
        </w:rPr>
        <w:t>6</w:t>
      </w:r>
      <w:r w:rsidR="00600559" w:rsidRPr="00C8370E">
        <w:rPr>
          <w:rFonts w:ascii="Times New Roman" w:hAnsi="Times New Roman"/>
          <w:bCs/>
          <w:sz w:val="24"/>
        </w:rPr>
        <w:t>. Управляющая компания несет ответственность перед Фондом и его участниками за ненадлежащее исполнение возложенных на нее (них) обязанностей в соответствии с законодательством Российской Федерации. Управляющая компания (управляющие компании) не несет (не несут) ответственности перед участниками по обязательствам фонда (фондов).</w:t>
      </w:r>
    </w:p>
    <w:p w14:paraId="499D4C2E" w14:textId="77777777" w:rsidR="002656C2" w:rsidRPr="00C8370E" w:rsidRDefault="002656C2" w:rsidP="002656C2">
      <w:pPr>
        <w:pStyle w:val="ConsNormal"/>
        <w:widowControl/>
        <w:spacing w:before="80"/>
        <w:ind w:firstLine="567"/>
        <w:jc w:val="both"/>
        <w:rPr>
          <w:rFonts w:ascii="Times New Roman" w:hAnsi="Times New Roman"/>
          <w:bCs/>
          <w:sz w:val="24"/>
        </w:rPr>
      </w:pPr>
      <w:r w:rsidRPr="00C8370E">
        <w:rPr>
          <w:rFonts w:ascii="Times New Roman" w:hAnsi="Times New Roman"/>
          <w:bCs/>
          <w:sz w:val="24"/>
        </w:rPr>
        <w:t>7.2.7. Фонд заключает с управляющей компанией договор доверительного управления, обязательные условия которого устанавливаются Правительством Российской Федерации.</w:t>
      </w:r>
    </w:p>
    <w:p w14:paraId="32806BC9" w14:textId="77777777" w:rsidR="00600559" w:rsidRPr="00C8370E" w:rsidRDefault="002656C2"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.2.</w:t>
      </w:r>
      <w:r w:rsidRPr="00C8370E">
        <w:rPr>
          <w:rFonts w:ascii="Times New Roman" w:hAnsi="Times New Roman"/>
          <w:bCs/>
          <w:sz w:val="24"/>
        </w:rPr>
        <w:t>8</w:t>
      </w:r>
      <w:r w:rsidR="00600559" w:rsidRPr="00C8370E">
        <w:rPr>
          <w:rFonts w:ascii="Times New Roman" w:hAnsi="Times New Roman"/>
          <w:bCs/>
          <w:sz w:val="24"/>
        </w:rPr>
        <w:t>. Требования по формированию состава и структуры пенсионных резервов устанавливаются Правительством Российской Федерации.</w:t>
      </w:r>
    </w:p>
    <w:p w14:paraId="03B3C727" w14:textId="77777777" w:rsidR="00600559" w:rsidRPr="00C8370E" w:rsidRDefault="002656C2"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.2.</w:t>
      </w:r>
      <w:r w:rsidRPr="00C8370E">
        <w:rPr>
          <w:rFonts w:ascii="Times New Roman" w:hAnsi="Times New Roman"/>
          <w:bCs/>
          <w:sz w:val="24"/>
        </w:rPr>
        <w:t>9</w:t>
      </w:r>
      <w:r w:rsidR="00600559" w:rsidRPr="00C8370E">
        <w:rPr>
          <w:rFonts w:ascii="Times New Roman" w:hAnsi="Times New Roman"/>
          <w:bCs/>
          <w:sz w:val="24"/>
        </w:rPr>
        <w:t xml:space="preserve">. При размещении средств пенсионных резервов в объекты недвижимого имущества Фонд обязан представлять в уполномоченный федеральный орган данные об оценке объектов недвижимого имущества, проведенной независимым оценщиком, имеющим лицензию на </w:t>
      </w:r>
      <w:r w:rsidR="00600559" w:rsidRPr="00C8370E">
        <w:rPr>
          <w:rFonts w:ascii="Times New Roman" w:hAnsi="Times New Roman"/>
          <w:bCs/>
          <w:sz w:val="24"/>
        </w:rPr>
        <w:lastRenderedPageBreak/>
        <w:t>осуществление данного вида деятельности в соответствии с требованиями, установленными законодательством Российской Федерации.</w:t>
      </w:r>
    </w:p>
    <w:p w14:paraId="22EBE16F" w14:textId="77777777" w:rsidR="00600559" w:rsidRPr="00C8370E" w:rsidRDefault="002656C2"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312E7B" w:rsidRPr="00C8370E">
        <w:rPr>
          <w:rFonts w:ascii="Times New Roman" w:hAnsi="Times New Roman"/>
          <w:bCs/>
          <w:sz w:val="24"/>
        </w:rPr>
        <w:t>.2.10. Деятельность ф</w:t>
      </w:r>
      <w:r w:rsidR="00600559" w:rsidRPr="00C8370E">
        <w:rPr>
          <w:rFonts w:ascii="Times New Roman" w:hAnsi="Times New Roman"/>
          <w:bCs/>
          <w:sz w:val="24"/>
        </w:rPr>
        <w:t>онда по размещению средств пенсионных резервов и инвестированию средств пенсионных накоплений не относится к предпринимательской</w:t>
      </w:r>
      <w:r w:rsidR="00C06DEC" w:rsidRPr="00C8370E">
        <w:rPr>
          <w:rFonts w:ascii="Times New Roman" w:hAnsi="Times New Roman"/>
          <w:bCs/>
          <w:sz w:val="24"/>
        </w:rPr>
        <w:t xml:space="preserve"> деятельности</w:t>
      </w:r>
      <w:r w:rsidR="00600559" w:rsidRPr="00C8370E">
        <w:rPr>
          <w:rFonts w:ascii="Times New Roman" w:hAnsi="Times New Roman"/>
          <w:bCs/>
          <w:sz w:val="24"/>
        </w:rPr>
        <w:t>.</w:t>
      </w:r>
    </w:p>
    <w:p w14:paraId="4E3436FD" w14:textId="77777777" w:rsidR="00600559" w:rsidRPr="00C8370E" w:rsidRDefault="002656C2" w:rsidP="0057658C">
      <w:pPr>
        <w:spacing w:before="80"/>
        <w:ind w:firstLine="567"/>
        <w:jc w:val="both"/>
        <w:rPr>
          <w:bCs/>
          <w:iCs/>
        </w:rPr>
      </w:pPr>
      <w:r w:rsidRPr="00C8370E">
        <w:rPr>
          <w:bCs/>
        </w:rPr>
        <w:t>7</w:t>
      </w:r>
      <w:r w:rsidR="00600559" w:rsidRPr="00C8370E">
        <w:rPr>
          <w:bCs/>
        </w:rPr>
        <w:t>.2.1</w:t>
      </w:r>
      <w:r w:rsidRPr="00C8370E">
        <w:rPr>
          <w:bCs/>
        </w:rPr>
        <w:t>1</w:t>
      </w:r>
      <w:r w:rsidR="00600559" w:rsidRPr="00C8370E">
        <w:rPr>
          <w:bCs/>
        </w:rPr>
        <w:t xml:space="preserve">. </w:t>
      </w:r>
      <w:r w:rsidR="00C06DEC" w:rsidRPr="00C8370E">
        <w:rPr>
          <w:bCs/>
          <w:iCs/>
        </w:rPr>
        <w:t>Вкладчик</w:t>
      </w:r>
      <w:r w:rsidR="00312E7B" w:rsidRPr="00C8370E">
        <w:rPr>
          <w:bCs/>
          <w:iCs/>
        </w:rPr>
        <w:t>, по согласованию с ф</w:t>
      </w:r>
      <w:r w:rsidR="00600559" w:rsidRPr="00C8370E">
        <w:rPr>
          <w:bCs/>
          <w:iCs/>
        </w:rPr>
        <w:t>ондом, может выбрать индивидуальный инвестиционный портфель, состоящий из разрешенных направлений размещения средств пенсионных резервов Фондом и с учетом инвестиционных деклараций управляющих компаний, имеющих догово</w:t>
      </w:r>
      <w:r w:rsidR="00312E7B" w:rsidRPr="00C8370E">
        <w:rPr>
          <w:bCs/>
          <w:iCs/>
        </w:rPr>
        <w:t>ры доверительного управления с ф</w:t>
      </w:r>
      <w:r w:rsidR="00600559" w:rsidRPr="00C8370E">
        <w:rPr>
          <w:bCs/>
          <w:iCs/>
        </w:rPr>
        <w:t>ондом.</w:t>
      </w:r>
    </w:p>
    <w:p w14:paraId="442E75AE" w14:textId="77777777" w:rsidR="00600559" w:rsidRPr="00C8370E" w:rsidRDefault="002656C2" w:rsidP="0057658C">
      <w:pPr>
        <w:spacing w:before="80"/>
        <w:ind w:firstLine="567"/>
        <w:jc w:val="both"/>
        <w:rPr>
          <w:bCs/>
          <w:iCs/>
        </w:rPr>
      </w:pPr>
      <w:r w:rsidRPr="00C8370E">
        <w:rPr>
          <w:bCs/>
          <w:iCs/>
        </w:rPr>
        <w:t>7</w:t>
      </w:r>
      <w:r w:rsidR="00600559" w:rsidRPr="00C8370E">
        <w:rPr>
          <w:bCs/>
          <w:iCs/>
        </w:rPr>
        <w:t>.2.1</w:t>
      </w:r>
      <w:r w:rsidRPr="00C8370E">
        <w:rPr>
          <w:bCs/>
          <w:iCs/>
        </w:rPr>
        <w:t>2</w:t>
      </w:r>
      <w:r w:rsidR="00600559" w:rsidRPr="00C8370E">
        <w:rPr>
          <w:bCs/>
          <w:iCs/>
        </w:rPr>
        <w:t>. Индивидуальный инвестиционный портфель Вкладчика – активы, сформированные за счет средств пенсионных резервов, отраженных на пенсионном счете конкретного Вкладчика и размещенные на финансовом рынке.</w:t>
      </w:r>
    </w:p>
    <w:p w14:paraId="45657205" w14:textId="77777777" w:rsidR="00600559" w:rsidRPr="00C8370E" w:rsidRDefault="00600559" w:rsidP="0057658C">
      <w:pPr>
        <w:spacing w:before="80"/>
        <w:ind w:firstLine="567"/>
        <w:jc w:val="both"/>
        <w:rPr>
          <w:bCs/>
          <w:iCs/>
        </w:rPr>
      </w:pPr>
      <w:r w:rsidRPr="00C8370E">
        <w:rPr>
          <w:bCs/>
          <w:iCs/>
        </w:rPr>
        <w:t>Состав и структура индивидуального инвестиционного портфеля Вкладчика устанавливается конкретной инвестиционной декларацией и оформляется дополнительным соглашением к пенсионному договору.</w:t>
      </w:r>
    </w:p>
    <w:p w14:paraId="5FD4138A" w14:textId="77777777" w:rsidR="00600559" w:rsidRPr="00C8370E" w:rsidRDefault="00600559" w:rsidP="0057658C">
      <w:pPr>
        <w:pStyle w:val="21"/>
        <w:spacing w:before="80"/>
        <w:ind w:firstLine="567"/>
        <w:rPr>
          <w:b w:val="0"/>
          <w:bCs/>
        </w:rPr>
      </w:pPr>
      <w:r w:rsidRPr="00C8370E">
        <w:rPr>
          <w:b w:val="0"/>
          <w:bCs/>
        </w:rPr>
        <w:t>Состав и структура индивидуального инвестиционного портфеля Вкладчика, должны соответствовать требованиям, установленным Правительством Российской Федерации.</w:t>
      </w:r>
    </w:p>
    <w:p w14:paraId="65FE7A49" w14:textId="77777777" w:rsidR="00600559" w:rsidRPr="00C8370E" w:rsidRDefault="002656C2" w:rsidP="0057658C">
      <w:pPr>
        <w:pStyle w:val="ConsNormal"/>
        <w:widowControl/>
        <w:spacing w:before="80"/>
        <w:ind w:firstLine="567"/>
        <w:jc w:val="both"/>
        <w:rPr>
          <w:rFonts w:ascii="Times New Roman" w:hAnsi="Times New Roman"/>
          <w:b/>
          <w:sz w:val="24"/>
        </w:rPr>
      </w:pPr>
      <w:r w:rsidRPr="00C8370E">
        <w:rPr>
          <w:rFonts w:ascii="Times New Roman" w:hAnsi="Times New Roman"/>
          <w:b/>
          <w:sz w:val="24"/>
        </w:rPr>
        <w:t>7</w:t>
      </w:r>
      <w:r w:rsidR="00600559" w:rsidRPr="00C8370E">
        <w:rPr>
          <w:rFonts w:ascii="Times New Roman" w:hAnsi="Times New Roman"/>
          <w:b/>
          <w:sz w:val="24"/>
        </w:rPr>
        <w:t xml:space="preserve">.3.Хранение пенсионных резервов, размещенных (инвестированных) в ценные бумаги. Контроль за размещением средств пенсионных резервов. </w:t>
      </w:r>
    </w:p>
    <w:p w14:paraId="6EA62499" w14:textId="77777777" w:rsidR="00600559" w:rsidRPr="00C8370E" w:rsidRDefault="00E979CE"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.3.1. Оказание услуг по хранению сертификатов ценных бумаг и (или) учету и переходу прав на ценные бумаги, в которые размещены средства пенсионных резервов, а также ежед</w:t>
      </w:r>
      <w:r w:rsidR="00312E7B" w:rsidRPr="00C8370E">
        <w:rPr>
          <w:rFonts w:ascii="Times New Roman" w:hAnsi="Times New Roman"/>
          <w:bCs/>
          <w:sz w:val="24"/>
        </w:rPr>
        <w:t>невный контроль за соблюдением ф</w:t>
      </w:r>
      <w:r w:rsidR="00600559" w:rsidRPr="00C8370E">
        <w:rPr>
          <w:rFonts w:ascii="Times New Roman" w:hAnsi="Times New Roman"/>
          <w:bCs/>
          <w:sz w:val="24"/>
        </w:rPr>
        <w:t>ондом и управляющими компаниями ограничений на размещение средств пенсионных резервов, правил размещения средств пенсионных резервов, состава и структуры пенсионных резервов, которые установлены законодательными и другими нормативными правовыми актами, осуществляются специализированным депозитарием Фонда на основании договора об оказании услуг специализированного депозитария. О нарушениях, выявленных при осуществлении указанного контроля, специализированный депозитарий Фонда обязан сообщать в уполномоченный федеральный орган, фонд и соответствующую управляющую компанию не позднее одного рабочего дня, следующего за днем их выявления.</w:t>
      </w:r>
    </w:p>
    <w:p w14:paraId="76D6F8DD" w14:textId="77777777" w:rsidR="00600559" w:rsidRPr="00C8370E" w:rsidRDefault="00E979CE"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.3.2.Специализированным депозитарием Фонда может быть юридическое лицо, имеющее лицензию на осуществление депозитарной деятельности и деятельности специализированного депозитария инвестиционных фондов, паевых инвестиционных фондов и негосударственных пенсионных фондов. Особенности деятельности с</w:t>
      </w:r>
      <w:r w:rsidR="00312E7B" w:rsidRPr="00C8370E">
        <w:rPr>
          <w:rFonts w:ascii="Times New Roman" w:hAnsi="Times New Roman"/>
          <w:bCs/>
          <w:sz w:val="24"/>
        </w:rPr>
        <w:t>пециализированного депозитария ф</w:t>
      </w:r>
      <w:r w:rsidR="00600559" w:rsidRPr="00C8370E">
        <w:rPr>
          <w:rFonts w:ascii="Times New Roman" w:hAnsi="Times New Roman"/>
          <w:bCs/>
          <w:sz w:val="24"/>
        </w:rPr>
        <w:t>онда устанавливаются Правительством Российской Федерации.</w:t>
      </w:r>
    </w:p>
    <w:p w14:paraId="30163D15" w14:textId="77777777" w:rsidR="00600559" w:rsidRPr="00C8370E" w:rsidRDefault="00E979CE"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.3.3.</w:t>
      </w:r>
      <w:r w:rsidR="00312E7B" w:rsidRPr="00C8370E">
        <w:rPr>
          <w:rFonts w:ascii="Times New Roman" w:hAnsi="Times New Roman"/>
          <w:bCs/>
          <w:sz w:val="24"/>
        </w:rPr>
        <w:t>Специализированный депозитарий ф</w:t>
      </w:r>
      <w:r w:rsidR="00600559" w:rsidRPr="00C8370E">
        <w:rPr>
          <w:rFonts w:ascii="Times New Roman" w:hAnsi="Times New Roman"/>
          <w:bCs/>
          <w:sz w:val="24"/>
        </w:rPr>
        <w:t>онда должен обособленно осуществлять учет прав на имущество, принадлежащее ему и иным лицам, с которыми он заключил договоры, от прав на ценные бумаги, включая государственные ценные бумаги Российской Федерации и государственные ценные бумаги субъектов Российской Федерации, составляющие пенсионные резервы, путем открытия и ведения отдельных счетов на имя управляющей компании (управляющих компаний) и (или) фонда.</w:t>
      </w:r>
    </w:p>
    <w:p w14:paraId="60321FC6" w14:textId="77777777" w:rsidR="009D367E" w:rsidRPr="00C8370E" w:rsidRDefault="004F797D" w:rsidP="009D367E">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142909" w:rsidRPr="00C8370E">
        <w:rPr>
          <w:rFonts w:ascii="Times New Roman" w:hAnsi="Times New Roman"/>
          <w:bCs/>
          <w:sz w:val="24"/>
        </w:rPr>
        <w:t>.3.4</w:t>
      </w:r>
      <w:r w:rsidR="009D367E" w:rsidRPr="00C8370E">
        <w:rPr>
          <w:rFonts w:ascii="Times New Roman" w:hAnsi="Times New Roman"/>
          <w:bCs/>
          <w:sz w:val="24"/>
        </w:rPr>
        <w:t>.Специализированный депозитарий несет ответственность перед Фондом за ненадлежащее исполнение возложенных на него обязанностей в соответствии с законодательством Российской Федерации.</w:t>
      </w:r>
    </w:p>
    <w:p w14:paraId="7DF9E444" w14:textId="77777777" w:rsidR="008B59E2" w:rsidRPr="00C8370E" w:rsidRDefault="004F797D" w:rsidP="00142909">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142909" w:rsidRPr="00C8370E">
        <w:rPr>
          <w:rFonts w:ascii="Times New Roman" w:hAnsi="Times New Roman"/>
          <w:bCs/>
          <w:sz w:val="24"/>
        </w:rPr>
        <w:t>.3.5.Информация о заключении договора об оказании услуг специализированн</w:t>
      </w:r>
      <w:r w:rsidR="00312E7B" w:rsidRPr="00C8370E">
        <w:rPr>
          <w:rFonts w:ascii="Times New Roman" w:hAnsi="Times New Roman"/>
          <w:bCs/>
          <w:sz w:val="24"/>
        </w:rPr>
        <w:t>ого депозитария представляется ф</w:t>
      </w:r>
      <w:r w:rsidR="00142909" w:rsidRPr="00C8370E">
        <w:rPr>
          <w:rFonts w:ascii="Times New Roman" w:hAnsi="Times New Roman"/>
          <w:bCs/>
          <w:sz w:val="24"/>
        </w:rPr>
        <w:t>ондом в уполномоченный федеральный орган в срок, не превышающий пять рабочих дней со дня его заключения.</w:t>
      </w:r>
    </w:p>
    <w:p w14:paraId="76B6EFC6" w14:textId="77777777" w:rsidR="004F73B8" w:rsidRPr="00C8370E" w:rsidRDefault="00C06DEC" w:rsidP="00C06DEC">
      <w:pPr>
        <w:pStyle w:val="ConsNormal"/>
        <w:widowControl/>
        <w:spacing w:before="80"/>
        <w:ind w:firstLine="567"/>
        <w:jc w:val="both"/>
        <w:rPr>
          <w:rFonts w:ascii="Times New Roman" w:hAnsi="Times New Roman"/>
          <w:b/>
          <w:sz w:val="24"/>
        </w:rPr>
      </w:pPr>
      <w:r w:rsidRPr="00C8370E">
        <w:rPr>
          <w:rFonts w:ascii="Times New Roman" w:hAnsi="Times New Roman"/>
          <w:b/>
          <w:sz w:val="24"/>
        </w:rPr>
        <w:t>7.4.Распределение дохода от размещения средств пенсионных резервов.</w:t>
      </w:r>
    </w:p>
    <w:p w14:paraId="63196E7F" w14:textId="77777777" w:rsidR="004F73B8" w:rsidRPr="00C8370E" w:rsidRDefault="004F73B8" w:rsidP="00C06DEC">
      <w:pPr>
        <w:pStyle w:val="ConsNormal"/>
        <w:widowControl/>
        <w:spacing w:before="80"/>
        <w:ind w:firstLine="567"/>
        <w:jc w:val="both"/>
        <w:rPr>
          <w:rFonts w:ascii="Times New Roman" w:hAnsi="Times New Roman"/>
          <w:b/>
          <w:sz w:val="24"/>
        </w:rPr>
        <w:sectPr w:rsidR="004F73B8" w:rsidRPr="00C8370E" w:rsidSect="009F1604">
          <w:footerReference w:type="default" r:id="rId134"/>
          <w:pgSz w:w="11907" w:h="16840"/>
          <w:pgMar w:top="1134" w:right="794" w:bottom="907" w:left="1134" w:header="680" w:footer="680" w:gutter="0"/>
          <w:pgNumType w:start="30"/>
          <w:cols w:space="720"/>
        </w:sectPr>
      </w:pPr>
    </w:p>
    <w:p w14:paraId="61B0E9CF" w14:textId="77777777" w:rsidR="00C06DEC" w:rsidRPr="00C8370E" w:rsidRDefault="00C06DEC" w:rsidP="00C06DEC">
      <w:pPr>
        <w:pStyle w:val="ConsNormal"/>
        <w:widowControl/>
        <w:spacing w:before="80"/>
        <w:ind w:firstLine="567"/>
        <w:jc w:val="both"/>
        <w:rPr>
          <w:rFonts w:ascii="Times New Roman" w:hAnsi="Times New Roman"/>
          <w:bCs/>
          <w:sz w:val="24"/>
        </w:rPr>
      </w:pPr>
      <w:r w:rsidRPr="00C8370E">
        <w:rPr>
          <w:rFonts w:ascii="Times New Roman" w:hAnsi="Times New Roman"/>
          <w:bCs/>
          <w:sz w:val="24"/>
        </w:rPr>
        <w:lastRenderedPageBreak/>
        <w:t>7.4.1.Доход, полученный от размещения средств пенсионных резервов, направляется на пополнение средств пенсионных резервов, на покрытие расходов, связанных с обеспечением уставной деятельности фонда, и на формирование имущества, предназначенного для обеспечения уставной деятельности фонда.</w:t>
      </w:r>
    </w:p>
    <w:p w14:paraId="5B0684B6" w14:textId="77777777" w:rsidR="00600559" w:rsidRPr="00C8370E" w:rsidRDefault="004F797D"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.4.2.Покрытие расходов, связанных с обеспечением уставной деятельности фонда, осуществляется также за счет использования имущества, предназначенного для обеспечения уставной деятельности Фонда, и дохода, полученного от размещения средств пенсионных резервов.</w:t>
      </w:r>
    </w:p>
    <w:p w14:paraId="241E2425" w14:textId="77777777" w:rsidR="00600559" w:rsidRPr="00C8370E" w:rsidRDefault="00600559"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При этом размер отчислений на формирование имущества, предназначенного для обе</w:t>
      </w:r>
      <w:r w:rsidR="00312E7B" w:rsidRPr="00C8370E">
        <w:rPr>
          <w:rFonts w:ascii="Times New Roman" w:hAnsi="Times New Roman"/>
          <w:bCs/>
          <w:sz w:val="24"/>
        </w:rPr>
        <w:t>спечения уставной деятельности ф</w:t>
      </w:r>
      <w:r w:rsidRPr="00C8370E">
        <w:rPr>
          <w:rFonts w:ascii="Times New Roman" w:hAnsi="Times New Roman"/>
          <w:bCs/>
          <w:sz w:val="24"/>
        </w:rPr>
        <w:t>онда, и покрытие расходов, связанных с обес</w:t>
      </w:r>
      <w:r w:rsidR="00312E7B" w:rsidRPr="00C8370E">
        <w:rPr>
          <w:rFonts w:ascii="Times New Roman" w:hAnsi="Times New Roman"/>
          <w:bCs/>
          <w:sz w:val="24"/>
        </w:rPr>
        <w:t>печением уставной деятельности ф</w:t>
      </w:r>
      <w:r w:rsidRPr="00C8370E">
        <w:rPr>
          <w:rFonts w:ascii="Times New Roman" w:hAnsi="Times New Roman"/>
          <w:bCs/>
          <w:sz w:val="24"/>
        </w:rPr>
        <w:t>онда, не должен превышать в сумме 15 процентов дохода, полученного от размещения средств пенсионных резервов, и 15 процентов дохода, полученного от инвестирования средств пенсионных накоплений, после вычета вознаграждения управляющей компании и специализированному депозитарию фонда и уплаченных налогов.</w:t>
      </w:r>
    </w:p>
    <w:p w14:paraId="335D53BE" w14:textId="77777777" w:rsidR="00600559" w:rsidRPr="00C8370E" w:rsidRDefault="00F527EF" w:rsidP="0057658C">
      <w:pPr>
        <w:pStyle w:val="ConsNormal"/>
        <w:widowControl/>
        <w:spacing w:before="80"/>
        <w:ind w:firstLine="567"/>
        <w:jc w:val="both"/>
        <w:rPr>
          <w:rFonts w:ascii="Times New Roman" w:hAnsi="Times New Roman"/>
          <w:bCs/>
          <w:sz w:val="24"/>
        </w:rPr>
      </w:pPr>
      <w:r w:rsidRPr="00C8370E">
        <w:rPr>
          <w:rFonts w:ascii="Times New Roman" w:hAnsi="Times New Roman"/>
          <w:bCs/>
          <w:sz w:val="24"/>
        </w:rPr>
        <w:t>7</w:t>
      </w:r>
      <w:r w:rsidR="00600559" w:rsidRPr="00C8370E">
        <w:rPr>
          <w:rFonts w:ascii="Times New Roman" w:hAnsi="Times New Roman"/>
          <w:bCs/>
          <w:sz w:val="24"/>
        </w:rPr>
        <w:t>.4.3. При размещении средств пенсионных резервов, в соответствии с индивидуальным инвести</w:t>
      </w:r>
      <w:r w:rsidR="00312E7B" w:rsidRPr="00C8370E">
        <w:rPr>
          <w:rFonts w:ascii="Times New Roman" w:hAnsi="Times New Roman"/>
          <w:bCs/>
          <w:sz w:val="24"/>
        </w:rPr>
        <w:t>ционным портфелем Вкладчика, в ф</w:t>
      </w:r>
      <w:r w:rsidR="00600559" w:rsidRPr="00C8370E">
        <w:rPr>
          <w:rFonts w:ascii="Times New Roman" w:hAnsi="Times New Roman"/>
          <w:bCs/>
          <w:sz w:val="24"/>
        </w:rPr>
        <w:t>онде ведется раздельный учет доходов, полученных по данному портфелю.</w:t>
      </w:r>
    </w:p>
    <w:p w14:paraId="1E62719F" w14:textId="77777777" w:rsidR="00600559" w:rsidRPr="00C8370E" w:rsidRDefault="00600559" w:rsidP="0057658C">
      <w:pPr>
        <w:pStyle w:val="a5"/>
        <w:spacing w:before="80"/>
        <w:ind w:firstLine="567"/>
        <w:rPr>
          <w:i w:val="0"/>
          <w:iCs/>
        </w:rPr>
      </w:pPr>
      <w:r w:rsidRPr="00C8370E">
        <w:rPr>
          <w:i w:val="0"/>
          <w:iCs/>
        </w:rPr>
        <w:t>При этом размер отчислений на формирование страхового резерва, на формирование имущества, предназначенного для обеспечения уставной деятельности Фонда, и покрытие расходов, связанных с обеспечением уставной деятельности Фонда, устанавливается в дополнительном соглашении к пенсионному договору.</w:t>
      </w:r>
    </w:p>
    <w:p w14:paraId="41ADB32F" w14:textId="77777777" w:rsidR="00F527EF" w:rsidRPr="00C8370E" w:rsidRDefault="00F527EF" w:rsidP="00C8370E">
      <w:pPr>
        <w:pStyle w:val="1"/>
        <w:spacing w:before="120" w:after="80"/>
        <w:jc w:val="center"/>
      </w:pPr>
      <w:bookmarkStart w:id="25" w:name="_Toc495205677"/>
      <w:bookmarkStart w:id="26" w:name="_Toc34183958"/>
      <w:bookmarkEnd w:id="23"/>
      <w:bookmarkEnd w:id="24"/>
      <w:r w:rsidRPr="00C8370E">
        <w:rPr>
          <w:b/>
        </w:rPr>
        <w:t>8</w:t>
      </w:r>
      <w:r w:rsidR="00600559" w:rsidRPr="00C8370E">
        <w:rPr>
          <w:b/>
        </w:rPr>
        <w:t xml:space="preserve">. </w:t>
      </w:r>
      <w:r w:rsidR="00C8370E" w:rsidRPr="00C8370E">
        <w:rPr>
          <w:b/>
        </w:rPr>
        <w:t>ПОРЯДОК ВЕДЕНИЯ ПЕНСИОННЫХ СЧЕТОВ ВКЛАДЧИКОВ И  УЧАСТНИКОВ И ИНФОРМИРОВАНИЯ ОБ ИХ СОСТОЯНИИ</w:t>
      </w:r>
      <w:bookmarkEnd w:id="25"/>
      <w:bookmarkEnd w:id="26"/>
    </w:p>
    <w:p w14:paraId="3FBFE46C" w14:textId="77777777" w:rsidR="00296997" w:rsidRPr="00C8370E" w:rsidRDefault="00DA3631" w:rsidP="00614F70">
      <w:pPr>
        <w:pStyle w:val="1"/>
        <w:spacing w:before="120" w:after="80"/>
        <w:ind w:firstLine="567"/>
      </w:pPr>
      <w:r w:rsidRPr="00C8370E">
        <w:t>8</w:t>
      </w:r>
      <w:r w:rsidR="00600559" w:rsidRPr="00C8370E">
        <w:t xml:space="preserve">.1. </w:t>
      </w:r>
      <w:r w:rsidR="00296997" w:rsidRPr="00C8370E">
        <w:t>В зависимости от</w:t>
      </w:r>
      <w:r w:rsidR="007A373D" w:rsidRPr="00C8370E">
        <w:t xml:space="preserve"> условий пенсионного договора, ф</w:t>
      </w:r>
      <w:r w:rsidR="00296997" w:rsidRPr="00C8370E">
        <w:t>онд осуществляет учет своих обязательств перед Вкладчиками и Участниками в форме ведения пенсионных счетов.</w:t>
      </w:r>
    </w:p>
    <w:p w14:paraId="3FAACE9D" w14:textId="77777777" w:rsidR="00F22E45" w:rsidRPr="00C8370E" w:rsidRDefault="00DA3631" w:rsidP="0057658C">
      <w:pPr>
        <w:spacing w:before="80"/>
        <w:ind w:firstLine="567"/>
        <w:jc w:val="both"/>
      </w:pPr>
      <w:r w:rsidRPr="00C8370E">
        <w:t xml:space="preserve">8.2. </w:t>
      </w:r>
      <w:r w:rsidR="00F22E45" w:rsidRPr="00C8370E">
        <w:t>В Фонде применяются  две формы ведения пенсионных счетов: солидарная  и индивидуальная:</w:t>
      </w:r>
    </w:p>
    <w:p w14:paraId="16C52C89" w14:textId="77777777" w:rsidR="00F22E45" w:rsidRPr="00C8370E" w:rsidRDefault="00F22E45" w:rsidP="0057658C">
      <w:pPr>
        <w:spacing w:before="80"/>
        <w:ind w:firstLine="567"/>
        <w:jc w:val="both"/>
      </w:pPr>
      <w:r w:rsidRPr="00C8370E">
        <w:t>8.2.1. При солидарной форме ведения пенсионных счетов</w:t>
      </w:r>
      <w:r w:rsidR="007A373D" w:rsidRPr="00C8370E">
        <w:t xml:space="preserve"> в ф</w:t>
      </w:r>
      <w:r w:rsidR="002A5B21" w:rsidRPr="00C8370E">
        <w:t>онде открываются:</w:t>
      </w:r>
    </w:p>
    <w:p w14:paraId="254A52E5" w14:textId="77777777" w:rsidR="002A5B21" w:rsidRPr="00C8370E" w:rsidRDefault="002A5B21" w:rsidP="00F60D60">
      <w:pPr>
        <w:pStyle w:val="30"/>
        <w:numPr>
          <w:ilvl w:val="0"/>
          <w:numId w:val="15"/>
        </w:numPr>
        <w:tabs>
          <w:tab w:val="clear" w:pos="1920"/>
          <w:tab w:val="num" w:pos="851"/>
        </w:tabs>
        <w:spacing w:before="80"/>
        <w:ind w:left="0" w:firstLine="567"/>
      </w:pPr>
      <w:r w:rsidRPr="00C8370E">
        <w:t>пенсионный счет Участников (Вкладчика),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w:t>
      </w:r>
      <w:r w:rsidR="007A373D" w:rsidRPr="00C8370E">
        <w:t>ервов, и перевода обязательств ф</w:t>
      </w:r>
      <w:r w:rsidRPr="00C8370E">
        <w:t>онда на именные пенсионные счета Участников в соответствии с распорядительным письмом Вкладчика.</w:t>
      </w:r>
    </w:p>
    <w:p w14:paraId="2F5AEDD7" w14:textId="77777777" w:rsidR="002A5B21" w:rsidRPr="00C8370E" w:rsidRDefault="002A5B21" w:rsidP="00F60D60">
      <w:pPr>
        <w:pStyle w:val="30"/>
        <w:numPr>
          <w:ilvl w:val="0"/>
          <w:numId w:val="15"/>
        </w:numPr>
        <w:tabs>
          <w:tab w:val="clear" w:pos="1920"/>
          <w:tab w:val="num" w:pos="851"/>
        </w:tabs>
        <w:spacing w:before="80"/>
        <w:ind w:left="0" w:firstLine="567"/>
      </w:pPr>
      <w:r w:rsidRPr="00C8370E">
        <w:t>именные пенсионные счета Участников, получивших право на пенсионные выплаты, на которых отражается современная стоимость обязательств, переводимых с пенсионного счета Участников, ее изменения в результате дохода, полученного от размещения пенсионных резервов, и выплат пенсий.</w:t>
      </w:r>
    </w:p>
    <w:p w14:paraId="4E6311FE" w14:textId="77777777" w:rsidR="002A5B21" w:rsidRPr="00C8370E" w:rsidRDefault="002A5B21" w:rsidP="002A5B21">
      <w:pPr>
        <w:pStyle w:val="30"/>
        <w:spacing w:before="80"/>
        <w:ind w:firstLine="567"/>
      </w:pPr>
      <w:r w:rsidRPr="00C8370E">
        <w:t>8.2.2. При индивиду</w:t>
      </w:r>
      <w:r w:rsidR="007A373D" w:rsidRPr="00C8370E">
        <w:t>альной форме ведения счетов  в ф</w:t>
      </w:r>
      <w:r w:rsidRPr="00C8370E">
        <w:t>онде открываются:</w:t>
      </w:r>
    </w:p>
    <w:p w14:paraId="49B622A7" w14:textId="77777777" w:rsidR="002A5B21" w:rsidRPr="00C8370E" w:rsidRDefault="002A5B21" w:rsidP="00F60D60">
      <w:pPr>
        <w:pStyle w:val="30"/>
        <w:numPr>
          <w:ilvl w:val="0"/>
          <w:numId w:val="15"/>
        </w:numPr>
        <w:tabs>
          <w:tab w:val="clear" w:pos="1920"/>
          <w:tab w:val="num" w:pos="851"/>
        </w:tabs>
        <w:spacing w:before="80"/>
        <w:ind w:left="0" w:firstLine="567"/>
      </w:pPr>
      <w:r w:rsidRPr="00C8370E">
        <w:t>пенсионный счет Участников (Вкладчика),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распределения</w:t>
      </w:r>
      <w:r w:rsidR="00391D4D" w:rsidRPr="00C8370E">
        <w:t xml:space="preserve"> поступивших пенсионных взносов</w:t>
      </w:r>
      <w:r w:rsidRPr="00C8370E">
        <w:t xml:space="preserve"> на именные пенсионные счета Участников в соответствии с распорядительным письмом Вкладчика.</w:t>
      </w:r>
    </w:p>
    <w:p w14:paraId="6B5C314A" w14:textId="77777777" w:rsidR="002A5B21" w:rsidRPr="00C8370E" w:rsidRDefault="002A5B21" w:rsidP="00F60D60">
      <w:pPr>
        <w:pStyle w:val="30"/>
        <w:numPr>
          <w:ilvl w:val="0"/>
          <w:numId w:val="16"/>
        </w:numPr>
        <w:tabs>
          <w:tab w:val="clear" w:pos="1920"/>
          <w:tab w:val="num" w:pos="851"/>
        </w:tabs>
        <w:spacing w:before="80"/>
        <w:ind w:left="0" w:firstLine="567"/>
      </w:pPr>
      <w:r w:rsidRPr="00C8370E">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4ADBCECE" w14:textId="77777777" w:rsidR="002A5B21" w:rsidRPr="00C8370E" w:rsidRDefault="00391D4D" w:rsidP="0057658C">
      <w:pPr>
        <w:spacing w:before="80"/>
        <w:ind w:firstLine="567"/>
        <w:jc w:val="both"/>
      </w:pPr>
      <w:r w:rsidRPr="00C8370E">
        <w:lastRenderedPageBreak/>
        <w:t>8.3. Пенсионные счета ведутся в электронной форме. При закрытии пенсионных счетов производится архивирование данных в документарной (бумажной) форме. Документы по закрытым пенси</w:t>
      </w:r>
      <w:r w:rsidR="007A373D" w:rsidRPr="00C8370E">
        <w:t>онным счетам хранятся в архиве ф</w:t>
      </w:r>
      <w:r w:rsidRPr="00C8370E">
        <w:t>онда в течение пяти лет после их закрытия</w:t>
      </w:r>
      <w:r w:rsidR="00A608BD">
        <w:t>.</w:t>
      </w:r>
      <w:r w:rsidRPr="00C8370E">
        <w:t xml:space="preserve"> </w:t>
      </w:r>
    </w:p>
    <w:p w14:paraId="6D999677" w14:textId="77777777" w:rsidR="00600559" w:rsidRPr="00C8370E" w:rsidRDefault="00DA3631" w:rsidP="0057658C">
      <w:pPr>
        <w:spacing w:before="80"/>
        <w:ind w:firstLine="567"/>
        <w:jc w:val="both"/>
        <w:rPr>
          <w:b/>
        </w:rPr>
      </w:pPr>
      <w:r w:rsidRPr="00C8370E">
        <w:rPr>
          <w:b/>
        </w:rPr>
        <w:t>Пенсионны</w:t>
      </w:r>
      <w:r w:rsidR="00AC1041" w:rsidRPr="00C8370E">
        <w:rPr>
          <w:b/>
        </w:rPr>
        <w:t>е</w:t>
      </w:r>
      <w:r w:rsidRPr="00C8370E">
        <w:rPr>
          <w:b/>
        </w:rPr>
        <w:t xml:space="preserve"> счет</w:t>
      </w:r>
      <w:r w:rsidR="00AC1041" w:rsidRPr="00C8370E">
        <w:rPr>
          <w:b/>
        </w:rPr>
        <w:t>а</w:t>
      </w:r>
      <w:r w:rsidRPr="00C8370E">
        <w:rPr>
          <w:b/>
        </w:rPr>
        <w:t>:</w:t>
      </w:r>
    </w:p>
    <w:p w14:paraId="382E4712" w14:textId="77777777" w:rsidR="00614F70" w:rsidRPr="00C8370E" w:rsidRDefault="00DA3631" w:rsidP="00614F70">
      <w:pPr>
        <w:pStyle w:val="30"/>
        <w:spacing w:before="80"/>
        <w:ind w:firstLine="567"/>
      </w:pPr>
      <w:r w:rsidRPr="00C8370E">
        <w:t>8</w:t>
      </w:r>
      <w:r w:rsidR="00614F70" w:rsidRPr="00C8370E">
        <w:t>.</w:t>
      </w:r>
      <w:r w:rsidR="00391D4D" w:rsidRPr="00C8370E">
        <w:t>4</w:t>
      </w:r>
      <w:r w:rsidR="00295FE9" w:rsidRPr="00C8370E">
        <w:t>. П</w:t>
      </w:r>
      <w:r w:rsidR="00600559" w:rsidRPr="00C8370E">
        <w:t>енсионный счет Участников</w:t>
      </w:r>
      <w:r w:rsidR="002D2C71" w:rsidRPr="00C8370E">
        <w:t xml:space="preserve"> (Вкладчика)</w:t>
      </w:r>
      <w:r w:rsidR="00295FE9" w:rsidRPr="00C8370E">
        <w:t xml:space="preserve"> – открывается </w:t>
      </w:r>
      <w:r w:rsidR="003F322C" w:rsidRPr="00C8370E">
        <w:t>в пользу группы участников</w:t>
      </w:r>
      <w:r w:rsidR="00614F70" w:rsidRPr="00C8370E">
        <w:t>:</w:t>
      </w:r>
    </w:p>
    <w:p w14:paraId="6269507C" w14:textId="77777777" w:rsidR="00600559" w:rsidRPr="00C8370E" w:rsidRDefault="00614F70" w:rsidP="00614F70">
      <w:pPr>
        <w:pStyle w:val="30"/>
        <w:spacing w:before="80"/>
        <w:ind w:firstLine="567"/>
      </w:pPr>
      <w:r w:rsidRPr="00C8370E">
        <w:t>8.</w:t>
      </w:r>
      <w:r w:rsidR="00391D4D" w:rsidRPr="00C8370E">
        <w:t>4</w:t>
      </w:r>
      <w:r w:rsidRPr="00C8370E">
        <w:t>.1.</w:t>
      </w:r>
      <w:r w:rsidR="003F322C" w:rsidRPr="00C8370E">
        <w:t xml:space="preserve"> На пенсионном счете</w:t>
      </w:r>
      <w:r w:rsidRPr="00C8370E">
        <w:t xml:space="preserve"> Участников </w:t>
      </w:r>
      <w:r w:rsidR="00600559" w:rsidRPr="00C8370E">
        <w:t>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 в соответствии с распорядительным письмом Вкладчика.</w:t>
      </w:r>
      <w:r w:rsidR="00295FE9" w:rsidRPr="00C8370E">
        <w:t xml:space="preserve">  Пенсионный счет Участников может содержать субсчета, на которых осуществляется учет пенсионных обязательств перед различными группами участников.</w:t>
      </w:r>
    </w:p>
    <w:p w14:paraId="7D4181CE" w14:textId="77777777" w:rsidR="00295FE9" w:rsidRPr="00C8370E" w:rsidRDefault="00DA3631" w:rsidP="00295FE9">
      <w:pPr>
        <w:pStyle w:val="30"/>
        <w:spacing w:before="80"/>
        <w:ind w:firstLine="567"/>
      </w:pPr>
      <w:r w:rsidRPr="00C8370E">
        <w:t>8</w:t>
      </w:r>
      <w:r w:rsidR="00D305FA" w:rsidRPr="00C8370E">
        <w:t>.</w:t>
      </w:r>
      <w:r w:rsidR="00391D4D" w:rsidRPr="00C8370E">
        <w:t>4</w:t>
      </w:r>
      <w:r w:rsidR="00D305FA" w:rsidRPr="00C8370E">
        <w:t>.</w:t>
      </w:r>
      <w:r w:rsidR="00614F70" w:rsidRPr="00C8370E">
        <w:t>2</w:t>
      </w:r>
      <w:r w:rsidR="00D305FA" w:rsidRPr="00C8370E">
        <w:t xml:space="preserve">. </w:t>
      </w:r>
      <w:r w:rsidR="00295FE9" w:rsidRPr="00C8370E">
        <w:t>Пенсионный счет Участников</w:t>
      </w:r>
      <w:r w:rsidR="00D305FA" w:rsidRPr="00C8370E">
        <w:t xml:space="preserve"> (Вкладчика)</w:t>
      </w:r>
      <w:r w:rsidR="00295FE9" w:rsidRPr="00C8370E">
        <w:t xml:space="preserve"> ведется в форме учетной карточки, которая содержит:</w:t>
      </w:r>
    </w:p>
    <w:p w14:paraId="551DB718" w14:textId="77777777" w:rsidR="00D305FA" w:rsidRPr="00C8370E" w:rsidRDefault="00D305FA" w:rsidP="00F60D60">
      <w:pPr>
        <w:pStyle w:val="30"/>
        <w:numPr>
          <w:ilvl w:val="0"/>
          <w:numId w:val="30"/>
        </w:numPr>
        <w:tabs>
          <w:tab w:val="clear" w:pos="1887"/>
          <w:tab w:val="num" w:pos="851"/>
        </w:tabs>
        <w:spacing w:before="80"/>
        <w:ind w:left="851" w:hanging="284"/>
      </w:pPr>
      <w:r w:rsidRPr="00C8370E">
        <w:t>Общую информацию:</w:t>
      </w:r>
    </w:p>
    <w:p w14:paraId="7005E5EA" w14:textId="77777777" w:rsidR="00D305FA" w:rsidRPr="00C8370E" w:rsidRDefault="006220A3" w:rsidP="00F60D60">
      <w:pPr>
        <w:pStyle w:val="30"/>
        <w:numPr>
          <w:ilvl w:val="1"/>
          <w:numId w:val="30"/>
        </w:numPr>
        <w:tabs>
          <w:tab w:val="clear" w:pos="2007"/>
          <w:tab w:val="num" w:pos="851"/>
        </w:tabs>
        <w:spacing w:before="80"/>
        <w:ind w:left="851" w:hanging="284"/>
      </w:pPr>
      <w:r w:rsidRPr="00C8370E">
        <w:t>номер счета и дату его открытия;</w:t>
      </w:r>
    </w:p>
    <w:p w14:paraId="2D5225D0" w14:textId="77777777" w:rsidR="006220A3" w:rsidRPr="00C8370E" w:rsidRDefault="006220A3" w:rsidP="00F60D60">
      <w:pPr>
        <w:pStyle w:val="30"/>
        <w:numPr>
          <w:ilvl w:val="1"/>
          <w:numId w:val="30"/>
        </w:numPr>
        <w:tabs>
          <w:tab w:val="clear" w:pos="2007"/>
          <w:tab w:val="num" w:pos="851"/>
        </w:tabs>
        <w:spacing w:before="80"/>
        <w:ind w:left="851" w:hanging="284"/>
      </w:pPr>
      <w:r w:rsidRPr="00C8370E">
        <w:t>информацию о Вкладчике и его реквизиты;</w:t>
      </w:r>
    </w:p>
    <w:p w14:paraId="4381744E" w14:textId="77777777" w:rsidR="00DA3631" w:rsidRPr="00C8370E" w:rsidRDefault="006220A3" w:rsidP="00F60D60">
      <w:pPr>
        <w:pStyle w:val="30"/>
        <w:numPr>
          <w:ilvl w:val="1"/>
          <w:numId w:val="30"/>
        </w:numPr>
        <w:tabs>
          <w:tab w:val="clear" w:pos="2007"/>
          <w:tab w:val="num" w:pos="851"/>
        </w:tabs>
        <w:spacing w:before="80"/>
        <w:ind w:left="851" w:hanging="284"/>
      </w:pPr>
      <w:r w:rsidRPr="00C8370E">
        <w:t xml:space="preserve">основные условия пенсионного договора (номер и дату пенсионного договора, номер пенсионной схемы, личные данные и реквизиты Участников, которым открыты </w:t>
      </w:r>
      <w:r w:rsidR="00DA3631" w:rsidRPr="00C8370E">
        <w:t>именные пенсионные счета);</w:t>
      </w:r>
    </w:p>
    <w:p w14:paraId="5857A2B6" w14:textId="77777777" w:rsidR="00DA3631" w:rsidRPr="00C8370E" w:rsidRDefault="00DA3631" w:rsidP="00F60D60">
      <w:pPr>
        <w:pStyle w:val="30"/>
        <w:numPr>
          <w:ilvl w:val="1"/>
          <w:numId w:val="30"/>
        </w:numPr>
        <w:tabs>
          <w:tab w:val="clear" w:pos="2007"/>
          <w:tab w:val="num" w:pos="851"/>
        </w:tabs>
        <w:spacing w:before="80"/>
        <w:ind w:left="851" w:hanging="284"/>
      </w:pPr>
      <w:r w:rsidRPr="00C8370E">
        <w:t>дату и номер распорядительного письма Вкладчика об открытии именных   пенсионных счетов и назначении пенсии Участникам;</w:t>
      </w:r>
    </w:p>
    <w:p w14:paraId="3509F9CF" w14:textId="77777777" w:rsidR="00D305FA" w:rsidRPr="00C8370E" w:rsidRDefault="00D305FA" w:rsidP="00F60D60">
      <w:pPr>
        <w:pStyle w:val="30"/>
        <w:numPr>
          <w:ilvl w:val="0"/>
          <w:numId w:val="30"/>
        </w:numPr>
        <w:tabs>
          <w:tab w:val="clear" w:pos="1887"/>
          <w:tab w:val="num" w:pos="851"/>
        </w:tabs>
        <w:spacing w:before="80"/>
        <w:ind w:left="851" w:hanging="284"/>
      </w:pPr>
      <w:r w:rsidRPr="00C8370E">
        <w:t>Информацию о движении пенсионных резервов:</w:t>
      </w:r>
    </w:p>
    <w:p w14:paraId="5AC13DEF" w14:textId="77777777" w:rsidR="006220A3" w:rsidRPr="00C8370E" w:rsidRDefault="00906469" w:rsidP="006220A3">
      <w:pPr>
        <w:pStyle w:val="30"/>
        <w:numPr>
          <w:ilvl w:val="0"/>
          <w:numId w:val="31"/>
        </w:numPr>
        <w:spacing w:before="80"/>
      </w:pPr>
      <w:r w:rsidRPr="00C8370E">
        <w:t>н</w:t>
      </w:r>
      <w:r w:rsidR="006220A3" w:rsidRPr="00C8370E">
        <w:t xml:space="preserve">омер, </w:t>
      </w:r>
      <w:r w:rsidRPr="00C8370E">
        <w:t>дату платежного поручения и размер перечисленного пенсионного взноса;</w:t>
      </w:r>
    </w:p>
    <w:p w14:paraId="4271DB75" w14:textId="77777777" w:rsidR="00906469" w:rsidRPr="00C8370E" w:rsidRDefault="00906469" w:rsidP="006220A3">
      <w:pPr>
        <w:pStyle w:val="30"/>
        <w:numPr>
          <w:ilvl w:val="0"/>
          <w:numId w:val="31"/>
        </w:numPr>
        <w:spacing w:before="80"/>
      </w:pPr>
      <w:r w:rsidRPr="00C8370E">
        <w:t>дату (даты) перевода пенсионных обязательств (суммы пенсионных резервов) с пенсионного счета Участников (Вкладчика) на именной пенсионный счет Участника и размер этой суммы;</w:t>
      </w:r>
    </w:p>
    <w:p w14:paraId="24FCE4FB" w14:textId="77777777" w:rsidR="00906469" w:rsidRPr="00C8370E" w:rsidRDefault="00906469" w:rsidP="006220A3">
      <w:pPr>
        <w:pStyle w:val="30"/>
        <w:numPr>
          <w:ilvl w:val="0"/>
          <w:numId w:val="31"/>
        </w:numPr>
        <w:spacing w:before="80"/>
      </w:pPr>
      <w:r w:rsidRPr="00C8370E">
        <w:t>дату начисления и размер начисленного дохода от размещения пенсионных резервов;</w:t>
      </w:r>
    </w:p>
    <w:p w14:paraId="14E943FB" w14:textId="77777777" w:rsidR="00906469" w:rsidRPr="00C8370E" w:rsidRDefault="00906469" w:rsidP="006220A3">
      <w:pPr>
        <w:pStyle w:val="30"/>
        <w:numPr>
          <w:ilvl w:val="0"/>
          <w:numId w:val="31"/>
        </w:numPr>
        <w:spacing w:before="80"/>
      </w:pPr>
      <w:r w:rsidRPr="00C8370E">
        <w:t>дату перераспределения части дохода с пенсионного счета Участников (Вкладчика) на именные пенсионные счета</w:t>
      </w:r>
      <w:r w:rsidR="00BC603B" w:rsidRPr="00C8370E">
        <w:t>;</w:t>
      </w:r>
    </w:p>
    <w:p w14:paraId="53E1C302" w14:textId="77777777" w:rsidR="00BC603B" w:rsidRPr="00C8370E" w:rsidRDefault="00BC603B" w:rsidP="006220A3">
      <w:pPr>
        <w:pStyle w:val="30"/>
        <w:numPr>
          <w:ilvl w:val="0"/>
          <w:numId w:val="31"/>
        </w:numPr>
        <w:spacing w:before="80"/>
      </w:pPr>
      <w:r w:rsidRPr="00C8370E">
        <w:t>величину современной стоимости пенсионных обязательств по пенсионному счету Участников перед Вкладчиком.</w:t>
      </w:r>
    </w:p>
    <w:p w14:paraId="170300DE" w14:textId="77777777" w:rsidR="00D305FA" w:rsidRPr="00C8370E" w:rsidRDefault="00D305FA" w:rsidP="00F60D60">
      <w:pPr>
        <w:pStyle w:val="30"/>
        <w:numPr>
          <w:ilvl w:val="0"/>
          <w:numId w:val="30"/>
        </w:numPr>
        <w:tabs>
          <w:tab w:val="clear" w:pos="1887"/>
          <w:tab w:val="num" w:pos="851"/>
        </w:tabs>
        <w:spacing w:before="80"/>
        <w:ind w:left="851" w:hanging="284"/>
      </w:pPr>
      <w:r w:rsidRPr="00C8370E">
        <w:t>Информацию о закрытии пенсионного счета:</w:t>
      </w:r>
    </w:p>
    <w:p w14:paraId="6944EFA8" w14:textId="77777777" w:rsidR="00BC603B" w:rsidRPr="00C8370E" w:rsidRDefault="00BC603B" w:rsidP="00BC603B">
      <w:pPr>
        <w:pStyle w:val="30"/>
        <w:numPr>
          <w:ilvl w:val="0"/>
          <w:numId w:val="32"/>
        </w:numPr>
        <w:spacing w:before="80"/>
      </w:pPr>
      <w:r w:rsidRPr="00C8370E">
        <w:t>причину закрытия пенсионного счета Участников (Вкладчика);</w:t>
      </w:r>
    </w:p>
    <w:p w14:paraId="14AAE3EA" w14:textId="77777777" w:rsidR="00EA6B03" w:rsidRPr="00C8370E" w:rsidRDefault="00DA3631" w:rsidP="00EA6B03">
      <w:pPr>
        <w:pStyle w:val="30"/>
        <w:numPr>
          <w:ilvl w:val="0"/>
          <w:numId w:val="32"/>
        </w:numPr>
        <w:spacing w:before="80"/>
      </w:pPr>
      <w:r w:rsidRPr="00C8370E">
        <w:t>дату, сумму выплат в связи с закрытием пенсионного счета Участников;</w:t>
      </w:r>
    </w:p>
    <w:p w14:paraId="7AF6405A" w14:textId="77777777" w:rsidR="00AC1041" w:rsidRPr="00C8370E" w:rsidRDefault="00AC1041" w:rsidP="00AC1041">
      <w:pPr>
        <w:pStyle w:val="30"/>
        <w:numPr>
          <w:ilvl w:val="0"/>
          <w:numId w:val="32"/>
        </w:numPr>
        <w:spacing w:before="80"/>
      </w:pPr>
      <w:r w:rsidRPr="00C8370E">
        <w:t>дату списания остатка средств, отраженных в рамках пенсионного счета Участников.</w:t>
      </w:r>
    </w:p>
    <w:p w14:paraId="540FAD50" w14:textId="77777777" w:rsidR="00614F70" w:rsidRPr="00C8370E" w:rsidRDefault="00DA3631" w:rsidP="00EA6B03">
      <w:pPr>
        <w:pStyle w:val="30"/>
        <w:spacing w:before="80"/>
        <w:ind w:firstLine="567"/>
      </w:pPr>
      <w:r w:rsidRPr="00C8370E">
        <w:t>8.</w:t>
      </w:r>
      <w:r w:rsidR="00391D4D" w:rsidRPr="00C8370E">
        <w:t>5</w:t>
      </w:r>
      <w:r w:rsidRPr="00C8370E">
        <w:t xml:space="preserve">. </w:t>
      </w:r>
      <w:r w:rsidR="003F322C" w:rsidRPr="00C8370E">
        <w:t>Именной пенсионный счет – открывается в пользу каждого Участника</w:t>
      </w:r>
      <w:r w:rsidR="00614F70" w:rsidRPr="00C8370E">
        <w:t>:</w:t>
      </w:r>
      <w:r w:rsidR="003F322C" w:rsidRPr="00C8370E">
        <w:t xml:space="preserve"> </w:t>
      </w:r>
    </w:p>
    <w:p w14:paraId="7878B033" w14:textId="77777777" w:rsidR="00EA6B03" w:rsidRPr="00C8370E" w:rsidRDefault="00391D4D" w:rsidP="00EA6B03">
      <w:pPr>
        <w:pStyle w:val="30"/>
        <w:spacing w:before="80"/>
        <w:ind w:firstLine="567"/>
      </w:pPr>
      <w:r w:rsidRPr="00C8370E">
        <w:t>8.5</w:t>
      </w:r>
      <w:r w:rsidR="00614F70" w:rsidRPr="00C8370E">
        <w:t>.1.</w:t>
      </w:r>
      <w:r w:rsidR="003F322C" w:rsidRPr="00C8370E">
        <w:t xml:space="preserve">На </w:t>
      </w:r>
      <w:r w:rsidR="00614F70" w:rsidRPr="00C8370E">
        <w:t xml:space="preserve">именном </w:t>
      </w:r>
      <w:r w:rsidR="003F322C" w:rsidRPr="00C8370E">
        <w:t xml:space="preserve">пенсионном счете </w:t>
      </w:r>
      <w:r w:rsidR="00EA6B03" w:rsidRPr="00C8370E">
        <w:t>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490C8213" w14:textId="77777777" w:rsidR="00EA6B03" w:rsidRPr="00C8370E" w:rsidRDefault="00EA6B03" w:rsidP="00EA6B03">
      <w:pPr>
        <w:pStyle w:val="30"/>
        <w:spacing w:before="80"/>
        <w:ind w:firstLine="567"/>
      </w:pPr>
      <w:r w:rsidRPr="00C8370E">
        <w:t>8.</w:t>
      </w:r>
      <w:r w:rsidR="00391D4D" w:rsidRPr="00C8370E">
        <w:t>5</w:t>
      </w:r>
      <w:r w:rsidR="00AC1041" w:rsidRPr="00C8370E">
        <w:t>.2</w:t>
      </w:r>
      <w:r w:rsidRPr="00C8370E">
        <w:t>. Именной пенсионный счет  ведется в форме учетной карточки, которая содержит:</w:t>
      </w:r>
    </w:p>
    <w:p w14:paraId="7FE6DBF4" w14:textId="77777777" w:rsidR="00EA6B03" w:rsidRPr="00C8370E" w:rsidRDefault="00EA6B03" w:rsidP="00F60D60">
      <w:pPr>
        <w:pStyle w:val="30"/>
        <w:numPr>
          <w:ilvl w:val="0"/>
          <w:numId w:val="33"/>
        </w:numPr>
        <w:tabs>
          <w:tab w:val="clear" w:pos="1887"/>
          <w:tab w:val="num" w:pos="851"/>
        </w:tabs>
        <w:spacing w:before="80"/>
        <w:ind w:left="851" w:hanging="284"/>
      </w:pPr>
      <w:r w:rsidRPr="00C8370E">
        <w:t>Общую информацию:</w:t>
      </w:r>
    </w:p>
    <w:p w14:paraId="569123AA" w14:textId="77777777" w:rsidR="00EA6B03" w:rsidRPr="00C8370E" w:rsidRDefault="00EA6B03" w:rsidP="00F60D60">
      <w:pPr>
        <w:pStyle w:val="30"/>
        <w:numPr>
          <w:ilvl w:val="1"/>
          <w:numId w:val="30"/>
        </w:numPr>
        <w:tabs>
          <w:tab w:val="clear" w:pos="2007"/>
          <w:tab w:val="num" w:pos="851"/>
        </w:tabs>
        <w:spacing w:before="80"/>
        <w:ind w:left="851" w:hanging="284"/>
      </w:pPr>
      <w:r w:rsidRPr="00C8370E">
        <w:t>номер счета и дату его открытия;</w:t>
      </w:r>
    </w:p>
    <w:p w14:paraId="19120CB3" w14:textId="77777777" w:rsidR="00EA6B03" w:rsidRPr="00C8370E" w:rsidRDefault="00EA6B03" w:rsidP="00F60D60">
      <w:pPr>
        <w:pStyle w:val="30"/>
        <w:numPr>
          <w:ilvl w:val="1"/>
          <w:numId w:val="30"/>
        </w:numPr>
        <w:tabs>
          <w:tab w:val="clear" w:pos="2007"/>
          <w:tab w:val="num" w:pos="851"/>
        </w:tabs>
        <w:spacing w:before="80"/>
        <w:ind w:left="851" w:hanging="284"/>
      </w:pPr>
      <w:r w:rsidRPr="00C8370E">
        <w:t>информацию об Участнике</w:t>
      </w:r>
      <w:r w:rsidR="00614F70" w:rsidRPr="00C8370E">
        <w:t xml:space="preserve"> (паспортные данные, дату рождения, пол Участника, фактический адрес места жительства, номер телефона, индивидуальный номер </w:t>
      </w:r>
      <w:r w:rsidR="00614F70" w:rsidRPr="00C8370E">
        <w:lastRenderedPageBreak/>
        <w:t>налогоплательщика, номер страхового свидетельства государственного пенсионного страхования)</w:t>
      </w:r>
      <w:r w:rsidRPr="00C8370E">
        <w:t>;</w:t>
      </w:r>
    </w:p>
    <w:p w14:paraId="647DDDA1" w14:textId="77777777" w:rsidR="00EA6B03" w:rsidRPr="00C8370E" w:rsidRDefault="00EA6B03" w:rsidP="00F60D60">
      <w:pPr>
        <w:pStyle w:val="30"/>
        <w:numPr>
          <w:ilvl w:val="1"/>
          <w:numId w:val="30"/>
        </w:numPr>
        <w:tabs>
          <w:tab w:val="clear" w:pos="2007"/>
          <w:tab w:val="num" w:pos="851"/>
        </w:tabs>
        <w:spacing w:before="80"/>
        <w:ind w:left="851" w:hanging="284"/>
      </w:pPr>
      <w:r w:rsidRPr="00C8370E">
        <w:t>основные условия пенсионного договора (номер и дату пенсионного договора</w:t>
      </w:r>
      <w:r w:rsidR="00DA1524" w:rsidRPr="00C8370E">
        <w:t>, номер пенсионной схемы</w:t>
      </w:r>
      <w:r w:rsidRPr="00C8370E">
        <w:t>);</w:t>
      </w:r>
    </w:p>
    <w:p w14:paraId="4BAC68F1" w14:textId="77777777" w:rsidR="00EA6B03" w:rsidRPr="00C8370E" w:rsidRDefault="00614F70" w:rsidP="00F60D60">
      <w:pPr>
        <w:pStyle w:val="30"/>
        <w:numPr>
          <w:ilvl w:val="1"/>
          <w:numId w:val="30"/>
        </w:numPr>
        <w:tabs>
          <w:tab w:val="clear" w:pos="2007"/>
          <w:tab w:val="num" w:pos="851"/>
        </w:tabs>
        <w:spacing w:before="80"/>
        <w:ind w:left="851" w:hanging="284"/>
      </w:pPr>
      <w:r w:rsidRPr="00C8370E">
        <w:t>информацию о Вкладчике (в случаях, когда Участник не является Вкладчиком в свою пользу)</w:t>
      </w:r>
      <w:r w:rsidR="00EA6B03" w:rsidRPr="00C8370E">
        <w:t>;</w:t>
      </w:r>
    </w:p>
    <w:p w14:paraId="3042BE44" w14:textId="77777777" w:rsidR="00614F70" w:rsidRPr="00C8370E" w:rsidRDefault="002B674C" w:rsidP="00F60D60">
      <w:pPr>
        <w:pStyle w:val="30"/>
        <w:numPr>
          <w:ilvl w:val="1"/>
          <w:numId w:val="30"/>
        </w:numPr>
        <w:tabs>
          <w:tab w:val="clear" w:pos="2007"/>
          <w:tab w:val="num" w:pos="851"/>
        </w:tabs>
        <w:spacing w:before="80"/>
        <w:ind w:left="851" w:hanging="284"/>
      </w:pPr>
      <w:r w:rsidRPr="00C8370E">
        <w:t xml:space="preserve">дату назначения (перерасчета) и </w:t>
      </w:r>
      <w:r w:rsidR="00614F70" w:rsidRPr="00C8370E">
        <w:t>размер негосударственной пенсии</w:t>
      </w:r>
      <w:r w:rsidRPr="00C8370E">
        <w:t>;</w:t>
      </w:r>
    </w:p>
    <w:p w14:paraId="0B8A12F2" w14:textId="77777777" w:rsidR="00614F70" w:rsidRPr="00C8370E" w:rsidRDefault="00614F70" w:rsidP="00F60D60">
      <w:pPr>
        <w:pStyle w:val="30"/>
        <w:numPr>
          <w:ilvl w:val="1"/>
          <w:numId w:val="30"/>
        </w:numPr>
        <w:tabs>
          <w:tab w:val="clear" w:pos="2007"/>
          <w:tab w:val="num" w:pos="851"/>
        </w:tabs>
        <w:spacing w:before="80"/>
        <w:ind w:left="851" w:hanging="284"/>
      </w:pPr>
      <w:r w:rsidRPr="00C8370E">
        <w:t>порядок выплаты пенсии</w:t>
      </w:r>
    </w:p>
    <w:p w14:paraId="4B057207" w14:textId="77777777" w:rsidR="00EA6B03" w:rsidRPr="00C8370E" w:rsidRDefault="00EA6B03" w:rsidP="00F60D60">
      <w:pPr>
        <w:pStyle w:val="30"/>
        <w:numPr>
          <w:ilvl w:val="0"/>
          <w:numId w:val="33"/>
        </w:numPr>
        <w:tabs>
          <w:tab w:val="clear" w:pos="1887"/>
          <w:tab w:val="num" w:pos="851"/>
        </w:tabs>
        <w:spacing w:before="80"/>
        <w:ind w:left="851" w:hanging="284"/>
      </w:pPr>
      <w:r w:rsidRPr="00C8370E">
        <w:t>Информацию о движении пенсионных резервов:</w:t>
      </w:r>
    </w:p>
    <w:p w14:paraId="2AF46583" w14:textId="77777777" w:rsidR="00EA6B03" w:rsidRPr="00C8370E" w:rsidRDefault="00EA6B03" w:rsidP="00EA6B03">
      <w:pPr>
        <w:pStyle w:val="30"/>
        <w:numPr>
          <w:ilvl w:val="0"/>
          <w:numId w:val="31"/>
        </w:numPr>
        <w:spacing w:before="80"/>
      </w:pPr>
      <w:r w:rsidRPr="00C8370E">
        <w:t>номер, дату платежного поручения и размер перечисленного пенсионного взноса;</w:t>
      </w:r>
    </w:p>
    <w:p w14:paraId="7CE72CCD" w14:textId="77777777" w:rsidR="00EA6B03" w:rsidRPr="00C8370E" w:rsidRDefault="00EA6B03" w:rsidP="00EA6B03">
      <w:pPr>
        <w:pStyle w:val="30"/>
        <w:numPr>
          <w:ilvl w:val="0"/>
          <w:numId w:val="31"/>
        </w:numPr>
        <w:spacing w:before="80"/>
      </w:pPr>
      <w:r w:rsidRPr="00C8370E">
        <w:t>дату (даты) перевода пенсионных обязательств (суммы пенсионных резервов) с пенсионного счета Участников (Вкладчика) на именной пенсионный счет Участника и размер этой суммы;</w:t>
      </w:r>
    </w:p>
    <w:p w14:paraId="4BAEA8FC" w14:textId="77777777" w:rsidR="002B674C" w:rsidRPr="00C8370E" w:rsidRDefault="002B674C" w:rsidP="00EA6B03">
      <w:pPr>
        <w:pStyle w:val="30"/>
        <w:numPr>
          <w:ilvl w:val="0"/>
          <w:numId w:val="31"/>
        </w:numPr>
        <w:spacing w:before="80"/>
      </w:pPr>
      <w:r w:rsidRPr="00C8370E">
        <w:t>дату начисления негосударственной пенсии;</w:t>
      </w:r>
    </w:p>
    <w:p w14:paraId="0695B6C6" w14:textId="77777777" w:rsidR="00EA3B0D" w:rsidRPr="00C8370E" w:rsidRDefault="00EA3B0D" w:rsidP="00EA6B03">
      <w:pPr>
        <w:pStyle w:val="30"/>
        <w:numPr>
          <w:ilvl w:val="0"/>
          <w:numId w:val="31"/>
        </w:numPr>
        <w:spacing w:before="80"/>
      </w:pPr>
      <w:r w:rsidRPr="00C8370E">
        <w:t xml:space="preserve">дату, номер платежного поручения и размер произведенной выплаты </w:t>
      </w:r>
      <w:r w:rsidR="00E15A00" w:rsidRPr="00C8370E">
        <w:t>негосударственной</w:t>
      </w:r>
      <w:r w:rsidRPr="00C8370E">
        <w:t xml:space="preserve"> пенсии;</w:t>
      </w:r>
    </w:p>
    <w:p w14:paraId="38917AA2" w14:textId="77777777" w:rsidR="00EA3B0D" w:rsidRPr="00C8370E" w:rsidRDefault="00EA3B0D" w:rsidP="00EA3B0D">
      <w:pPr>
        <w:pStyle w:val="30"/>
        <w:numPr>
          <w:ilvl w:val="0"/>
          <w:numId w:val="31"/>
        </w:numPr>
        <w:spacing w:before="80"/>
      </w:pPr>
      <w:r w:rsidRPr="00C8370E">
        <w:t>номер, дату платежного поручения и размер возврата неполученных сумм пенсионных выплат;</w:t>
      </w:r>
    </w:p>
    <w:p w14:paraId="401A753D" w14:textId="77777777" w:rsidR="00EA6B03" w:rsidRPr="00C8370E" w:rsidRDefault="00EA6B03" w:rsidP="00EA6B03">
      <w:pPr>
        <w:pStyle w:val="30"/>
        <w:numPr>
          <w:ilvl w:val="0"/>
          <w:numId w:val="31"/>
        </w:numPr>
        <w:spacing w:before="80"/>
      </w:pPr>
      <w:r w:rsidRPr="00C8370E">
        <w:t>дату начисления и размер начисленного дохода от размещения пенсионных резервов;</w:t>
      </w:r>
    </w:p>
    <w:p w14:paraId="52107D93" w14:textId="77777777" w:rsidR="00EA6B03" w:rsidRPr="00C8370E" w:rsidRDefault="00EA6B03" w:rsidP="00EA6B03">
      <w:pPr>
        <w:pStyle w:val="30"/>
        <w:numPr>
          <w:ilvl w:val="0"/>
          <w:numId w:val="31"/>
        </w:numPr>
        <w:spacing w:before="80"/>
      </w:pPr>
      <w:r w:rsidRPr="00C8370E">
        <w:t xml:space="preserve">величину современной стоимости пенсионных обязательств перед </w:t>
      </w:r>
      <w:r w:rsidR="00EA3B0D" w:rsidRPr="00C8370E">
        <w:t>Участником</w:t>
      </w:r>
      <w:r w:rsidRPr="00C8370E">
        <w:t>.</w:t>
      </w:r>
    </w:p>
    <w:p w14:paraId="5DAE5721" w14:textId="77777777" w:rsidR="00EA6B03" w:rsidRPr="00C8370E" w:rsidRDefault="00EA6B03" w:rsidP="00F60D60">
      <w:pPr>
        <w:pStyle w:val="30"/>
        <w:numPr>
          <w:ilvl w:val="0"/>
          <w:numId w:val="33"/>
        </w:numPr>
        <w:tabs>
          <w:tab w:val="clear" w:pos="1887"/>
          <w:tab w:val="num" w:pos="993"/>
        </w:tabs>
        <w:spacing w:before="80"/>
        <w:ind w:hanging="1320"/>
      </w:pPr>
      <w:r w:rsidRPr="00C8370E">
        <w:t>Информацию о закрытии пенсионного счета:</w:t>
      </w:r>
    </w:p>
    <w:p w14:paraId="045167F5" w14:textId="77777777" w:rsidR="00EA6B03" w:rsidRPr="00C8370E" w:rsidRDefault="00EA6B03" w:rsidP="00EA6B03">
      <w:pPr>
        <w:pStyle w:val="30"/>
        <w:numPr>
          <w:ilvl w:val="0"/>
          <w:numId w:val="32"/>
        </w:numPr>
        <w:spacing w:before="80"/>
      </w:pPr>
      <w:r w:rsidRPr="00C8370E">
        <w:t xml:space="preserve">причину закрытия </w:t>
      </w:r>
      <w:r w:rsidR="00EA3B0D" w:rsidRPr="00C8370E">
        <w:t>именного пенсионного счета</w:t>
      </w:r>
      <w:r w:rsidRPr="00C8370E">
        <w:t>;</w:t>
      </w:r>
    </w:p>
    <w:p w14:paraId="420DC2BF" w14:textId="77777777" w:rsidR="00EA6B03" w:rsidRPr="00C8370E" w:rsidRDefault="00EA6B03" w:rsidP="00EA6B03">
      <w:pPr>
        <w:pStyle w:val="30"/>
        <w:numPr>
          <w:ilvl w:val="0"/>
          <w:numId w:val="32"/>
        </w:numPr>
        <w:spacing w:before="80"/>
      </w:pPr>
      <w:r w:rsidRPr="00C8370E">
        <w:t xml:space="preserve">дату, </w:t>
      </w:r>
      <w:r w:rsidR="00EA3B0D" w:rsidRPr="00C8370E">
        <w:t xml:space="preserve">номер платежного документа и </w:t>
      </w:r>
      <w:r w:rsidRPr="00C8370E">
        <w:t>сумму выплат</w:t>
      </w:r>
      <w:r w:rsidR="00EA3B0D" w:rsidRPr="00C8370E">
        <w:t>ы (перевода в другой негосударственный пенсионный фонд</w:t>
      </w:r>
      <w:r w:rsidR="00AC1041" w:rsidRPr="00C8370E">
        <w:t>, выплата правопреемникам)</w:t>
      </w:r>
      <w:r w:rsidRPr="00C8370E">
        <w:t xml:space="preserve"> </w:t>
      </w:r>
      <w:r w:rsidR="00AC1041" w:rsidRPr="00C8370E">
        <w:t>выкупной суммы</w:t>
      </w:r>
      <w:r w:rsidRPr="00C8370E">
        <w:t>;</w:t>
      </w:r>
    </w:p>
    <w:p w14:paraId="24F501B0" w14:textId="77777777" w:rsidR="00AC1041" w:rsidRPr="00C8370E" w:rsidRDefault="00AC1041" w:rsidP="00EA6B03">
      <w:pPr>
        <w:pStyle w:val="30"/>
        <w:numPr>
          <w:ilvl w:val="0"/>
          <w:numId w:val="32"/>
        </w:numPr>
        <w:spacing w:before="80"/>
      </w:pPr>
      <w:r w:rsidRPr="00C8370E">
        <w:t>дату списания остатка средств, отраженных в рамках именного пенсионного счета.</w:t>
      </w:r>
    </w:p>
    <w:p w14:paraId="664E90C8" w14:textId="77777777" w:rsidR="00391D4D" w:rsidRPr="00C8370E" w:rsidRDefault="00AC1041" w:rsidP="00391D4D">
      <w:pPr>
        <w:spacing w:before="80"/>
        <w:ind w:firstLine="567"/>
        <w:jc w:val="both"/>
      </w:pPr>
      <w:r w:rsidRPr="00C8370E">
        <w:t>8.</w:t>
      </w:r>
      <w:r w:rsidR="00391D4D" w:rsidRPr="00C8370E">
        <w:t>6</w:t>
      </w:r>
      <w:r w:rsidRPr="00C8370E">
        <w:t xml:space="preserve">. </w:t>
      </w:r>
      <w:r w:rsidR="00391D4D" w:rsidRPr="00C8370E">
        <w:t>Пенсионный счет пожизненных пенсий – открывается в пользу Участников, которым назначены пожизненные негосударственные пенсии.</w:t>
      </w:r>
    </w:p>
    <w:p w14:paraId="6F152C4F" w14:textId="77777777" w:rsidR="00391D4D" w:rsidRPr="00C8370E" w:rsidRDefault="00391D4D" w:rsidP="00391D4D">
      <w:pPr>
        <w:spacing w:before="80"/>
        <w:ind w:firstLine="567"/>
        <w:jc w:val="both"/>
      </w:pPr>
      <w:r w:rsidRPr="00C8370E">
        <w:t xml:space="preserve">На пенсионном счете </w:t>
      </w:r>
      <w:r w:rsidR="00AF500F" w:rsidRPr="00C8370E">
        <w:t>пожизненных</w:t>
      </w:r>
      <w:r w:rsidRPr="00C8370E">
        <w:t xml:space="preserve"> пенсий на момент </w:t>
      </w:r>
      <w:r w:rsidR="00C069DF" w:rsidRPr="00C8370E">
        <w:t>назначения</w:t>
      </w:r>
      <w:r w:rsidRPr="00C8370E">
        <w:t xml:space="preserve"> </w:t>
      </w:r>
      <w:r w:rsidR="00C069DF" w:rsidRPr="00C8370E">
        <w:t>пожизненных пенсий Участникам,</w:t>
      </w:r>
      <w:r w:rsidRPr="00C8370E">
        <w:t xml:space="preserve"> отражается совр</w:t>
      </w:r>
      <w:r w:rsidR="00730660" w:rsidRPr="00C8370E">
        <w:t>еменная стоимость обязательств ф</w:t>
      </w:r>
      <w:r w:rsidRPr="00C8370E">
        <w:t>онда  по выплатам этих пенсий, ее  изменения  в результате  пенсионных выплат  и отражения дохода, полученного от размещения пенсионных резервов.</w:t>
      </w:r>
    </w:p>
    <w:p w14:paraId="1A51C2DF" w14:textId="77777777" w:rsidR="00DA3631" w:rsidRPr="00C8370E" w:rsidRDefault="00F21D92" w:rsidP="003F322C">
      <w:pPr>
        <w:pStyle w:val="30"/>
        <w:spacing w:before="80"/>
        <w:ind w:firstLine="567"/>
      </w:pPr>
      <w:r w:rsidRPr="00C8370E">
        <w:t xml:space="preserve">8.7. </w:t>
      </w:r>
      <w:r w:rsidR="00AC1041" w:rsidRPr="00C8370E">
        <w:t xml:space="preserve">Фонд открывает пенсионный счет </w:t>
      </w:r>
      <w:r w:rsidR="00DD5F44" w:rsidRPr="00C8370E">
        <w:t>Участников</w:t>
      </w:r>
      <w:r w:rsidR="00AC1041" w:rsidRPr="00C8370E">
        <w:t xml:space="preserve"> (Вкладчика) в сроки и на условиях</w:t>
      </w:r>
      <w:r w:rsidR="00DD5F44" w:rsidRPr="00C8370E">
        <w:t>, определенных пенсионным договором. Отражение пенсионных взносов в рамках пенсионных счетов осуществляется в течение 5 (пяти) дней с даты их поступления на расчетный счет или в кассу Фонда. Датой отражения пенсионного взноса Вкладчика на пенсионном счете Участников считается дата поступления их на</w:t>
      </w:r>
      <w:r w:rsidR="00730660" w:rsidRPr="00C8370E">
        <w:t xml:space="preserve"> расчетный счет ф</w:t>
      </w:r>
      <w:r w:rsidR="00DD5F44" w:rsidRPr="00C8370E">
        <w:t>онда.</w:t>
      </w:r>
    </w:p>
    <w:p w14:paraId="4DAD9557" w14:textId="77777777" w:rsidR="00DD5F44" w:rsidRPr="00C8370E" w:rsidRDefault="00DD5F44" w:rsidP="003F322C">
      <w:pPr>
        <w:pStyle w:val="30"/>
        <w:spacing w:before="80"/>
        <w:ind w:firstLine="567"/>
      </w:pPr>
      <w:r w:rsidRPr="00C8370E">
        <w:t>8.</w:t>
      </w:r>
      <w:r w:rsidR="00F21D92" w:rsidRPr="00C8370E">
        <w:t>8</w:t>
      </w:r>
      <w:r w:rsidRPr="00C8370E">
        <w:t>. Датой открытия именного пенсионного счета считается дата поступления первого пенсионного сче</w:t>
      </w:r>
      <w:r w:rsidR="00730660" w:rsidRPr="00C8370E">
        <w:t>та Вкладчика на расчетный счет фонда, либо дата регистрации ф</w:t>
      </w:r>
      <w:r w:rsidRPr="00C8370E">
        <w:t xml:space="preserve">ондом письменного распоряжения Вкладчика об открытии </w:t>
      </w:r>
      <w:r w:rsidR="002D173A" w:rsidRPr="00C8370E">
        <w:t>У</w:t>
      </w:r>
      <w:r w:rsidRPr="00C8370E">
        <w:t xml:space="preserve">частнику именного пенсионного счета и перевода на него </w:t>
      </w:r>
      <w:r w:rsidR="002D173A" w:rsidRPr="00C8370E">
        <w:t xml:space="preserve">суммы современной стоимости пенсионных обязательств перед Участником. Датой отражения пенсионных взносов на именном пенсионном счете считается дата поступления их на расчетный счет </w:t>
      </w:r>
      <w:r w:rsidR="00730660" w:rsidRPr="00C8370E">
        <w:t>или в кассу ф</w:t>
      </w:r>
      <w:r w:rsidR="002A5B21" w:rsidRPr="00C8370E">
        <w:t>онда</w:t>
      </w:r>
      <w:r w:rsidR="002D173A" w:rsidRPr="00C8370E">
        <w:t xml:space="preserve">. </w:t>
      </w:r>
    </w:p>
    <w:p w14:paraId="17470A84" w14:textId="77777777" w:rsidR="002D173A" w:rsidRPr="00C8370E" w:rsidRDefault="002D173A" w:rsidP="002D173A">
      <w:pPr>
        <w:spacing w:before="80"/>
        <w:ind w:firstLine="567"/>
        <w:jc w:val="both"/>
      </w:pPr>
      <w:r w:rsidRPr="00C8370E">
        <w:t>8.</w:t>
      </w:r>
      <w:r w:rsidR="00F21D92" w:rsidRPr="00C8370E">
        <w:t>9</w:t>
      </w:r>
      <w:r w:rsidRPr="00C8370E">
        <w:t>. Пенсионный счет закрывается в связи с наступлением одного из следующих событий:</w:t>
      </w:r>
    </w:p>
    <w:p w14:paraId="1B6B309D" w14:textId="77777777" w:rsidR="004F73B8" w:rsidRPr="00C8370E" w:rsidRDefault="00730660" w:rsidP="00F60D60">
      <w:pPr>
        <w:numPr>
          <w:ilvl w:val="0"/>
          <w:numId w:val="17"/>
        </w:numPr>
        <w:tabs>
          <w:tab w:val="clear" w:pos="1920"/>
          <w:tab w:val="num" w:pos="851"/>
        </w:tabs>
        <w:spacing w:before="80"/>
        <w:ind w:left="0" w:firstLine="567"/>
        <w:jc w:val="both"/>
        <w:sectPr w:rsidR="004F73B8" w:rsidRPr="00C8370E" w:rsidSect="009F1604">
          <w:footerReference w:type="default" r:id="rId135"/>
          <w:pgSz w:w="11907" w:h="16840"/>
          <w:pgMar w:top="1134" w:right="794" w:bottom="907" w:left="1134" w:header="680" w:footer="680" w:gutter="0"/>
          <w:pgNumType w:start="32"/>
          <w:cols w:space="720"/>
        </w:sectPr>
      </w:pPr>
      <w:r w:rsidRPr="00C8370E">
        <w:t>полное исполнение обязательств ф</w:t>
      </w:r>
      <w:r w:rsidR="002D173A" w:rsidRPr="00C8370E">
        <w:t>онда перед Участниками (Участником);</w:t>
      </w:r>
    </w:p>
    <w:p w14:paraId="7A34B586" w14:textId="77777777" w:rsidR="00C06DEC" w:rsidRPr="00C8370E" w:rsidRDefault="00C06DEC" w:rsidP="00F60D60">
      <w:pPr>
        <w:numPr>
          <w:ilvl w:val="0"/>
          <w:numId w:val="17"/>
        </w:numPr>
        <w:tabs>
          <w:tab w:val="clear" w:pos="1920"/>
          <w:tab w:val="num" w:pos="851"/>
        </w:tabs>
        <w:spacing w:before="80"/>
        <w:ind w:left="0" w:firstLine="567"/>
        <w:jc w:val="both"/>
      </w:pPr>
      <w:r w:rsidRPr="00C8370E">
        <w:lastRenderedPageBreak/>
        <w:t>полное исполнение обязательств Фонда перед правопреемниками (правопреемником);</w:t>
      </w:r>
    </w:p>
    <w:p w14:paraId="5324C240" w14:textId="77777777" w:rsidR="00595A2C" w:rsidRPr="00C8370E" w:rsidRDefault="00C06DEC" w:rsidP="00F60D60">
      <w:pPr>
        <w:numPr>
          <w:ilvl w:val="0"/>
          <w:numId w:val="17"/>
        </w:numPr>
        <w:tabs>
          <w:tab w:val="clear" w:pos="1920"/>
          <w:tab w:val="num" w:pos="851"/>
        </w:tabs>
        <w:spacing w:before="80"/>
        <w:ind w:left="0" w:firstLine="567"/>
        <w:jc w:val="both"/>
      </w:pPr>
      <w:r w:rsidRPr="00C8370E">
        <w:t>в связи с расторжением пенсионного договора и переводом выкупной суммы в другой негосударственный пенсионный фонд, при договоре с юридическим лицом,  либо  выплатой выкупной суммы при договоре с физическим лицом;</w:t>
      </w:r>
    </w:p>
    <w:p w14:paraId="443CF2BB" w14:textId="77777777" w:rsidR="00600559" w:rsidRPr="00C8370E" w:rsidRDefault="00CA4D28" w:rsidP="002D173A">
      <w:pPr>
        <w:pStyle w:val="30"/>
        <w:spacing w:before="80"/>
        <w:ind w:firstLine="567"/>
      </w:pPr>
      <w:r w:rsidRPr="00C8370E">
        <w:t xml:space="preserve">- </w:t>
      </w:r>
      <w:r w:rsidR="002D173A" w:rsidRPr="00C8370E">
        <w:t>смерть Участника – при отсутствии правопреемников или в случаях, когда правопреемство</w:t>
      </w:r>
      <w:r w:rsidR="00730660" w:rsidRPr="00C8370E">
        <w:t xml:space="preserve"> (наследование) обязательств ф</w:t>
      </w:r>
      <w:r w:rsidR="002D173A" w:rsidRPr="00C8370E">
        <w:t>онда по выплате пенсий не предусмотрено.</w:t>
      </w:r>
    </w:p>
    <w:p w14:paraId="7138D5D5" w14:textId="77777777" w:rsidR="004840F8" w:rsidRPr="00C8370E" w:rsidRDefault="00F22E45" w:rsidP="0057658C">
      <w:pPr>
        <w:pStyle w:val="30"/>
        <w:spacing w:before="80"/>
        <w:ind w:firstLine="567"/>
      </w:pPr>
      <w:r w:rsidRPr="00C8370E">
        <w:t>8.</w:t>
      </w:r>
      <w:r w:rsidR="00391D4D" w:rsidRPr="00C8370E">
        <w:t>10</w:t>
      </w:r>
      <w:r w:rsidRPr="00C8370E">
        <w:t>. Современная стоимость пенсио</w:t>
      </w:r>
      <w:r w:rsidR="00730660" w:rsidRPr="00C8370E">
        <w:t>нных обязательств определяется ф</w:t>
      </w:r>
      <w:r w:rsidRPr="00C8370E">
        <w:t xml:space="preserve">ондом </w:t>
      </w:r>
      <w:r w:rsidR="00E15A00" w:rsidRPr="00C8370E">
        <w:t>в соответствии с методикой</w:t>
      </w:r>
      <w:r w:rsidRPr="00C8370E">
        <w:t xml:space="preserve"> актуарных расчетов, изложенной в </w:t>
      </w:r>
      <w:r w:rsidRPr="00C8370E">
        <w:rPr>
          <w:u w:val="single"/>
        </w:rPr>
        <w:t>разделе 18</w:t>
      </w:r>
      <w:r w:rsidRPr="00C8370E">
        <w:t xml:space="preserve"> настоящих Правил, по состоянию на конец отчетного периода</w:t>
      </w:r>
      <w:r w:rsidR="004840F8" w:rsidRPr="00C8370E">
        <w:t xml:space="preserve"> </w:t>
      </w:r>
      <w:r w:rsidRPr="00C8370E">
        <w:t>и отражается на пенсионных счетах не позднее 30 числа месяца, следующего за отчетным периодом, либо не позднее 30 апреля года, следующего за отчетным</w:t>
      </w:r>
      <w:r w:rsidR="004840F8" w:rsidRPr="00C8370E">
        <w:t>.</w:t>
      </w:r>
    </w:p>
    <w:p w14:paraId="2C704DC8" w14:textId="77777777" w:rsidR="002D173A" w:rsidRPr="00C8370E" w:rsidRDefault="00B94865" w:rsidP="0057658C">
      <w:pPr>
        <w:pStyle w:val="30"/>
        <w:spacing w:before="80"/>
        <w:ind w:firstLine="567"/>
      </w:pPr>
      <w:r w:rsidRPr="00C8370E">
        <w:t>8.11. И</w:t>
      </w:r>
      <w:r w:rsidR="004840F8" w:rsidRPr="00C8370E">
        <w:t>нвестиционн</w:t>
      </w:r>
      <w:r w:rsidRPr="00C8370E">
        <w:t>ый</w:t>
      </w:r>
      <w:r w:rsidR="004840F8" w:rsidRPr="00C8370E">
        <w:t xml:space="preserve"> доход, полученн</w:t>
      </w:r>
      <w:r w:rsidRPr="00C8370E">
        <w:t>ый</w:t>
      </w:r>
      <w:r w:rsidR="004840F8" w:rsidRPr="00C8370E">
        <w:t xml:space="preserve"> от размещения пенсионных резервов,</w:t>
      </w:r>
      <w:r w:rsidRPr="00C8370E">
        <w:t xml:space="preserve"> начисляется</w:t>
      </w:r>
      <w:r w:rsidR="004840F8" w:rsidRPr="00C8370E">
        <w:t xml:space="preserve"> на пенсионные счета Участников</w:t>
      </w:r>
      <w:r w:rsidRPr="00C8370E">
        <w:t xml:space="preserve"> (Вкладчика)</w:t>
      </w:r>
      <w:r w:rsidR="004840F8" w:rsidRPr="00C8370E">
        <w:t xml:space="preserve"> и именные пенсионные счета </w:t>
      </w:r>
      <w:r w:rsidRPr="00C8370E">
        <w:t xml:space="preserve"> по состоянию на конец календарного года и отражается на пенсионных счетах не позднее 30 апреля года, следующего за отчетным.</w:t>
      </w:r>
      <w:r w:rsidR="00600559" w:rsidRPr="00C8370E">
        <w:tab/>
      </w:r>
    </w:p>
    <w:p w14:paraId="6B64BFCE" w14:textId="77777777" w:rsidR="00F22E45" w:rsidRPr="00C8370E" w:rsidRDefault="00F22E45" w:rsidP="00F22E45">
      <w:pPr>
        <w:spacing w:before="80"/>
        <w:ind w:firstLine="567"/>
        <w:jc w:val="both"/>
      </w:pPr>
      <w:r w:rsidRPr="00C8370E">
        <w:t>8.1</w:t>
      </w:r>
      <w:r w:rsidR="00B94865" w:rsidRPr="00C8370E">
        <w:t>2</w:t>
      </w:r>
      <w:r w:rsidRPr="00C8370E">
        <w:t>. В течение календарного года современная стоимость пенсионных обязательств рассчитывается по соответствующим пенсионным схемам в случаях:</w:t>
      </w:r>
    </w:p>
    <w:p w14:paraId="131F2CFD" w14:textId="77777777" w:rsidR="00F22E45" w:rsidRPr="00C8370E" w:rsidRDefault="00F22E45" w:rsidP="00F60D60">
      <w:pPr>
        <w:numPr>
          <w:ilvl w:val="0"/>
          <w:numId w:val="28"/>
        </w:numPr>
        <w:tabs>
          <w:tab w:val="clear" w:pos="927"/>
          <w:tab w:val="num" w:pos="851"/>
        </w:tabs>
        <w:spacing w:before="80"/>
        <w:ind w:left="0" w:firstLine="567"/>
        <w:jc w:val="both"/>
      </w:pPr>
      <w:r w:rsidRPr="00C8370E">
        <w:t>назначения Участнику негосударственной пенсии;</w:t>
      </w:r>
    </w:p>
    <w:p w14:paraId="2E0D8FCC" w14:textId="77777777" w:rsidR="00F22E45" w:rsidRPr="00C8370E" w:rsidRDefault="00F22E45" w:rsidP="00F60D60">
      <w:pPr>
        <w:numPr>
          <w:ilvl w:val="0"/>
          <w:numId w:val="28"/>
        </w:numPr>
        <w:tabs>
          <w:tab w:val="clear" w:pos="927"/>
          <w:tab w:val="num" w:pos="851"/>
        </w:tabs>
        <w:spacing w:before="80"/>
        <w:ind w:left="0" w:firstLine="567"/>
        <w:jc w:val="both"/>
      </w:pPr>
      <w:r w:rsidRPr="00C8370E">
        <w:t>невыполнения Вкладчиком условий внесения пенсионных взносов;</w:t>
      </w:r>
    </w:p>
    <w:p w14:paraId="59524D30" w14:textId="77777777" w:rsidR="00F22E45" w:rsidRPr="00C8370E" w:rsidRDefault="00F22E45" w:rsidP="00F60D60">
      <w:pPr>
        <w:numPr>
          <w:ilvl w:val="0"/>
          <w:numId w:val="28"/>
        </w:numPr>
        <w:tabs>
          <w:tab w:val="clear" w:pos="927"/>
          <w:tab w:val="num" w:pos="851"/>
        </w:tabs>
        <w:spacing w:before="80"/>
        <w:ind w:left="0" w:firstLine="567"/>
        <w:jc w:val="both"/>
      </w:pPr>
      <w:r w:rsidRPr="00C8370E">
        <w:t>принятия решения о перерасчете размера выплачиваемой пенсии;</w:t>
      </w:r>
    </w:p>
    <w:p w14:paraId="45682099" w14:textId="77777777" w:rsidR="00F22E45" w:rsidRPr="00C8370E" w:rsidRDefault="00F22E45" w:rsidP="00F60D60">
      <w:pPr>
        <w:numPr>
          <w:ilvl w:val="0"/>
          <w:numId w:val="28"/>
        </w:numPr>
        <w:tabs>
          <w:tab w:val="clear" w:pos="927"/>
          <w:tab w:val="num" w:pos="851"/>
        </w:tabs>
        <w:spacing w:before="80"/>
        <w:ind w:left="0" w:firstLine="567"/>
        <w:jc w:val="both"/>
      </w:pPr>
      <w:r w:rsidRPr="00C8370E">
        <w:t>изменения условий договора или расторжения пенсионного договора;</w:t>
      </w:r>
    </w:p>
    <w:p w14:paraId="46B77894" w14:textId="77777777" w:rsidR="00F22E45" w:rsidRPr="00C8370E" w:rsidRDefault="00F22E45" w:rsidP="00F60D60">
      <w:pPr>
        <w:numPr>
          <w:ilvl w:val="0"/>
          <w:numId w:val="28"/>
        </w:numPr>
        <w:tabs>
          <w:tab w:val="clear" w:pos="927"/>
          <w:tab w:val="num" w:pos="851"/>
        </w:tabs>
        <w:spacing w:before="80"/>
        <w:ind w:left="0" w:firstLine="567"/>
        <w:jc w:val="both"/>
      </w:pPr>
      <w:r w:rsidRPr="00C8370E">
        <w:t>смерти Участника;</w:t>
      </w:r>
    </w:p>
    <w:p w14:paraId="0799AE4B" w14:textId="77777777" w:rsidR="002D173A" w:rsidRPr="00C8370E" w:rsidRDefault="00730660" w:rsidP="00F22E45">
      <w:pPr>
        <w:pStyle w:val="30"/>
        <w:spacing w:before="80"/>
        <w:ind w:firstLine="567"/>
      </w:pPr>
      <w:r w:rsidRPr="00C8370E">
        <w:t>в других, установленных ф</w:t>
      </w:r>
      <w:r w:rsidR="00F22E45" w:rsidRPr="00C8370E">
        <w:t>ондом случаях.</w:t>
      </w:r>
    </w:p>
    <w:p w14:paraId="2DC035A2" w14:textId="77777777" w:rsidR="00600559" w:rsidRPr="00C8370E" w:rsidRDefault="00B94865" w:rsidP="0057658C">
      <w:pPr>
        <w:pStyle w:val="ConsNormal"/>
        <w:widowControl/>
        <w:spacing w:before="80"/>
        <w:ind w:firstLine="567"/>
        <w:jc w:val="both"/>
        <w:rPr>
          <w:rFonts w:ascii="Times New Roman" w:hAnsi="Times New Roman"/>
          <w:sz w:val="24"/>
          <w:szCs w:val="24"/>
        </w:rPr>
      </w:pPr>
      <w:r w:rsidRPr="00C8370E">
        <w:rPr>
          <w:rFonts w:ascii="Times New Roman" w:hAnsi="Times New Roman"/>
          <w:sz w:val="24"/>
          <w:szCs w:val="24"/>
        </w:rPr>
        <w:t>8</w:t>
      </w:r>
      <w:r w:rsidR="00600559" w:rsidRPr="00C8370E">
        <w:rPr>
          <w:rFonts w:ascii="Times New Roman" w:hAnsi="Times New Roman"/>
          <w:sz w:val="24"/>
          <w:szCs w:val="24"/>
        </w:rPr>
        <w:t>.</w:t>
      </w:r>
      <w:r w:rsidRPr="00C8370E">
        <w:rPr>
          <w:rFonts w:ascii="Times New Roman" w:hAnsi="Times New Roman"/>
          <w:sz w:val="24"/>
          <w:szCs w:val="24"/>
        </w:rPr>
        <w:t>13</w:t>
      </w:r>
      <w:r w:rsidR="00600559" w:rsidRPr="00C8370E">
        <w:rPr>
          <w:rFonts w:ascii="Times New Roman" w:hAnsi="Times New Roman"/>
          <w:sz w:val="24"/>
          <w:szCs w:val="24"/>
        </w:rPr>
        <w:t xml:space="preserve">. </w:t>
      </w:r>
      <w:r w:rsidR="00394CF0" w:rsidRPr="00C8370E">
        <w:rPr>
          <w:rFonts w:ascii="Times New Roman" w:hAnsi="Times New Roman"/>
          <w:sz w:val="24"/>
          <w:szCs w:val="24"/>
        </w:rPr>
        <w:t>Фонд информирует один раз в год до 1 июля года, следующего за отчетным:</w:t>
      </w:r>
    </w:p>
    <w:p w14:paraId="41D65F25" w14:textId="77777777" w:rsidR="00600559" w:rsidRPr="00C8370E" w:rsidRDefault="00600559" w:rsidP="00F60D60">
      <w:pPr>
        <w:numPr>
          <w:ilvl w:val="0"/>
          <w:numId w:val="18"/>
        </w:numPr>
        <w:tabs>
          <w:tab w:val="clear" w:pos="1920"/>
          <w:tab w:val="num" w:pos="851"/>
        </w:tabs>
        <w:spacing w:before="80"/>
        <w:ind w:left="0" w:firstLine="567"/>
        <w:jc w:val="both"/>
      </w:pPr>
      <w:r w:rsidRPr="00C8370E">
        <w:t>Вкладчиков, заключивших договор в пользу Участников, о состоянии пенсионных счетов Учас</w:t>
      </w:r>
      <w:r w:rsidR="00730660" w:rsidRPr="00C8370E">
        <w:t>тников, не оформивших пенсии в ф</w:t>
      </w:r>
      <w:r w:rsidRPr="00C8370E">
        <w:t>онде;</w:t>
      </w:r>
    </w:p>
    <w:p w14:paraId="580CD95E" w14:textId="77777777" w:rsidR="00600559" w:rsidRPr="00C8370E" w:rsidRDefault="00600559" w:rsidP="00F60D60">
      <w:pPr>
        <w:numPr>
          <w:ilvl w:val="0"/>
          <w:numId w:val="18"/>
        </w:numPr>
        <w:tabs>
          <w:tab w:val="clear" w:pos="1920"/>
          <w:tab w:val="num" w:pos="851"/>
        </w:tabs>
        <w:spacing w:before="80"/>
        <w:ind w:left="0" w:firstLine="567"/>
        <w:jc w:val="both"/>
      </w:pPr>
      <w:r w:rsidRPr="00C8370E">
        <w:t>Вкладчиков, заключивших договор в свою пользу, о состоянии их именных пенсионных счетов;</w:t>
      </w:r>
    </w:p>
    <w:p w14:paraId="7FFBDD8F" w14:textId="77777777" w:rsidR="00600559" w:rsidRPr="00C8370E" w:rsidRDefault="00600559" w:rsidP="00F60D60">
      <w:pPr>
        <w:numPr>
          <w:ilvl w:val="0"/>
          <w:numId w:val="18"/>
        </w:numPr>
        <w:tabs>
          <w:tab w:val="clear" w:pos="1920"/>
          <w:tab w:val="num" w:pos="851"/>
        </w:tabs>
        <w:spacing w:before="80"/>
        <w:ind w:left="0" w:firstLine="567"/>
        <w:jc w:val="both"/>
      </w:pPr>
      <w:r w:rsidRPr="00C8370E">
        <w:t>У</w:t>
      </w:r>
      <w:r w:rsidR="00730660" w:rsidRPr="00C8370E">
        <w:t>частников, оформивших пенсии в ф</w:t>
      </w:r>
      <w:r w:rsidRPr="00C8370E">
        <w:t xml:space="preserve">онде, о состоянии их именных пенсионных счетов. </w:t>
      </w:r>
    </w:p>
    <w:p w14:paraId="7C6FC529" w14:textId="77777777" w:rsidR="00600559" w:rsidRPr="00C8370E" w:rsidRDefault="00600559" w:rsidP="0057658C">
      <w:pPr>
        <w:spacing w:before="80"/>
        <w:ind w:firstLine="567"/>
        <w:jc w:val="both"/>
        <w:rPr>
          <w:b/>
        </w:rPr>
      </w:pPr>
      <w:r w:rsidRPr="00C8370E">
        <w:t xml:space="preserve"> Аналогичная информация может предоставляться Вкладчикам и Участникам  по их запросам.</w:t>
      </w:r>
      <w:bookmarkStart w:id="27" w:name="_Toc480013908"/>
    </w:p>
    <w:p w14:paraId="66EBACCE" w14:textId="77777777" w:rsidR="00CE403A" w:rsidRPr="00C8370E" w:rsidRDefault="00D65443" w:rsidP="005E1860">
      <w:pPr>
        <w:spacing w:before="80"/>
        <w:ind w:firstLine="567"/>
        <w:jc w:val="center"/>
        <w:rPr>
          <w:b/>
        </w:rPr>
      </w:pPr>
      <w:bookmarkStart w:id="28" w:name="_Toc495205678"/>
      <w:bookmarkStart w:id="29" w:name="_Toc34183959"/>
      <w:bookmarkEnd w:id="27"/>
      <w:r w:rsidRPr="00C8370E">
        <w:rPr>
          <w:b/>
        </w:rPr>
        <w:t>9</w:t>
      </w:r>
      <w:r w:rsidR="00CE403A" w:rsidRPr="00C8370E">
        <w:rPr>
          <w:b/>
        </w:rPr>
        <w:t>. ПЕРЕЧЕНЬ ПЕНСИОННЫХ ОСНОВАНИЙ</w:t>
      </w:r>
      <w:bookmarkEnd w:id="28"/>
      <w:bookmarkEnd w:id="29"/>
    </w:p>
    <w:p w14:paraId="7A513EDD" w14:textId="77777777" w:rsidR="00CE403A" w:rsidRPr="00C8370E" w:rsidRDefault="00D65443" w:rsidP="00CE403A">
      <w:pPr>
        <w:pStyle w:val="30"/>
        <w:ind w:firstLine="567"/>
      </w:pPr>
      <w:r w:rsidRPr="00C8370E">
        <w:t>9</w:t>
      </w:r>
      <w:r w:rsidR="00CE403A" w:rsidRPr="00C8370E">
        <w:t>.1. В соответствии с действующим пенсионным законодательством</w:t>
      </w:r>
      <w:r w:rsidR="00C92349" w:rsidRPr="00C8370E">
        <w:t xml:space="preserve"> РФ,</w:t>
      </w:r>
      <w:r w:rsidR="00CE403A" w:rsidRPr="00C8370E">
        <w:t xml:space="preserve"> настоящими Правилами устанавливаются следующие пенсионные основания: </w:t>
      </w:r>
    </w:p>
    <w:p w14:paraId="19E590EF" w14:textId="77777777" w:rsidR="00CE403A" w:rsidRPr="00C8370E" w:rsidRDefault="00D65443" w:rsidP="00CE403A">
      <w:pPr>
        <w:ind w:firstLine="567"/>
        <w:jc w:val="both"/>
      </w:pPr>
      <w:r w:rsidRPr="00C8370E">
        <w:t>9</w:t>
      </w:r>
      <w:r w:rsidR="00CE403A" w:rsidRPr="00C8370E">
        <w:t>.1.1. Достижение пенсионного возраста на общих основаниях.</w:t>
      </w:r>
    </w:p>
    <w:p w14:paraId="16F5E2FD" w14:textId="77777777" w:rsidR="00CE403A" w:rsidRPr="00C8370E" w:rsidRDefault="00D65443" w:rsidP="00CE403A">
      <w:pPr>
        <w:ind w:firstLine="567"/>
        <w:jc w:val="both"/>
      </w:pPr>
      <w:r w:rsidRPr="00C8370E">
        <w:t>9</w:t>
      </w:r>
      <w:r w:rsidR="00CE403A" w:rsidRPr="00C8370E">
        <w:t>.1.2. Достижение пенсионного возраста на льготных основаниях.</w:t>
      </w:r>
    </w:p>
    <w:p w14:paraId="7211C64B" w14:textId="77777777" w:rsidR="00CE403A" w:rsidRPr="00C8370E" w:rsidRDefault="00D65443" w:rsidP="00CE403A">
      <w:pPr>
        <w:ind w:firstLine="567"/>
        <w:jc w:val="both"/>
      </w:pPr>
      <w:r w:rsidRPr="00C8370E">
        <w:t>9</w:t>
      </w:r>
      <w:r w:rsidR="00CE403A" w:rsidRPr="00C8370E">
        <w:t>.1.3. Достижение пенсионного возраста в связи с особыми условиями труда.</w:t>
      </w:r>
    </w:p>
    <w:p w14:paraId="2EF128E7" w14:textId="77777777" w:rsidR="00CE403A" w:rsidRPr="00C8370E" w:rsidRDefault="00D65443" w:rsidP="00CE403A">
      <w:pPr>
        <w:ind w:firstLine="567"/>
        <w:jc w:val="both"/>
      </w:pPr>
      <w:r w:rsidRPr="00C8370E">
        <w:t>9</w:t>
      </w:r>
      <w:r w:rsidR="00CE403A" w:rsidRPr="00C8370E">
        <w:t>.1.4. Достижение пенсионного возраста в связи с работой на Крайнем Севере.</w:t>
      </w:r>
    </w:p>
    <w:p w14:paraId="74BAF0EB" w14:textId="77777777" w:rsidR="00CE403A" w:rsidRPr="00C8370E" w:rsidRDefault="00D65443" w:rsidP="00CE403A">
      <w:pPr>
        <w:ind w:firstLine="567"/>
        <w:jc w:val="both"/>
      </w:pPr>
      <w:r w:rsidRPr="00C8370E">
        <w:t>9</w:t>
      </w:r>
      <w:r w:rsidR="00CE403A" w:rsidRPr="00C8370E">
        <w:t>.1.5. Длительное выполнение определенной профессиональной деятельности (выслуга лет).</w:t>
      </w:r>
    </w:p>
    <w:p w14:paraId="42B960C1" w14:textId="77777777" w:rsidR="00CE403A" w:rsidRPr="00C8370E" w:rsidRDefault="00D65443" w:rsidP="00CE403A">
      <w:pPr>
        <w:ind w:firstLine="567"/>
        <w:jc w:val="both"/>
      </w:pPr>
      <w:r w:rsidRPr="00C8370E">
        <w:t>9</w:t>
      </w:r>
      <w:r w:rsidR="00CE403A" w:rsidRPr="00C8370E">
        <w:t>.1.6. Наступление инвалидности.</w:t>
      </w:r>
    </w:p>
    <w:p w14:paraId="5CC1AFD7" w14:textId="77777777" w:rsidR="00CE403A" w:rsidRPr="00C8370E" w:rsidRDefault="00D65443" w:rsidP="00CE403A">
      <w:pPr>
        <w:ind w:firstLine="567"/>
        <w:jc w:val="both"/>
      </w:pPr>
      <w:r w:rsidRPr="00C8370E">
        <w:t>9</w:t>
      </w:r>
      <w:r w:rsidR="00CE403A" w:rsidRPr="00C8370E">
        <w:t>.1.7.</w:t>
      </w:r>
      <w:r w:rsidR="00CE403A" w:rsidRPr="00C8370E">
        <w:rPr>
          <w:b/>
        </w:rPr>
        <w:t xml:space="preserve"> </w:t>
      </w:r>
      <w:r w:rsidR="00CE403A" w:rsidRPr="00C8370E">
        <w:t xml:space="preserve">Потеря постоянного места работы при увольнении по сокращению штатов при наличии общего трудового стажа, необходимого для назначения </w:t>
      </w:r>
      <w:r w:rsidR="00CE403A" w:rsidRPr="00C8370E">
        <w:rPr>
          <w:bCs/>
        </w:rPr>
        <w:t>государственной пенсии</w:t>
      </w:r>
      <w:r w:rsidR="00CE403A" w:rsidRPr="00C8370E">
        <w:t xml:space="preserve"> по старости, если до пенсионного возраста остается не более двух лет.</w:t>
      </w:r>
    </w:p>
    <w:p w14:paraId="0D83C23F" w14:textId="77777777" w:rsidR="00A922A9" w:rsidRPr="00C8370E" w:rsidRDefault="00A922A9" w:rsidP="00CA4D28">
      <w:pPr>
        <w:spacing w:before="120" w:after="80"/>
        <w:ind w:firstLine="567"/>
        <w:jc w:val="center"/>
        <w:rPr>
          <w:b/>
        </w:rPr>
        <w:sectPr w:rsidR="00A922A9" w:rsidRPr="00C8370E" w:rsidSect="009F1604">
          <w:footerReference w:type="default" r:id="rId136"/>
          <w:pgSz w:w="11907" w:h="16840"/>
          <w:pgMar w:top="1134" w:right="794" w:bottom="907" w:left="1134" w:header="680" w:footer="680" w:gutter="0"/>
          <w:pgNumType w:start="35"/>
          <w:cols w:space="720"/>
        </w:sectPr>
      </w:pPr>
    </w:p>
    <w:p w14:paraId="12BF9706" w14:textId="77777777" w:rsidR="00CA4D28" w:rsidRPr="00C8370E" w:rsidRDefault="00CA4D28" w:rsidP="00A922A9">
      <w:pPr>
        <w:spacing w:before="120"/>
        <w:ind w:firstLine="567"/>
        <w:jc w:val="center"/>
        <w:rPr>
          <w:b/>
        </w:rPr>
      </w:pPr>
      <w:r w:rsidRPr="00C8370E">
        <w:rPr>
          <w:b/>
        </w:rPr>
        <w:lastRenderedPageBreak/>
        <w:t>10. ПОРЯДОК И УСЛОВИЯ НАЗНАЧЕНИЯ И ВЫПЛАТЫ НЕГОСУДАРСТВЕННЫХ ПЕНСИЙ</w:t>
      </w:r>
    </w:p>
    <w:p w14:paraId="5B117421" w14:textId="77777777" w:rsidR="00CA4D28" w:rsidRPr="00C8370E" w:rsidRDefault="00CA4D28" w:rsidP="00CA4D28">
      <w:pPr>
        <w:pStyle w:val="31"/>
        <w:spacing w:before="120"/>
        <w:ind w:firstLine="709"/>
      </w:pPr>
      <w:r w:rsidRPr="00C8370E">
        <w:t>10.1. Фонд осуществляет пенсионные выплаты Участникам в порядке и на условиях, определенных пенсионной схемой и пен</w:t>
      </w:r>
      <w:r w:rsidR="00730660" w:rsidRPr="00C8370E">
        <w:t xml:space="preserve">сионным договором при наличии у </w:t>
      </w:r>
      <w:r w:rsidRPr="00C8370E">
        <w:t xml:space="preserve">Участника пенсионных оснований.  </w:t>
      </w:r>
      <w:r w:rsidR="00A922A9" w:rsidRPr="00C8370E">
        <w:t xml:space="preserve"> </w:t>
      </w:r>
    </w:p>
    <w:p w14:paraId="47A1039C" w14:textId="77777777" w:rsidR="00CA4D28" w:rsidRPr="00C8370E" w:rsidRDefault="00CA4D28" w:rsidP="00CA4D28">
      <w:pPr>
        <w:pStyle w:val="30"/>
        <w:spacing w:before="80"/>
        <w:ind w:firstLine="567"/>
      </w:pPr>
      <w:r w:rsidRPr="00C8370E">
        <w:t>10.2. Фонд производит  назначение негосударственной пенсии при одновременном выполнении следующих условий:</w:t>
      </w:r>
    </w:p>
    <w:p w14:paraId="0714478D" w14:textId="77777777" w:rsidR="00CE403A" w:rsidRPr="00C8370E" w:rsidRDefault="00127EAA" w:rsidP="00F60D60">
      <w:pPr>
        <w:numPr>
          <w:ilvl w:val="0"/>
          <w:numId w:val="25"/>
        </w:numPr>
        <w:tabs>
          <w:tab w:val="clear" w:pos="2100"/>
          <w:tab w:val="num" w:pos="851"/>
        </w:tabs>
        <w:spacing w:before="80"/>
        <w:ind w:left="0" w:firstLine="567"/>
        <w:jc w:val="both"/>
      </w:pPr>
      <w:r w:rsidRPr="00C8370E">
        <w:t>наличия у Участника</w:t>
      </w:r>
      <w:r w:rsidR="00CA4D28" w:rsidRPr="00C8370E">
        <w:t xml:space="preserve"> </w:t>
      </w:r>
      <w:r w:rsidRPr="00C8370E">
        <w:t>(</w:t>
      </w:r>
      <w:r w:rsidR="00CA4D28" w:rsidRPr="00C8370E">
        <w:t>Участников</w:t>
      </w:r>
      <w:r w:rsidRPr="00C8370E">
        <w:t xml:space="preserve">) одного из </w:t>
      </w:r>
      <w:r w:rsidR="00CE403A" w:rsidRPr="00C8370E">
        <w:t>пенсионных оснований</w:t>
      </w:r>
      <w:r w:rsidRPr="00C8370E">
        <w:t>, предусмотренных настоящими Правилами</w:t>
      </w:r>
      <w:r w:rsidR="00CE403A" w:rsidRPr="00C8370E">
        <w:t>;</w:t>
      </w:r>
    </w:p>
    <w:p w14:paraId="30099177" w14:textId="77777777" w:rsidR="00CE403A" w:rsidRPr="00C8370E" w:rsidRDefault="00127EAA" w:rsidP="00F60D60">
      <w:pPr>
        <w:numPr>
          <w:ilvl w:val="0"/>
          <w:numId w:val="25"/>
        </w:numPr>
        <w:tabs>
          <w:tab w:val="clear" w:pos="2100"/>
          <w:tab w:val="num" w:pos="851"/>
        </w:tabs>
        <w:spacing w:before="80"/>
        <w:ind w:left="0" w:firstLine="567"/>
        <w:jc w:val="both"/>
      </w:pPr>
      <w:r w:rsidRPr="00C8370E">
        <w:t xml:space="preserve">предоставления Вкладчиком </w:t>
      </w:r>
      <w:r w:rsidR="00CE403A" w:rsidRPr="00C8370E">
        <w:t>распорядительного письма и заверенного Вкладчиком личного заявления Участника, либо других конкретных документов, необходимых для оформления и выплаты негосударственной пенсии Участникам, установленных Вкладчиком в пенсионном договоре (при пенсионном договоре  с юридическим лицом);</w:t>
      </w:r>
    </w:p>
    <w:p w14:paraId="7A1E4045" w14:textId="77777777" w:rsidR="00CE403A" w:rsidRPr="00C8370E" w:rsidRDefault="00CE403A" w:rsidP="00F60D60">
      <w:pPr>
        <w:numPr>
          <w:ilvl w:val="0"/>
          <w:numId w:val="19"/>
        </w:numPr>
        <w:tabs>
          <w:tab w:val="clear" w:pos="1920"/>
          <w:tab w:val="num" w:pos="851"/>
        </w:tabs>
        <w:spacing w:before="80"/>
        <w:ind w:left="0" w:firstLine="567"/>
        <w:jc w:val="both"/>
      </w:pPr>
      <w:r w:rsidRPr="00C8370E">
        <w:t xml:space="preserve">личного заявления Участника (при </w:t>
      </w:r>
      <w:r w:rsidR="00730660" w:rsidRPr="00C8370E">
        <w:t xml:space="preserve"> </w:t>
      </w:r>
      <w:r w:rsidRPr="00C8370E">
        <w:t>пенсионном договоре   с физическим лицом).</w:t>
      </w:r>
    </w:p>
    <w:p w14:paraId="75948030" w14:textId="77777777" w:rsidR="00127EAA" w:rsidRPr="00C8370E" w:rsidRDefault="00127EAA" w:rsidP="00127EAA">
      <w:pPr>
        <w:ind w:firstLine="567"/>
        <w:jc w:val="both"/>
      </w:pPr>
      <w:r w:rsidRPr="00C8370E">
        <w:t>Пенсионным договором могут</w:t>
      </w:r>
      <w:r w:rsidRPr="00C8370E">
        <w:rPr>
          <w:b/>
        </w:rPr>
        <w:t xml:space="preserve"> </w:t>
      </w:r>
      <w:r w:rsidR="00C92349" w:rsidRPr="00C8370E">
        <w:t>быть предусмотрены</w:t>
      </w:r>
      <w:r w:rsidRPr="00C8370E">
        <w:rPr>
          <w:b/>
        </w:rPr>
        <w:t xml:space="preserve"> </w:t>
      </w:r>
      <w:r w:rsidRPr="00C8370E">
        <w:t xml:space="preserve"> дополнительные условия приобретения Участником права на пенсионные выплаты, предусмотренные отраслевыми тарифными соглашениями и коллективными договорами (стаж работы на предприятии, в отрасли, прекращение трудовых отношений с Вкладчиком и т. п.) и не противоречащие действующему законодательству.</w:t>
      </w:r>
      <w:r w:rsidR="00CA4D28" w:rsidRPr="00C8370E">
        <w:t xml:space="preserve"> Дополнительные условия приобретения права на выплаты негосударственных пенсий устанавливаются в Положении о дополнительном пенсионном обеспечении работников Вкладчика.</w:t>
      </w:r>
    </w:p>
    <w:p w14:paraId="5D06ABA5" w14:textId="77777777" w:rsidR="009879F1" w:rsidRPr="00C8370E" w:rsidRDefault="00CE403A" w:rsidP="00B05C3F">
      <w:pPr>
        <w:pStyle w:val="30"/>
        <w:spacing w:before="80"/>
        <w:ind w:firstLine="567"/>
      </w:pPr>
      <w:r w:rsidRPr="00C8370E">
        <w:t>1</w:t>
      </w:r>
      <w:r w:rsidR="00127EAA" w:rsidRPr="00C8370E">
        <w:t>0</w:t>
      </w:r>
      <w:r w:rsidRPr="00C8370E">
        <w:t>.</w:t>
      </w:r>
      <w:r w:rsidR="009879F1" w:rsidRPr="00C8370E">
        <w:t>3</w:t>
      </w:r>
      <w:r w:rsidRPr="00C8370E">
        <w:t xml:space="preserve">. </w:t>
      </w:r>
      <w:r w:rsidR="00B05C3F" w:rsidRPr="00C8370E">
        <w:t>Основанием для установления негосударственной пенсии</w:t>
      </w:r>
      <w:r w:rsidR="00B30830" w:rsidRPr="00C8370E">
        <w:t xml:space="preserve"> по пенсионному договору с физическим лицом </w:t>
      </w:r>
      <w:r w:rsidR="00B05C3F" w:rsidRPr="00C8370E">
        <w:t>является зая</w:t>
      </w:r>
      <w:r w:rsidR="00730660" w:rsidRPr="00C8370E">
        <w:t>вление Участника, подаваемое в ф</w:t>
      </w:r>
      <w:r w:rsidR="00B05C3F" w:rsidRPr="00C8370E">
        <w:t xml:space="preserve">онд. </w:t>
      </w:r>
      <w:r w:rsidR="004E0A63" w:rsidRPr="00C8370E">
        <w:t>В заявлении указываются:</w:t>
      </w:r>
    </w:p>
    <w:p w14:paraId="63F3BCAB" w14:textId="77777777" w:rsidR="004E0A63" w:rsidRPr="00C8370E" w:rsidRDefault="004E0A63" w:rsidP="000B2B7F">
      <w:pPr>
        <w:pStyle w:val="30"/>
        <w:numPr>
          <w:ilvl w:val="0"/>
          <w:numId w:val="34"/>
        </w:numPr>
        <w:spacing w:before="80"/>
      </w:pPr>
      <w:r w:rsidRPr="00C8370E">
        <w:t>фамилия, имя, отчество Участника, дата его рождения, паспортные данные, место жительства, почтовый адрес, номер телефона</w:t>
      </w:r>
      <w:r w:rsidR="000B2B7F" w:rsidRPr="00C8370E">
        <w:t>;</w:t>
      </w:r>
    </w:p>
    <w:p w14:paraId="1899E343" w14:textId="77777777" w:rsidR="000B2B7F" w:rsidRPr="00C8370E" w:rsidRDefault="000B2B7F" w:rsidP="000B2B7F">
      <w:pPr>
        <w:pStyle w:val="30"/>
        <w:numPr>
          <w:ilvl w:val="0"/>
          <w:numId w:val="34"/>
        </w:numPr>
        <w:spacing w:before="80"/>
      </w:pPr>
      <w:r w:rsidRPr="00C8370E">
        <w:t>выбранный участником способ получения негосударственной пенсии и информация</w:t>
      </w:r>
      <w:r w:rsidR="00683C12" w:rsidRPr="00C8370E">
        <w:t xml:space="preserve"> необходимая для осуществления ф</w:t>
      </w:r>
      <w:r w:rsidRPr="00C8370E">
        <w:t>ондом данного способа выплат.</w:t>
      </w:r>
    </w:p>
    <w:p w14:paraId="62B02D79" w14:textId="77777777" w:rsidR="00B30830" w:rsidRPr="00C8370E" w:rsidRDefault="00B30830" w:rsidP="00B30830">
      <w:pPr>
        <w:pStyle w:val="30"/>
        <w:spacing w:before="80"/>
        <w:ind w:firstLine="567"/>
      </w:pPr>
      <w:r w:rsidRPr="00C8370E">
        <w:t>К заявлению прилагаются заверенные в установленном порядке копии (или копии с подлинниками) документов, подтверждающие факт приобретения Участником пенсионных оснований.</w:t>
      </w:r>
    </w:p>
    <w:p w14:paraId="1BCD5446" w14:textId="77777777" w:rsidR="00B05C3F" w:rsidRPr="00C8370E" w:rsidRDefault="009879F1" w:rsidP="00B05C3F">
      <w:pPr>
        <w:pStyle w:val="30"/>
        <w:spacing w:before="80"/>
        <w:ind w:firstLine="567"/>
      </w:pPr>
      <w:r w:rsidRPr="00C8370E">
        <w:t xml:space="preserve">10.4. </w:t>
      </w:r>
      <w:r w:rsidR="00B30830" w:rsidRPr="00C8370E">
        <w:t>По пенсионному договору с юридическим лицом, п</w:t>
      </w:r>
      <w:r w:rsidR="00B05C3F" w:rsidRPr="00C8370E">
        <w:t>еречень необходимых документов для назначения негосударственной пенсии Участникам</w:t>
      </w:r>
      <w:r w:rsidRPr="00C8370E">
        <w:t>, п</w:t>
      </w:r>
      <w:r w:rsidR="00B05C3F" w:rsidRPr="00C8370E">
        <w:t>орядок документооб</w:t>
      </w:r>
      <w:r w:rsidR="00683C12" w:rsidRPr="00C8370E">
        <w:t>орота, обязанности Вкладчика и ф</w:t>
      </w:r>
      <w:r w:rsidR="00B05C3F" w:rsidRPr="00C8370E">
        <w:t>онда при назначении негосударственных пенсий устанавливаются пенсионным договором</w:t>
      </w:r>
      <w:r w:rsidR="005E1860" w:rsidRPr="00C8370E">
        <w:t xml:space="preserve"> и настоящими Правилами.</w:t>
      </w:r>
    </w:p>
    <w:p w14:paraId="2F26C8B0" w14:textId="77777777" w:rsidR="007746DA" w:rsidRPr="00C8370E" w:rsidRDefault="00CE403A" w:rsidP="004141EA">
      <w:pPr>
        <w:pStyle w:val="30"/>
        <w:spacing w:before="80"/>
        <w:ind w:firstLine="567"/>
      </w:pPr>
      <w:r w:rsidRPr="00C8370E">
        <w:t xml:space="preserve"> </w:t>
      </w:r>
      <w:r w:rsidR="00B30830" w:rsidRPr="00C8370E">
        <w:t xml:space="preserve"> </w:t>
      </w:r>
      <w:r w:rsidRPr="00C8370E">
        <w:t>1</w:t>
      </w:r>
      <w:r w:rsidR="00C92349" w:rsidRPr="00C8370E">
        <w:t>0</w:t>
      </w:r>
      <w:r w:rsidRPr="00C8370E">
        <w:t xml:space="preserve">.5. Порядок </w:t>
      </w:r>
      <w:r w:rsidR="00C92349" w:rsidRPr="00C8370E">
        <w:t>назначения</w:t>
      </w:r>
      <w:r w:rsidRPr="00C8370E">
        <w:t xml:space="preserve"> и выплаты  пенс</w:t>
      </w:r>
      <w:r w:rsidR="00683C12" w:rsidRPr="00C8370E">
        <w:t>ии определяется действующими в ф</w:t>
      </w:r>
      <w:r w:rsidRPr="00C8370E">
        <w:t>онде нормативными   документами    (положениями, методиками и т. п.), утвержде</w:t>
      </w:r>
      <w:r w:rsidR="00683C12" w:rsidRPr="00C8370E">
        <w:t>нными Исполнительной дирекцией ф</w:t>
      </w:r>
      <w:r w:rsidRPr="00C8370E">
        <w:t>онда.</w:t>
      </w:r>
      <w:r w:rsidR="00B30830" w:rsidRPr="00C8370E">
        <w:t xml:space="preserve"> </w:t>
      </w:r>
    </w:p>
    <w:p w14:paraId="7DEDD7CF" w14:textId="77777777" w:rsidR="00CE403A" w:rsidRPr="00C8370E" w:rsidRDefault="007746DA" w:rsidP="004141EA">
      <w:pPr>
        <w:pStyle w:val="30"/>
        <w:spacing w:before="80"/>
        <w:ind w:firstLine="567"/>
      </w:pPr>
      <w:r w:rsidRPr="00C8370E">
        <w:t>Каждому Участнику при оформлении негосударственной пенсии</w:t>
      </w:r>
      <w:r w:rsidR="00B30830" w:rsidRPr="00C8370E">
        <w:t xml:space="preserve"> выдается пенсионный пол</w:t>
      </w:r>
      <w:r w:rsidR="00CA4D28" w:rsidRPr="00C8370E">
        <w:t>и</w:t>
      </w:r>
      <w:r w:rsidR="00B30830" w:rsidRPr="00C8370E">
        <w:t>с.</w:t>
      </w:r>
      <w:r w:rsidRPr="00C8370E">
        <w:t xml:space="preserve"> Фор</w:t>
      </w:r>
      <w:r w:rsidR="00683C12" w:rsidRPr="00C8370E">
        <w:t>ма и содержание пенсионного поли</w:t>
      </w:r>
      <w:r w:rsidRPr="00C8370E">
        <w:t>са устанавливается Исполнительной дирекцией Фонда.</w:t>
      </w:r>
    </w:p>
    <w:p w14:paraId="287D122B" w14:textId="77777777" w:rsidR="00C92349" w:rsidRPr="00C8370E" w:rsidRDefault="00C92349" w:rsidP="004141EA">
      <w:pPr>
        <w:pStyle w:val="30"/>
        <w:spacing w:before="80"/>
        <w:ind w:firstLine="567"/>
      </w:pPr>
      <w:r w:rsidRPr="00C8370E">
        <w:t xml:space="preserve">10.6. </w:t>
      </w:r>
      <w:r w:rsidR="00B05C3F" w:rsidRPr="00C8370E">
        <w:t>Негосударственная пенсия назначается с первого числа месяца, следующего за месяце</w:t>
      </w:r>
      <w:r w:rsidR="00B30830" w:rsidRPr="00C8370E">
        <w:t>м</w:t>
      </w:r>
      <w:r w:rsidR="00DD6C92" w:rsidRPr="00C8370E">
        <w:t xml:space="preserve"> в котором Участник предо</w:t>
      </w:r>
      <w:r w:rsidR="00B05C3F" w:rsidRPr="00C8370E">
        <w:t>ставил в Фонд</w:t>
      </w:r>
      <w:r w:rsidR="00B30830" w:rsidRPr="00C8370E">
        <w:t xml:space="preserve"> заявление и необходимые документы (или копии документов, заверенные в установленном порядке).</w:t>
      </w:r>
    </w:p>
    <w:p w14:paraId="612EB9BC" w14:textId="77777777" w:rsidR="00A922A9" w:rsidRPr="00C8370E" w:rsidRDefault="00CA4D28" w:rsidP="004141EA">
      <w:pPr>
        <w:pStyle w:val="30"/>
        <w:spacing w:before="80"/>
        <w:ind w:firstLine="567"/>
      </w:pPr>
      <w:r w:rsidRPr="00C8370E">
        <w:t xml:space="preserve">10.7. Первая </w:t>
      </w:r>
      <w:r w:rsidR="00970C05" w:rsidRPr="00C8370E">
        <w:t xml:space="preserve">выплата </w:t>
      </w:r>
      <w:r w:rsidRPr="00C8370E">
        <w:t>негосударственн</w:t>
      </w:r>
      <w:r w:rsidR="00970C05" w:rsidRPr="00C8370E">
        <w:t>ой пенсии производится</w:t>
      </w:r>
      <w:r w:rsidRPr="00C8370E">
        <w:t xml:space="preserve"> </w:t>
      </w:r>
      <w:r w:rsidR="00970C05" w:rsidRPr="00C8370E">
        <w:t>Участнику в течении</w:t>
      </w:r>
      <w:r w:rsidRPr="00C8370E">
        <w:t xml:space="preserve"> 45 дней с</w:t>
      </w:r>
      <w:r w:rsidR="00970C05" w:rsidRPr="00C8370E">
        <w:t xml:space="preserve"> даты ее назначения.</w:t>
      </w:r>
    </w:p>
    <w:p w14:paraId="58985163" w14:textId="77777777" w:rsidR="00A922A9" w:rsidRPr="00C8370E" w:rsidRDefault="00A922A9" w:rsidP="004141EA">
      <w:pPr>
        <w:pStyle w:val="30"/>
        <w:spacing w:before="80"/>
        <w:ind w:firstLine="567"/>
        <w:sectPr w:rsidR="00A922A9" w:rsidRPr="00C8370E" w:rsidSect="00A922A9">
          <w:footerReference w:type="default" r:id="rId137"/>
          <w:pgSz w:w="11907" w:h="16840"/>
          <w:pgMar w:top="1134" w:right="794" w:bottom="907" w:left="1134" w:header="680" w:footer="680" w:gutter="0"/>
          <w:pgNumType w:start="36"/>
          <w:cols w:space="720"/>
        </w:sectPr>
      </w:pPr>
    </w:p>
    <w:p w14:paraId="667738FA" w14:textId="77777777" w:rsidR="004019CD" w:rsidRPr="00C8370E" w:rsidRDefault="00CE403A" w:rsidP="004141EA">
      <w:pPr>
        <w:spacing w:before="80"/>
        <w:ind w:firstLine="567"/>
        <w:jc w:val="both"/>
      </w:pPr>
      <w:r w:rsidRPr="00C8370E">
        <w:lastRenderedPageBreak/>
        <w:t>1</w:t>
      </w:r>
      <w:r w:rsidR="007746DA" w:rsidRPr="00C8370E">
        <w:t>0</w:t>
      </w:r>
      <w:r w:rsidRPr="00C8370E">
        <w:t>.</w:t>
      </w:r>
      <w:r w:rsidR="00970C05" w:rsidRPr="00C8370E">
        <w:t>8</w:t>
      </w:r>
      <w:r w:rsidRPr="00C8370E">
        <w:t>. При выплате последней пенсии по  схемам №2, №3, №5 и №6 ее размер определяется с учетом дохода от размещения пенсионных резервов за текущий год по ставке, утвержд</w:t>
      </w:r>
      <w:r w:rsidR="00683C12" w:rsidRPr="00C8370E">
        <w:t>аемой Исполнительной дирекцией ф</w:t>
      </w:r>
      <w:r w:rsidRPr="00C8370E">
        <w:t>онда.</w:t>
      </w:r>
    </w:p>
    <w:p w14:paraId="06D1ABE3" w14:textId="77777777" w:rsidR="007746DA" w:rsidRPr="00C8370E" w:rsidRDefault="007746DA" w:rsidP="004141EA">
      <w:pPr>
        <w:spacing w:before="80"/>
        <w:ind w:firstLine="567"/>
        <w:jc w:val="both"/>
      </w:pPr>
      <w:r w:rsidRPr="00C8370E">
        <w:t>10.</w:t>
      </w:r>
      <w:r w:rsidR="00970C05" w:rsidRPr="00C8370E">
        <w:t>9</w:t>
      </w:r>
      <w:r w:rsidRPr="00C8370E">
        <w:t>. Выплата негосударственной пенсии прекращается</w:t>
      </w:r>
      <w:r w:rsidR="00683C12" w:rsidRPr="00C8370E">
        <w:t>:</w:t>
      </w:r>
      <w:r w:rsidRPr="00C8370E">
        <w:t xml:space="preserve"> в случаях:</w:t>
      </w:r>
    </w:p>
    <w:p w14:paraId="34BBC782" w14:textId="77777777" w:rsidR="00C40AAB" w:rsidRPr="00C8370E" w:rsidRDefault="007746DA" w:rsidP="004141EA">
      <w:pPr>
        <w:spacing w:before="80"/>
        <w:ind w:firstLine="567"/>
        <w:jc w:val="both"/>
      </w:pPr>
      <w:r w:rsidRPr="00C8370E">
        <w:t>10.</w:t>
      </w:r>
      <w:r w:rsidR="00970C05" w:rsidRPr="00C8370E">
        <w:t>9</w:t>
      </w:r>
      <w:r w:rsidRPr="00C8370E">
        <w:t>.1.</w:t>
      </w:r>
      <w:r w:rsidR="00C40AAB" w:rsidRPr="00C8370E">
        <w:t xml:space="preserve"> в случае утраты Участником пенсионных оснований;</w:t>
      </w:r>
      <w:r w:rsidRPr="00C8370E">
        <w:t xml:space="preserve"> </w:t>
      </w:r>
    </w:p>
    <w:p w14:paraId="22E187DE" w14:textId="77777777" w:rsidR="007746DA" w:rsidRPr="00C8370E" w:rsidRDefault="00C40AAB" w:rsidP="004141EA">
      <w:pPr>
        <w:spacing w:before="80"/>
        <w:ind w:firstLine="567"/>
        <w:jc w:val="both"/>
      </w:pPr>
      <w:r w:rsidRPr="00C8370E">
        <w:t>10.</w:t>
      </w:r>
      <w:r w:rsidR="00970C05" w:rsidRPr="00C8370E">
        <w:t>9</w:t>
      </w:r>
      <w:r w:rsidRPr="00C8370E">
        <w:t xml:space="preserve">.2. </w:t>
      </w:r>
      <w:r w:rsidR="007746DA" w:rsidRPr="00C8370E">
        <w:t>смерти Участника;</w:t>
      </w:r>
    </w:p>
    <w:p w14:paraId="4126079F" w14:textId="77777777" w:rsidR="007746DA" w:rsidRPr="00C8370E" w:rsidRDefault="007746DA" w:rsidP="004141EA">
      <w:pPr>
        <w:spacing w:before="80"/>
        <w:ind w:firstLine="567"/>
        <w:jc w:val="both"/>
      </w:pPr>
      <w:r w:rsidRPr="00C8370E">
        <w:t>10.</w:t>
      </w:r>
      <w:r w:rsidR="00970C05" w:rsidRPr="00C8370E">
        <w:t>9</w:t>
      </w:r>
      <w:r w:rsidRPr="00C8370E">
        <w:t>.</w:t>
      </w:r>
      <w:r w:rsidR="00C40AAB" w:rsidRPr="00C8370E">
        <w:t>3</w:t>
      </w:r>
      <w:r w:rsidRPr="00C8370E">
        <w:t xml:space="preserve">. </w:t>
      </w:r>
      <w:r w:rsidR="00683C12" w:rsidRPr="00C8370E">
        <w:t xml:space="preserve">при </w:t>
      </w:r>
      <w:r w:rsidR="00DD6C92" w:rsidRPr="00C8370E">
        <w:t>отсутствия в Фонд</w:t>
      </w:r>
      <w:r w:rsidR="00683C12" w:rsidRPr="00C8370E">
        <w:t xml:space="preserve">е информации о месте нахождении </w:t>
      </w:r>
      <w:r w:rsidR="00DD6C92" w:rsidRPr="00C8370E">
        <w:t>Участника;</w:t>
      </w:r>
    </w:p>
    <w:p w14:paraId="6AFF2C89" w14:textId="77777777" w:rsidR="00DD6C92" w:rsidRPr="00C8370E" w:rsidRDefault="00DD6C92" w:rsidP="004141EA">
      <w:pPr>
        <w:spacing w:before="80"/>
        <w:ind w:firstLine="567"/>
        <w:jc w:val="both"/>
      </w:pPr>
      <w:r w:rsidRPr="00C8370E">
        <w:t>10.</w:t>
      </w:r>
      <w:r w:rsidR="00970C05" w:rsidRPr="00C8370E">
        <w:t>9</w:t>
      </w:r>
      <w:r w:rsidRPr="00C8370E">
        <w:t>.</w:t>
      </w:r>
      <w:r w:rsidR="00C40AAB" w:rsidRPr="00C8370E">
        <w:t>4</w:t>
      </w:r>
      <w:r w:rsidRPr="00C8370E">
        <w:t xml:space="preserve">. </w:t>
      </w:r>
      <w:r w:rsidR="00683C12" w:rsidRPr="00C8370E">
        <w:t>при пропуске</w:t>
      </w:r>
      <w:r w:rsidRPr="00C8370E">
        <w:t xml:space="preserve"> сроков регистрации в Фонде;</w:t>
      </w:r>
    </w:p>
    <w:p w14:paraId="5A5C7270" w14:textId="77777777" w:rsidR="00CA4D28" w:rsidRPr="00C8370E" w:rsidRDefault="00CA4D28" w:rsidP="00CA4D28">
      <w:pPr>
        <w:spacing w:before="80"/>
        <w:ind w:firstLine="567"/>
        <w:jc w:val="both"/>
      </w:pPr>
      <w:r w:rsidRPr="00C8370E">
        <w:t>10.</w:t>
      </w:r>
      <w:r w:rsidR="00970C05" w:rsidRPr="00C8370E">
        <w:t>9</w:t>
      </w:r>
      <w:r w:rsidRPr="00C8370E">
        <w:t>.</w:t>
      </w:r>
      <w:r w:rsidR="00970C05" w:rsidRPr="00C8370E">
        <w:t>5</w:t>
      </w:r>
      <w:r w:rsidRPr="00C8370E">
        <w:t>. по истечении установленного пенсионным договором срока выплат;</w:t>
      </w:r>
    </w:p>
    <w:p w14:paraId="279F1778" w14:textId="77777777" w:rsidR="00C40AAB" w:rsidRPr="00C8370E" w:rsidRDefault="00C40AAB" w:rsidP="004141EA">
      <w:pPr>
        <w:spacing w:before="80"/>
        <w:ind w:firstLine="567"/>
        <w:jc w:val="both"/>
      </w:pPr>
      <w:r w:rsidRPr="00C8370E">
        <w:t>10.</w:t>
      </w:r>
      <w:r w:rsidR="00970C05" w:rsidRPr="00C8370E">
        <w:t>9</w:t>
      </w:r>
      <w:r w:rsidRPr="00C8370E">
        <w:t>.</w:t>
      </w:r>
      <w:r w:rsidR="00970C05" w:rsidRPr="00C8370E">
        <w:t>6</w:t>
      </w:r>
      <w:r w:rsidRPr="00C8370E">
        <w:t>. при исчерпании средств, отраженных в рамках именного пенсионного счета, если это предусмотрено пенсионным договором;</w:t>
      </w:r>
    </w:p>
    <w:p w14:paraId="1D5415D6" w14:textId="77777777" w:rsidR="00C40AAB" w:rsidRPr="00C8370E" w:rsidRDefault="00C40AAB" w:rsidP="004141EA">
      <w:pPr>
        <w:spacing w:before="80"/>
        <w:ind w:firstLine="567"/>
        <w:jc w:val="both"/>
      </w:pPr>
      <w:r w:rsidRPr="00C8370E">
        <w:t>10.</w:t>
      </w:r>
      <w:r w:rsidR="00970C05" w:rsidRPr="00C8370E">
        <w:t>10</w:t>
      </w:r>
      <w:r w:rsidRPr="00C8370E">
        <w:t>. Выплата негосударственной пенсии возобновляется на основании заявления Участника с предоставлением необходимых документов, подтверждающих право на ее получение с первого числа месяца</w:t>
      </w:r>
      <w:r w:rsidR="00E3194D" w:rsidRPr="00C8370E">
        <w:t>, следующего за месяцем обращения.</w:t>
      </w:r>
    </w:p>
    <w:p w14:paraId="3DD671E8" w14:textId="77777777" w:rsidR="00C40AAB" w:rsidRPr="00C8370E" w:rsidRDefault="00C40AAB" w:rsidP="004141EA">
      <w:pPr>
        <w:spacing w:before="80"/>
        <w:ind w:firstLine="567"/>
        <w:jc w:val="both"/>
      </w:pPr>
      <w:r w:rsidRPr="00C8370E">
        <w:t>10.</w:t>
      </w:r>
      <w:r w:rsidR="00970C05" w:rsidRPr="00C8370E">
        <w:t>11</w:t>
      </w:r>
      <w:r w:rsidRPr="00C8370E">
        <w:t>. В случае пропусков</w:t>
      </w:r>
      <w:r w:rsidR="00E3194D" w:rsidRPr="00C8370E">
        <w:t xml:space="preserve"> сроков регистрации по независимым от Участника причинам и подтверждения данного факта документально, выплата негосударственной пенсии возобновляется за весь период.</w:t>
      </w:r>
    </w:p>
    <w:p w14:paraId="66DCAFD7" w14:textId="77777777" w:rsidR="00C079BB" w:rsidRPr="00C8370E" w:rsidRDefault="00C079BB" w:rsidP="004141EA">
      <w:pPr>
        <w:spacing w:before="80"/>
        <w:ind w:firstLine="567"/>
        <w:jc w:val="both"/>
      </w:pPr>
      <w:r w:rsidRPr="00C8370E">
        <w:t>10.1</w:t>
      </w:r>
      <w:r w:rsidR="00970C05" w:rsidRPr="00C8370E">
        <w:t>2</w:t>
      </w:r>
      <w:r w:rsidRPr="00C8370E">
        <w:t xml:space="preserve">. Выплаты негосударственных пенсий осуществляется Фондом денежными средствами в валюте РФ путем перечисления на лицевой счет Участника в кредитных учреждениях, либо почтовым переводом, либо через организации, осуществляющие доставку пенсий, с которыми Фонд заключил соответствующие договора, либо, в особых случаях, наличными в кассе </w:t>
      </w:r>
      <w:r w:rsidR="006D7750" w:rsidRPr="00C8370E">
        <w:t>Ф</w:t>
      </w:r>
      <w:r w:rsidRPr="00C8370E">
        <w:t>онда (с учетом действующего законодательства РФ и правил расчетно-кассовых операций). Источники покрытия затрат по переводу платежа (по доставке негосударственной пенсии)</w:t>
      </w:r>
      <w:r w:rsidR="006D7750" w:rsidRPr="00C8370E">
        <w:t xml:space="preserve"> устанавливаются в пенсионном договоре в соответствии с действующим законодательством.</w:t>
      </w:r>
    </w:p>
    <w:p w14:paraId="3B52ADC9" w14:textId="77777777" w:rsidR="005706EF" w:rsidRPr="00C8370E" w:rsidRDefault="005E1860" w:rsidP="005E1860">
      <w:pPr>
        <w:pStyle w:val="a4"/>
        <w:spacing w:before="80"/>
        <w:ind w:firstLine="567"/>
      </w:pPr>
      <w:r w:rsidRPr="00C8370E">
        <w:t xml:space="preserve"> </w:t>
      </w:r>
      <w:bookmarkStart w:id="30" w:name="_Toc34183953"/>
      <w:r w:rsidR="008658F4" w:rsidRPr="00C8370E">
        <w:t>1</w:t>
      </w:r>
      <w:r w:rsidRPr="00C8370E">
        <w:t>1</w:t>
      </w:r>
      <w:r w:rsidR="005706EF" w:rsidRPr="00C8370E">
        <w:t xml:space="preserve">. ПЕНСИОННЫЙ ДОГОВОР. ПОРЯДОК ЗАКЛЮЧЕНИЯ, ИЗМЕНЕНИЯ </w:t>
      </w:r>
      <w:r w:rsidRPr="00C8370E">
        <w:t xml:space="preserve">ИЛИ </w:t>
      </w:r>
      <w:r w:rsidR="005706EF" w:rsidRPr="00C8370E">
        <w:t>ПРЕКРАЩЕНИЯ</w:t>
      </w:r>
      <w:bookmarkEnd w:id="16"/>
      <w:bookmarkEnd w:id="30"/>
      <w:r w:rsidRPr="00C8370E">
        <w:t>.</w:t>
      </w:r>
    </w:p>
    <w:p w14:paraId="6DE1DA53" w14:textId="77777777" w:rsidR="005706EF" w:rsidRPr="00C8370E" w:rsidRDefault="008658F4" w:rsidP="008658F4">
      <w:pPr>
        <w:pStyle w:val="a5"/>
        <w:spacing w:after="80"/>
        <w:ind w:firstLine="567"/>
      </w:pPr>
      <w:r w:rsidRPr="00C8370E">
        <w:rPr>
          <w:i w:val="0"/>
        </w:rPr>
        <w:t>1</w:t>
      </w:r>
      <w:r w:rsidR="008E033C" w:rsidRPr="00C8370E">
        <w:rPr>
          <w:i w:val="0"/>
        </w:rPr>
        <w:t>1</w:t>
      </w:r>
      <w:r w:rsidR="005706EF" w:rsidRPr="00C8370E">
        <w:rPr>
          <w:i w:val="0"/>
        </w:rPr>
        <w:t>.1. Общая характеристика правовых особенностей пенсионного договора</w:t>
      </w:r>
      <w:r w:rsidR="005706EF" w:rsidRPr="00C8370E">
        <w:t xml:space="preserve">: </w:t>
      </w:r>
    </w:p>
    <w:p w14:paraId="0C8187FC" w14:textId="77777777" w:rsidR="005706EF" w:rsidRPr="00C8370E" w:rsidRDefault="008658F4" w:rsidP="008658F4">
      <w:pPr>
        <w:pStyle w:val="a5"/>
        <w:spacing w:after="80"/>
        <w:ind w:firstLine="567"/>
        <w:rPr>
          <w:i w:val="0"/>
        </w:rPr>
      </w:pPr>
      <w:r w:rsidRPr="00C8370E">
        <w:rPr>
          <w:i w:val="0"/>
        </w:rPr>
        <w:t>1</w:t>
      </w:r>
      <w:r w:rsidR="008E033C" w:rsidRPr="00C8370E">
        <w:rPr>
          <w:i w:val="0"/>
        </w:rPr>
        <w:t>1</w:t>
      </w:r>
      <w:r w:rsidR="005706EF" w:rsidRPr="00C8370E">
        <w:rPr>
          <w:i w:val="0"/>
        </w:rPr>
        <w:t xml:space="preserve">.1.1 Фонд осуществляет негосударственное пенсионное обеспечение на основании пенсионных договоров с Вкладчиками в пользу Участников или договоров с Вкладчиками в свою пользу. </w:t>
      </w:r>
    </w:p>
    <w:p w14:paraId="604A7C54" w14:textId="77777777" w:rsidR="005706EF" w:rsidRPr="00C8370E" w:rsidRDefault="005706EF" w:rsidP="008658F4">
      <w:pPr>
        <w:pStyle w:val="a5"/>
        <w:spacing w:after="80"/>
        <w:ind w:firstLine="567"/>
        <w:rPr>
          <w:b/>
          <w:i w:val="0"/>
        </w:rPr>
      </w:pPr>
      <w:r w:rsidRPr="00C8370E">
        <w:rPr>
          <w:i w:val="0"/>
        </w:rPr>
        <w:t xml:space="preserve">Пенсионный договор, заключаемый с Вкладчиком в пользу Участника (Участников), есть договор в пользу третьего лица, выгодоприобретателем по которому является Участник (Участники).  </w:t>
      </w:r>
    </w:p>
    <w:p w14:paraId="24907BAF" w14:textId="77777777" w:rsidR="005706EF" w:rsidRPr="00C8370E" w:rsidRDefault="008658F4" w:rsidP="008658F4">
      <w:pPr>
        <w:pStyle w:val="a4"/>
        <w:spacing w:after="80"/>
        <w:ind w:firstLine="567"/>
        <w:rPr>
          <w:b w:val="0"/>
        </w:rPr>
      </w:pPr>
      <w:r w:rsidRPr="00C8370E">
        <w:rPr>
          <w:b w:val="0"/>
        </w:rPr>
        <w:t>1</w:t>
      </w:r>
      <w:r w:rsidR="008E033C" w:rsidRPr="00C8370E">
        <w:rPr>
          <w:b w:val="0"/>
        </w:rPr>
        <w:t>1</w:t>
      </w:r>
      <w:r w:rsidR="005706EF" w:rsidRPr="00C8370E">
        <w:rPr>
          <w:b w:val="0"/>
        </w:rPr>
        <w:t>.1.2</w:t>
      </w:r>
      <w:r w:rsidR="005706EF" w:rsidRPr="00C8370E">
        <w:t xml:space="preserve">. </w:t>
      </w:r>
      <w:r w:rsidR="005706EF" w:rsidRPr="00C8370E">
        <w:rPr>
          <w:b w:val="0"/>
        </w:rPr>
        <w:t>К правовым особенностям пенсионного договора относится следующее:</w:t>
      </w:r>
    </w:p>
    <w:p w14:paraId="55E5A1E5" w14:textId="77777777" w:rsidR="008658F4" w:rsidRPr="00C8370E" w:rsidRDefault="001E3E3D" w:rsidP="00F60D60">
      <w:pPr>
        <w:numPr>
          <w:ilvl w:val="0"/>
          <w:numId w:val="29"/>
        </w:numPr>
        <w:tabs>
          <w:tab w:val="clear" w:pos="360"/>
          <w:tab w:val="num" w:pos="851"/>
        </w:tabs>
        <w:spacing w:after="80"/>
        <w:ind w:left="0" w:firstLine="567"/>
        <w:jc w:val="both"/>
      </w:pPr>
      <w:r w:rsidRPr="00C8370E">
        <w:t>исполнимость обязательств ф</w:t>
      </w:r>
      <w:r w:rsidR="005706EF" w:rsidRPr="00C8370E">
        <w:t>онда обуславливается исполнением своих обязательств Вкла</w:t>
      </w:r>
      <w:r w:rsidRPr="00C8370E">
        <w:t>дчиком, поэтому исполнение ф</w:t>
      </w:r>
      <w:r w:rsidR="005706EF" w:rsidRPr="00C8370E">
        <w:t>ондом обязательств перед Участниками квалифицируется как встречное;</w:t>
      </w:r>
    </w:p>
    <w:p w14:paraId="6580A64E" w14:textId="77777777" w:rsidR="008658F4" w:rsidRPr="00C8370E" w:rsidRDefault="005706EF" w:rsidP="00F60D60">
      <w:pPr>
        <w:numPr>
          <w:ilvl w:val="0"/>
          <w:numId w:val="29"/>
        </w:numPr>
        <w:tabs>
          <w:tab w:val="clear" w:pos="360"/>
          <w:tab w:val="num" w:pos="851"/>
        </w:tabs>
        <w:spacing w:after="80"/>
        <w:ind w:left="0" w:firstLine="567"/>
        <w:jc w:val="both"/>
        <w:rPr>
          <w:b/>
        </w:rPr>
      </w:pPr>
      <w:r w:rsidRPr="00C8370E">
        <w:t>исполнение встречных обязательств может быть приостановлено или прекращено в случае непредставления обязанной стороной обусловленного договором исполнения либо наличия обстоятельств, очевидно свидетельствующих о том, что такое исполнение не будет произведено в установленный срок. Пр</w:t>
      </w:r>
      <w:r w:rsidR="001E3E3D" w:rsidRPr="00C8370E">
        <w:t>и этом исполнение обязательств ф</w:t>
      </w:r>
      <w:r w:rsidRPr="00C8370E">
        <w:t>онда перед Участниками по выплате ранее назначенных пенсий продолжается в полном объеме;</w:t>
      </w:r>
    </w:p>
    <w:p w14:paraId="1378EF8E" w14:textId="77777777" w:rsidR="008658F4" w:rsidRPr="00C8370E" w:rsidRDefault="005706EF" w:rsidP="00F60D60">
      <w:pPr>
        <w:numPr>
          <w:ilvl w:val="0"/>
          <w:numId w:val="29"/>
        </w:numPr>
        <w:tabs>
          <w:tab w:val="clear" w:pos="360"/>
          <w:tab w:val="num" w:pos="851"/>
        </w:tabs>
        <w:spacing w:after="80"/>
        <w:ind w:left="0" w:firstLine="567"/>
        <w:jc w:val="both"/>
      </w:pPr>
      <w:r w:rsidRPr="00C8370E">
        <w:t>Фонд исполняет свои обязательства по пенсионному договору не Вкладчику, а Участнику, указанному  в договоре;</w:t>
      </w:r>
    </w:p>
    <w:p w14:paraId="218ADFAC" w14:textId="77777777" w:rsidR="008658F4" w:rsidRPr="00C8370E" w:rsidRDefault="005706EF" w:rsidP="00F60D60">
      <w:pPr>
        <w:numPr>
          <w:ilvl w:val="0"/>
          <w:numId w:val="29"/>
        </w:numPr>
        <w:tabs>
          <w:tab w:val="clear" w:pos="360"/>
          <w:tab w:val="num" w:pos="851"/>
        </w:tabs>
        <w:spacing w:after="80"/>
        <w:ind w:left="0" w:firstLine="567"/>
        <w:jc w:val="both"/>
      </w:pPr>
      <w:r w:rsidRPr="00C8370E">
        <w:t>Участник</w:t>
      </w:r>
      <w:r w:rsidRPr="00C8370E">
        <w:rPr>
          <w:b/>
        </w:rPr>
        <w:t>,</w:t>
      </w:r>
      <w:r w:rsidRPr="00C8370E">
        <w:t xml:space="preserve">   в   пользу   которого    должно   быть      произведено    исполнение, наделяется самостоятельным</w:t>
      </w:r>
      <w:r w:rsidR="001E3E3D" w:rsidRPr="00C8370E">
        <w:t xml:space="preserve"> правом требования в отношении ф</w:t>
      </w:r>
      <w:r w:rsidRPr="00C8370E">
        <w:t xml:space="preserve">онда по договорному </w:t>
      </w:r>
      <w:r w:rsidRPr="00C8370E">
        <w:lastRenderedPageBreak/>
        <w:t>обязательству при наличии у этого Участника пенсионных оснований</w:t>
      </w:r>
      <w:r w:rsidRPr="00C8370E">
        <w:rPr>
          <w:b/>
        </w:rPr>
        <w:t xml:space="preserve">, </w:t>
      </w:r>
      <w:r w:rsidRPr="00C8370E">
        <w:t>обусловленных действующим законодательством и установленных пенсионным договором.</w:t>
      </w:r>
    </w:p>
    <w:p w14:paraId="67B38F17" w14:textId="77777777" w:rsidR="008658F4" w:rsidRPr="00C8370E" w:rsidRDefault="005706EF" w:rsidP="00F60D60">
      <w:pPr>
        <w:numPr>
          <w:ilvl w:val="0"/>
          <w:numId w:val="29"/>
        </w:numPr>
        <w:tabs>
          <w:tab w:val="clear" w:pos="360"/>
          <w:tab w:val="num" w:pos="851"/>
        </w:tabs>
        <w:spacing w:after="80"/>
        <w:ind w:left="0" w:firstLine="567"/>
        <w:jc w:val="both"/>
      </w:pPr>
      <w:r w:rsidRPr="00C8370E">
        <w:t>с момента выражения   Участником   намерения      воспользоваться своим правом по договору Фонду и Вкладчику запрещается изменять или расторгать договор без согласия</w:t>
      </w:r>
    </w:p>
    <w:p w14:paraId="6E855BBD" w14:textId="77777777" w:rsidR="005706EF" w:rsidRPr="00C8370E" w:rsidRDefault="005706EF" w:rsidP="008658F4">
      <w:pPr>
        <w:spacing w:after="80"/>
        <w:jc w:val="both"/>
      </w:pPr>
      <w:r w:rsidRPr="00C8370E">
        <w:t xml:space="preserve"> Участника, за исключением случаев, предусмотренных п.п. </w:t>
      </w:r>
      <w:r w:rsidR="008E033C" w:rsidRPr="00C8370E">
        <w:t>11</w:t>
      </w:r>
      <w:r w:rsidRPr="00C8370E">
        <w:t xml:space="preserve">.2 и </w:t>
      </w:r>
      <w:r w:rsidR="008E033C" w:rsidRPr="00C8370E">
        <w:t>11</w:t>
      </w:r>
      <w:r w:rsidRPr="00C8370E">
        <w:t>.3 настоящих Правил.</w:t>
      </w:r>
    </w:p>
    <w:p w14:paraId="0D1D6191" w14:textId="77777777" w:rsidR="001D4A48" w:rsidRPr="00C8370E" w:rsidRDefault="008658F4" w:rsidP="008658F4">
      <w:pPr>
        <w:spacing w:after="80"/>
        <w:ind w:firstLine="567"/>
        <w:jc w:val="both"/>
      </w:pPr>
      <w:r w:rsidRPr="00C8370E">
        <w:t>1</w:t>
      </w:r>
      <w:r w:rsidR="008E033C" w:rsidRPr="00C8370E">
        <w:t>1</w:t>
      </w:r>
      <w:r w:rsidR="005706EF" w:rsidRPr="00C8370E">
        <w:t xml:space="preserve">.1.3. Пенсионный договор должен </w:t>
      </w:r>
      <w:r w:rsidR="001D4A48" w:rsidRPr="00C8370E">
        <w:t>содержать:</w:t>
      </w:r>
    </w:p>
    <w:p w14:paraId="3B34AD8D" w14:textId="77777777" w:rsidR="001D4A48" w:rsidRPr="00C8370E" w:rsidRDefault="005706EF" w:rsidP="001D4A48">
      <w:pPr>
        <w:numPr>
          <w:ilvl w:val="0"/>
          <w:numId w:val="36"/>
        </w:numPr>
        <w:spacing w:after="80"/>
        <w:jc w:val="both"/>
      </w:pPr>
      <w:r w:rsidRPr="00C8370E">
        <w:t>наименование сторон;</w:t>
      </w:r>
    </w:p>
    <w:p w14:paraId="6EF2C4B3" w14:textId="77777777" w:rsidR="001D4A48" w:rsidRPr="00C8370E" w:rsidRDefault="001D4A48" w:rsidP="001D4A48">
      <w:pPr>
        <w:numPr>
          <w:ilvl w:val="0"/>
          <w:numId w:val="36"/>
        </w:numPr>
        <w:spacing w:after="80"/>
        <w:jc w:val="both"/>
      </w:pPr>
      <w:r w:rsidRPr="00C8370E">
        <w:t>сведения о предмете договора;</w:t>
      </w:r>
    </w:p>
    <w:p w14:paraId="7270F5FE" w14:textId="77777777" w:rsidR="001D4A48" w:rsidRPr="00C8370E" w:rsidRDefault="005706EF" w:rsidP="001D4A48">
      <w:pPr>
        <w:numPr>
          <w:ilvl w:val="0"/>
          <w:numId w:val="36"/>
        </w:numPr>
        <w:spacing w:after="80"/>
        <w:jc w:val="both"/>
      </w:pPr>
      <w:r w:rsidRPr="00C8370E">
        <w:t>положения о правах и обязанностях сторон</w:t>
      </w:r>
      <w:r w:rsidR="001D4A48" w:rsidRPr="00C8370E">
        <w:rPr>
          <w:bCs/>
        </w:rPr>
        <w:t>;</w:t>
      </w:r>
    </w:p>
    <w:p w14:paraId="729A11EC" w14:textId="77777777" w:rsidR="001D4A48" w:rsidRPr="00C8370E" w:rsidRDefault="005706EF" w:rsidP="001D4A48">
      <w:pPr>
        <w:numPr>
          <w:ilvl w:val="0"/>
          <w:numId w:val="36"/>
        </w:numPr>
        <w:spacing w:after="80"/>
        <w:jc w:val="both"/>
      </w:pPr>
      <w:r w:rsidRPr="00C8370E">
        <w:rPr>
          <w:bCs/>
        </w:rPr>
        <w:t>положения о порядке и об условиях внесения пенсионных взносов;</w:t>
      </w:r>
    </w:p>
    <w:p w14:paraId="1BAE864B" w14:textId="77777777" w:rsidR="001D4A48" w:rsidRPr="00C8370E" w:rsidRDefault="001D4A48" w:rsidP="001D4A48">
      <w:pPr>
        <w:numPr>
          <w:ilvl w:val="0"/>
          <w:numId w:val="36"/>
        </w:numPr>
        <w:spacing w:after="80"/>
        <w:jc w:val="both"/>
      </w:pPr>
      <w:r w:rsidRPr="00C8370E">
        <w:rPr>
          <w:bCs/>
        </w:rPr>
        <w:t>вид пенсионной схемы;</w:t>
      </w:r>
    </w:p>
    <w:p w14:paraId="1162B2F5" w14:textId="77777777" w:rsidR="001D4A48" w:rsidRPr="00C8370E" w:rsidRDefault="005706EF" w:rsidP="001D4A48">
      <w:pPr>
        <w:numPr>
          <w:ilvl w:val="0"/>
          <w:numId w:val="36"/>
        </w:numPr>
        <w:spacing w:after="80"/>
        <w:jc w:val="both"/>
      </w:pPr>
      <w:r w:rsidRPr="00C8370E">
        <w:rPr>
          <w:bCs/>
        </w:rPr>
        <w:t>пенсионные основания;</w:t>
      </w:r>
    </w:p>
    <w:p w14:paraId="12780DF7" w14:textId="77777777" w:rsidR="001D4A48" w:rsidRPr="00C8370E" w:rsidRDefault="005706EF" w:rsidP="001D4A48">
      <w:pPr>
        <w:numPr>
          <w:ilvl w:val="0"/>
          <w:numId w:val="36"/>
        </w:numPr>
        <w:spacing w:after="80"/>
        <w:jc w:val="both"/>
      </w:pPr>
      <w:r w:rsidRPr="00C8370E">
        <w:rPr>
          <w:bCs/>
        </w:rPr>
        <w:t>положения о порядке выплаты негосударственных пенсий;</w:t>
      </w:r>
    </w:p>
    <w:p w14:paraId="22BC6F9C" w14:textId="77777777" w:rsidR="001D4A48" w:rsidRPr="00C8370E" w:rsidRDefault="005706EF" w:rsidP="001D4A48">
      <w:pPr>
        <w:numPr>
          <w:ilvl w:val="0"/>
          <w:numId w:val="36"/>
        </w:numPr>
        <w:spacing w:after="80"/>
        <w:jc w:val="both"/>
      </w:pPr>
      <w:r w:rsidRPr="00C8370E">
        <w:t>положения об ответственности сторон за неисполнение своих обязательств;</w:t>
      </w:r>
    </w:p>
    <w:p w14:paraId="321273F6" w14:textId="77777777" w:rsidR="001D4A48" w:rsidRPr="00C8370E" w:rsidRDefault="005706EF" w:rsidP="001D4A48">
      <w:pPr>
        <w:numPr>
          <w:ilvl w:val="0"/>
          <w:numId w:val="36"/>
        </w:numPr>
        <w:spacing w:after="80"/>
        <w:jc w:val="both"/>
      </w:pPr>
      <w:r w:rsidRPr="00C8370E">
        <w:t>сроки действия и прекращения договора;</w:t>
      </w:r>
    </w:p>
    <w:p w14:paraId="08F7785E" w14:textId="77777777" w:rsidR="001D4A48" w:rsidRPr="00C8370E" w:rsidRDefault="005706EF" w:rsidP="001D4A48">
      <w:pPr>
        <w:numPr>
          <w:ilvl w:val="0"/>
          <w:numId w:val="36"/>
        </w:numPr>
        <w:spacing w:after="80"/>
        <w:jc w:val="both"/>
      </w:pPr>
      <w:r w:rsidRPr="00C8370E">
        <w:t>положения о порядке и условиях изменения и расторжения договора;</w:t>
      </w:r>
    </w:p>
    <w:p w14:paraId="18D15304" w14:textId="77777777" w:rsidR="001D4A48" w:rsidRPr="00C8370E" w:rsidRDefault="005706EF" w:rsidP="001D4A48">
      <w:pPr>
        <w:numPr>
          <w:ilvl w:val="0"/>
          <w:numId w:val="36"/>
        </w:numPr>
        <w:spacing w:after="80"/>
        <w:jc w:val="both"/>
      </w:pPr>
      <w:r w:rsidRPr="00C8370E">
        <w:t>положения о порядке урегулирования споров;</w:t>
      </w:r>
    </w:p>
    <w:p w14:paraId="316A8204" w14:textId="77777777" w:rsidR="005706EF" w:rsidRPr="00C8370E" w:rsidRDefault="001D4A48" w:rsidP="008658F4">
      <w:pPr>
        <w:numPr>
          <w:ilvl w:val="0"/>
          <w:numId w:val="36"/>
        </w:numPr>
        <w:spacing w:after="80"/>
        <w:jc w:val="both"/>
      </w:pPr>
      <w:r w:rsidRPr="00C8370E">
        <w:t>реквизиты сторон.</w:t>
      </w:r>
    </w:p>
    <w:p w14:paraId="5E0AAAD1" w14:textId="77777777" w:rsidR="001D4A48" w:rsidRPr="00C8370E" w:rsidRDefault="001D4A48" w:rsidP="001D4A48">
      <w:pPr>
        <w:spacing w:after="80"/>
        <w:ind w:firstLine="567"/>
        <w:jc w:val="both"/>
      </w:pPr>
      <w:r w:rsidRPr="00C8370E">
        <w:t>Пенсионным договором могут быть предусмотрены другие положения, не противоречащие законодательству РФ.</w:t>
      </w:r>
    </w:p>
    <w:p w14:paraId="5A480C2F" w14:textId="77777777" w:rsidR="005706EF" w:rsidRPr="00C8370E" w:rsidRDefault="00B80DBD" w:rsidP="008658F4">
      <w:pPr>
        <w:spacing w:after="80"/>
        <w:ind w:firstLine="567"/>
        <w:jc w:val="both"/>
      </w:pPr>
      <w:r w:rsidRPr="00C8370E">
        <w:t xml:space="preserve"> </w:t>
      </w:r>
      <w:r w:rsidR="008658F4" w:rsidRPr="00C8370E">
        <w:t>1</w:t>
      </w:r>
      <w:r w:rsidR="008E033C" w:rsidRPr="00C8370E">
        <w:t>1</w:t>
      </w:r>
      <w:r w:rsidR="005706EF" w:rsidRPr="00C8370E">
        <w:t>.1.</w:t>
      </w:r>
      <w:r w:rsidRPr="00C8370E">
        <w:t>4</w:t>
      </w:r>
      <w:r w:rsidR="005706EF" w:rsidRPr="00C8370E">
        <w:t>. Взаимные обязанности сторон по пенсионному договору следует понимать следующим образом:</w:t>
      </w:r>
    </w:p>
    <w:p w14:paraId="1908555F" w14:textId="77777777" w:rsidR="008658F4" w:rsidRPr="00C8370E" w:rsidRDefault="005706EF" w:rsidP="00F60D60">
      <w:pPr>
        <w:pStyle w:val="20"/>
        <w:numPr>
          <w:ilvl w:val="1"/>
          <w:numId w:val="24"/>
        </w:numPr>
        <w:tabs>
          <w:tab w:val="clear" w:pos="1440"/>
          <w:tab w:val="num" w:pos="851"/>
        </w:tabs>
        <w:spacing w:after="80"/>
        <w:ind w:left="0" w:firstLine="567"/>
        <w:rPr>
          <w:b w:val="0"/>
        </w:rPr>
      </w:pPr>
      <w:r w:rsidRPr="00C8370E">
        <w:rPr>
          <w:b w:val="0"/>
        </w:rPr>
        <w:t>обязанности Вкладчика – соблюдение условий  пенсионного договора в части</w:t>
      </w:r>
      <w:r w:rsidRPr="00C8370E">
        <w:t xml:space="preserve"> </w:t>
      </w:r>
      <w:r w:rsidRPr="00C8370E">
        <w:rPr>
          <w:b w:val="0"/>
        </w:rPr>
        <w:t>размера и периодичности перечисления пенсионных взносов</w:t>
      </w:r>
      <w:r w:rsidRPr="00C8370E">
        <w:t xml:space="preserve"> </w:t>
      </w:r>
      <w:r w:rsidRPr="00C8370E">
        <w:rPr>
          <w:b w:val="0"/>
        </w:rPr>
        <w:t xml:space="preserve"> в соответствии с выбранной  пенси</w:t>
      </w:r>
      <w:r w:rsidR="001E3E3D" w:rsidRPr="00C8370E">
        <w:rPr>
          <w:b w:val="0"/>
        </w:rPr>
        <w:t>онной схемой и  Правилами ф</w:t>
      </w:r>
      <w:r w:rsidR="008658F4" w:rsidRPr="00C8370E">
        <w:rPr>
          <w:b w:val="0"/>
        </w:rPr>
        <w:t>онда;</w:t>
      </w:r>
    </w:p>
    <w:p w14:paraId="6FBFDF5F" w14:textId="77777777" w:rsidR="005706EF" w:rsidRPr="00C8370E" w:rsidRDefault="001E3E3D" w:rsidP="00F60D60">
      <w:pPr>
        <w:pStyle w:val="20"/>
        <w:numPr>
          <w:ilvl w:val="1"/>
          <w:numId w:val="24"/>
        </w:numPr>
        <w:tabs>
          <w:tab w:val="clear" w:pos="1440"/>
          <w:tab w:val="num" w:pos="851"/>
        </w:tabs>
        <w:spacing w:after="80"/>
        <w:ind w:left="0" w:firstLine="567"/>
        <w:rPr>
          <w:b w:val="0"/>
        </w:rPr>
      </w:pPr>
      <w:r w:rsidRPr="00C8370E">
        <w:rPr>
          <w:b w:val="0"/>
        </w:rPr>
        <w:t>обязанности ф</w:t>
      </w:r>
      <w:r w:rsidR="005706EF" w:rsidRPr="00C8370E">
        <w:rPr>
          <w:b w:val="0"/>
        </w:rPr>
        <w:t>онда – формирование пенсионного резерва для исполнения оплаченных  пенсионных обязательств перед Участниками и выплата пенсии Участникам согласно условиям пенсионного договора, выбранной пенсионной схеме и Правилам Фонда.</w:t>
      </w:r>
    </w:p>
    <w:p w14:paraId="2EE932C1" w14:textId="77777777" w:rsidR="005706EF" w:rsidRPr="00C8370E" w:rsidRDefault="008658F4" w:rsidP="008658F4">
      <w:pPr>
        <w:pStyle w:val="a4"/>
        <w:spacing w:after="80"/>
        <w:ind w:firstLine="567"/>
        <w:rPr>
          <w:b w:val="0"/>
        </w:rPr>
      </w:pPr>
      <w:r w:rsidRPr="00C8370E">
        <w:rPr>
          <w:b w:val="0"/>
        </w:rPr>
        <w:t>1</w:t>
      </w:r>
      <w:r w:rsidR="008E033C" w:rsidRPr="00C8370E">
        <w:rPr>
          <w:b w:val="0"/>
        </w:rPr>
        <w:t>1</w:t>
      </w:r>
      <w:r w:rsidR="005706EF" w:rsidRPr="00C8370E">
        <w:rPr>
          <w:b w:val="0"/>
        </w:rPr>
        <w:t>.1.</w:t>
      </w:r>
      <w:r w:rsidR="00B80DBD" w:rsidRPr="00C8370E">
        <w:rPr>
          <w:b w:val="0"/>
        </w:rPr>
        <w:t>5</w:t>
      </w:r>
      <w:r w:rsidR="005706EF" w:rsidRPr="00C8370E">
        <w:rPr>
          <w:b w:val="0"/>
        </w:rPr>
        <w:t xml:space="preserve">. Возобновление исполнения встречных обязательств, приостановленных либо прекращенных в случаях, оговоренных в п. </w:t>
      </w:r>
      <w:r w:rsidR="00BC16C9" w:rsidRPr="00C8370E">
        <w:rPr>
          <w:b w:val="0"/>
        </w:rPr>
        <w:t>11</w:t>
      </w:r>
      <w:r w:rsidR="005706EF" w:rsidRPr="00C8370E">
        <w:rPr>
          <w:b w:val="0"/>
        </w:rPr>
        <w:t>.1.2 настоящих Правил, может быть возобновлено на прежних условиях после устранения нарушений пенсионной схемы либо на других условиях по соглашению Фонда с Вкладчик</w:t>
      </w:r>
      <w:r w:rsidR="001E3E3D" w:rsidRPr="00C8370E">
        <w:rPr>
          <w:b w:val="0"/>
        </w:rPr>
        <w:t>ом, не противоречащих Правилам ф</w:t>
      </w:r>
      <w:r w:rsidR="005706EF" w:rsidRPr="00C8370E">
        <w:rPr>
          <w:b w:val="0"/>
        </w:rPr>
        <w:t xml:space="preserve">онда.  </w:t>
      </w:r>
    </w:p>
    <w:p w14:paraId="434CD7AD" w14:textId="77777777" w:rsidR="005706EF" w:rsidRPr="00C8370E" w:rsidRDefault="008658F4" w:rsidP="008658F4">
      <w:pPr>
        <w:spacing w:after="80"/>
        <w:ind w:firstLine="567"/>
        <w:jc w:val="both"/>
      </w:pPr>
      <w:r w:rsidRPr="00C8370E">
        <w:t>1</w:t>
      </w:r>
      <w:r w:rsidR="008E033C" w:rsidRPr="00C8370E">
        <w:t>1</w:t>
      </w:r>
      <w:r w:rsidR="005706EF" w:rsidRPr="00C8370E">
        <w:t>.2. Порядок внесения изменений и дополнений в пенсионный договор.</w:t>
      </w:r>
    </w:p>
    <w:p w14:paraId="75FADF36" w14:textId="77777777" w:rsidR="005706EF" w:rsidRPr="00C8370E" w:rsidRDefault="008658F4" w:rsidP="008658F4">
      <w:pPr>
        <w:pStyle w:val="a5"/>
        <w:spacing w:after="80"/>
        <w:ind w:firstLine="567"/>
        <w:rPr>
          <w:i w:val="0"/>
        </w:rPr>
      </w:pPr>
      <w:r w:rsidRPr="00C8370E">
        <w:rPr>
          <w:i w:val="0"/>
        </w:rPr>
        <w:t>1</w:t>
      </w:r>
      <w:r w:rsidR="008E033C" w:rsidRPr="00C8370E">
        <w:rPr>
          <w:i w:val="0"/>
        </w:rPr>
        <w:t>1</w:t>
      </w:r>
      <w:r w:rsidR="005706EF" w:rsidRPr="00C8370E">
        <w:rPr>
          <w:i w:val="0"/>
        </w:rPr>
        <w:t>.2.1. Изменения и дополнения в пенсионный договор вносятся по взаимному согласию сторон и оформляются дополнительным соглашением к договору.</w:t>
      </w:r>
    </w:p>
    <w:p w14:paraId="345212E1" w14:textId="77777777" w:rsidR="005706EF" w:rsidRPr="00C8370E" w:rsidRDefault="008658F4" w:rsidP="008658F4">
      <w:pPr>
        <w:spacing w:after="80"/>
        <w:ind w:firstLine="567"/>
        <w:jc w:val="both"/>
      </w:pPr>
      <w:r w:rsidRPr="00C8370E">
        <w:t>1</w:t>
      </w:r>
      <w:r w:rsidR="008E033C" w:rsidRPr="00C8370E">
        <w:t>1</w:t>
      </w:r>
      <w:r w:rsidR="005706EF" w:rsidRPr="00C8370E">
        <w:t>.2.2. В случае если внесение изменений и дополнений в пенсионный договор обусловлено требованиями з</w:t>
      </w:r>
      <w:r w:rsidR="001E3E3D" w:rsidRPr="00C8370E">
        <w:t>аконодательства, то Вкладчик и ф</w:t>
      </w:r>
      <w:r w:rsidR="005706EF" w:rsidRPr="00C8370E">
        <w:t>онд обязаны привести пенсионный договор и   в соответствие с этими требованиями.</w:t>
      </w:r>
    </w:p>
    <w:p w14:paraId="4BAB09BE" w14:textId="77777777" w:rsidR="005706EF" w:rsidRPr="00C8370E" w:rsidRDefault="008658F4" w:rsidP="008658F4">
      <w:pPr>
        <w:spacing w:after="80"/>
        <w:ind w:firstLine="567"/>
        <w:jc w:val="both"/>
      </w:pPr>
      <w:r w:rsidRPr="00C8370E">
        <w:t>1</w:t>
      </w:r>
      <w:r w:rsidR="008E033C" w:rsidRPr="00C8370E">
        <w:t>1</w:t>
      </w:r>
      <w:r w:rsidR="005706EF" w:rsidRPr="00C8370E">
        <w:t>.3. Прекращение действия пенсионного договора, в том числе условия его расторжения и выплат выкупных сумм.</w:t>
      </w:r>
    </w:p>
    <w:p w14:paraId="7BA1AD37" w14:textId="77777777" w:rsidR="005706EF" w:rsidRPr="00C8370E" w:rsidRDefault="008658F4" w:rsidP="008658F4">
      <w:pPr>
        <w:spacing w:after="80"/>
        <w:ind w:firstLine="567"/>
        <w:jc w:val="both"/>
      </w:pPr>
      <w:r w:rsidRPr="00C8370E">
        <w:t>1</w:t>
      </w:r>
      <w:r w:rsidR="008E033C" w:rsidRPr="00C8370E">
        <w:t>1</w:t>
      </w:r>
      <w:r w:rsidR="005706EF" w:rsidRPr="00C8370E">
        <w:t>.3.1. Пенсионный договор прекращает свое действие:</w:t>
      </w:r>
    </w:p>
    <w:p w14:paraId="047F061A" w14:textId="77777777" w:rsidR="005706EF" w:rsidRPr="00C8370E" w:rsidRDefault="005706EF" w:rsidP="008658F4">
      <w:pPr>
        <w:spacing w:after="80"/>
        <w:ind w:firstLine="567"/>
        <w:jc w:val="both"/>
      </w:pPr>
      <w:r w:rsidRPr="00C8370E">
        <w:t>а) в случае полного, надлежащего выполнения Фондом принятых на себя обязательств;</w:t>
      </w:r>
    </w:p>
    <w:p w14:paraId="1819D54F" w14:textId="77777777" w:rsidR="005706EF" w:rsidRPr="00C8370E" w:rsidRDefault="001E3E3D" w:rsidP="008658F4">
      <w:pPr>
        <w:spacing w:after="80"/>
        <w:ind w:firstLine="567"/>
        <w:jc w:val="both"/>
      </w:pPr>
      <w:r w:rsidRPr="00C8370E">
        <w:t>б) в случае ликвидации ф</w:t>
      </w:r>
      <w:r w:rsidR="005706EF" w:rsidRPr="00C8370E">
        <w:t>онда</w:t>
      </w:r>
      <w:r w:rsidR="00086832" w:rsidRPr="00C8370E">
        <w:t xml:space="preserve"> или Вкладчика – юридического лица в соответствии с действующим законодательством</w:t>
      </w:r>
      <w:r w:rsidR="005706EF" w:rsidRPr="00C8370E">
        <w:t>;</w:t>
      </w:r>
    </w:p>
    <w:p w14:paraId="32190494" w14:textId="77777777" w:rsidR="00086832" w:rsidRPr="00C8370E" w:rsidRDefault="00086832" w:rsidP="008658F4">
      <w:pPr>
        <w:spacing w:after="80"/>
        <w:ind w:firstLine="567"/>
        <w:jc w:val="both"/>
      </w:pPr>
      <w:r w:rsidRPr="00C8370E">
        <w:lastRenderedPageBreak/>
        <w:t>в) по решению суда;</w:t>
      </w:r>
    </w:p>
    <w:p w14:paraId="04D1632F" w14:textId="77777777" w:rsidR="00086832" w:rsidRPr="00C8370E" w:rsidRDefault="00086832" w:rsidP="008658F4">
      <w:pPr>
        <w:spacing w:after="80"/>
        <w:ind w:firstLine="567"/>
        <w:jc w:val="both"/>
      </w:pPr>
      <w:r w:rsidRPr="00C8370E">
        <w:t xml:space="preserve">г) в случае смерти Вкладчика – физического лица; </w:t>
      </w:r>
    </w:p>
    <w:p w14:paraId="6FD6A523" w14:textId="77777777" w:rsidR="00086832" w:rsidRPr="00C8370E" w:rsidRDefault="00086832" w:rsidP="008658F4">
      <w:pPr>
        <w:spacing w:after="80"/>
        <w:ind w:firstLine="567"/>
        <w:jc w:val="both"/>
      </w:pPr>
      <w:r w:rsidRPr="00C8370E">
        <w:t>д) в случае его расторжения;</w:t>
      </w:r>
    </w:p>
    <w:p w14:paraId="188A3038" w14:textId="77777777" w:rsidR="005706EF" w:rsidRPr="00C8370E" w:rsidRDefault="00086832" w:rsidP="008658F4">
      <w:pPr>
        <w:pStyle w:val="30"/>
        <w:spacing w:after="80"/>
        <w:ind w:firstLine="567"/>
      </w:pPr>
      <w:r w:rsidRPr="00C8370E">
        <w:t>е</w:t>
      </w:r>
      <w:r w:rsidR="005706EF" w:rsidRPr="00C8370E">
        <w:t>) в соответствии с действующим законодательством.</w:t>
      </w:r>
    </w:p>
    <w:p w14:paraId="08689B9B" w14:textId="77777777" w:rsidR="005706EF" w:rsidRPr="00C8370E" w:rsidRDefault="008658F4" w:rsidP="008658F4">
      <w:pPr>
        <w:pStyle w:val="30"/>
        <w:spacing w:after="80"/>
        <w:ind w:firstLine="567"/>
      </w:pPr>
      <w:r w:rsidRPr="00C8370E">
        <w:t>1</w:t>
      </w:r>
      <w:r w:rsidR="008E033C" w:rsidRPr="00C8370E">
        <w:t>1</w:t>
      </w:r>
      <w:r w:rsidR="005706EF" w:rsidRPr="00C8370E">
        <w:t>.3.2. Пенсионный договор может быть расторгнут по следующим основаниям:</w:t>
      </w:r>
    </w:p>
    <w:p w14:paraId="302632D2" w14:textId="77777777" w:rsidR="005706EF" w:rsidRPr="00C8370E" w:rsidRDefault="005706EF" w:rsidP="008658F4">
      <w:pPr>
        <w:spacing w:after="80"/>
        <w:ind w:firstLine="567"/>
        <w:jc w:val="both"/>
      </w:pPr>
      <w:r w:rsidRPr="00C8370E">
        <w:t>а) по взаимному соглашению сторон, если Вкладчик (физическое лицо</w:t>
      </w:r>
      <w:r w:rsidRPr="00C8370E">
        <w:rPr>
          <w:b/>
        </w:rPr>
        <w:t>)</w:t>
      </w:r>
      <w:r w:rsidRPr="00C8370E">
        <w:t xml:space="preserve"> заключил договор в свою пользу;</w:t>
      </w:r>
    </w:p>
    <w:p w14:paraId="44786DE4" w14:textId="77777777" w:rsidR="005706EF" w:rsidRPr="00C8370E" w:rsidRDefault="005706EF" w:rsidP="008658F4">
      <w:pPr>
        <w:spacing w:after="80"/>
        <w:ind w:firstLine="567"/>
        <w:jc w:val="both"/>
      </w:pPr>
      <w:r w:rsidRPr="00C8370E">
        <w:t>б) по требованию Вкладчика (юридическое лицо</w:t>
      </w:r>
      <w:r w:rsidRPr="00C8370E">
        <w:rPr>
          <w:b/>
        </w:rPr>
        <w:t>)</w:t>
      </w:r>
      <w:r w:rsidRPr="00C8370E">
        <w:t>;</w:t>
      </w:r>
    </w:p>
    <w:p w14:paraId="5B1CA83B" w14:textId="77777777" w:rsidR="005706EF" w:rsidRPr="00C8370E" w:rsidRDefault="005706EF" w:rsidP="008658F4">
      <w:pPr>
        <w:pStyle w:val="30"/>
        <w:spacing w:after="80"/>
        <w:ind w:firstLine="567"/>
      </w:pPr>
      <w:r w:rsidRPr="00C8370E">
        <w:t>в) при возникновении форс - мажорных обстоятельств.</w:t>
      </w:r>
    </w:p>
    <w:p w14:paraId="756EC88E" w14:textId="77777777" w:rsidR="005706EF" w:rsidRPr="00C8370E" w:rsidRDefault="008658F4" w:rsidP="008658F4">
      <w:pPr>
        <w:spacing w:after="80"/>
        <w:ind w:firstLine="567"/>
        <w:jc w:val="both"/>
        <w:rPr>
          <w:i/>
        </w:rPr>
      </w:pPr>
      <w:r w:rsidRPr="00C8370E">
        <w:t>1</w:t>
      </w:r>
      <w:r w:rsidR="008E033C" w:rsidRPr="00C8370E">
        <w:t>1</w:t>
      </w:r>
      <w:r w:rsidR="005706EF" w:rsidRPr="00C8370E">
        <w:t>.3.3. Раст</w:t>
      </w:r>
      <w:r w:rsidR="001E3E3D" w:rsidRPr="00C8370E">
        <w:t>оржение договора по инициативе ф</w:t>
      </w:r>
      <w:r w:rsidR="005706EF" w:rsidRPr="00C8370E">
        <w:t>онда допускается в случаях, предусмотренных действующим законодательством, либо при наступлении форс</w:t>
      </w:r>
      <w:r w:rsidR="008E033C" w:rsidRPr="00C8370E">
        <w:t xml:space="preserve"> </w:t>
      </w:r>
      <w:r w:rsidR="005706EF" w:rsidRPr="00C8370E">
        <w:t>–</w:t>
      </w:r>
      <w:r w:rsidR="008E033C" w:rsidRPr="00C8370E">
        <w:t xml:space="preserve"> </w:t>
      </w:r>
      <w:r w:rsidR="005706EF" w:rsidRPr="00C8370E">
        <w:t>мажорных обстоятельств, которые Фонд не мог предвидеть и предотвратить.</w:t>
      </w:r>
    </w:p>
    <w:p w14:paraId="3610E9B8" w14:textId="77777777" w:rsidR="005706EF" w:rsidRPr="00C8370E" w:rsidRDefault="008658F4" w:rsidP="008658F4">
      <w:pPr>
        <w:spacing w:after="80"/>
        <w:ind w:firstLine="567"/>
        <w:jc w:val="both"/>
      </w:pPr>
      <w:r w:rsidRPr="00C8370E">
        <w:t>1</w:t>
      </w:r>
      <w:r w:rsidR="008E033C" w:rsidRPr="00C8370E">
        <w:t>1</w:t>
      </w:r>
      <w:r w:rsidR="00270BDA" w:rsidRPr="00C8370E">
        <w:t>.3.4. Пенсионный договор</w:t>
      </w:r>
      <w:r w:rsidR="005706EF" w:rsidRPr="00C8370E">
        <w:t xml:space="preserve"> может </w:t>
      </w:r>
      <w:r w:rsidR="00270BDA" w:rsidRPr="00C8370E">
        <w:t>быть</w:t>
      </w:r>
      <w:r w:rsidR="005706EF" w:rsidRPr="00C8370E">
        <w:t xml:space="preserve"> расторгнут по его инициативе</w:t>
      </w:r>
      <w:r w:rsidR="00270BDA" w:rsidRPr="00C8370E">
        <w:t xml:space="preserve"> Вкладчика – физического лица</w:t>
      </w:r>
      <w:r w:rsidR="005706EF" w:rsidRPr="00C8370E">
        <w:t xml:space="preserve">: </w:t>
      </w:r>
    </w:p>
    <w:p w14:paraId="41E314AE" w14:textId="77777777" w:rsidR="005706EF" w:rsidRPr="00C8370E" w:rsidRDefault="005706EF" w:rsidP="00F60D60">
      <w:pPr>
        <w:numPr>
          <w:ilvl w:val="0"/>
          <w:numId w:val="23"/>
        </w:numPr>
        <w:tabs>
          <w:tab w:val="clear" w:pos="2117"/>
          <w:tab w:val="num" w:pos="851"/>
        </w:tabs>
        <w:spacing w:after="80"/>
        <w:ind w:left="0" w:firstLine="567"/>
        <w:jc w:val="both"/>
      </w:pPr>
      <w:r w:rsidRPr="00C8370E">
        <w:t>в период накопл</w:t>
      </w:r>
      <w:r w:rsidR="00086832" w:rsidRPr="00C8370E">
        <w:t>ения</w:t>
      </w:r>
      <w:r w:rsidR="00270BDA" w:rsidRPr="00C8370E">
        <w:t>, если</w:t>
      </w:r>
      <w:r w:rsidR="00086832" w:rsidRPr="00C8370E">
        <w:t xml:space="preserve"> </w:t>
      </w:r>
      <w:r w:rsidR="00270BDA" w:rsidRPr="00C8370E">
        <w:t>пенсионный договор заключен в свою пользу по</w:t>
      </w:r>
      <w:r w:rsidR="00086832" w:rsidRPr="00C8370E">
        <w:t xml:space="preserve"> пенсионны</w:t>
      </w:r>
      <w:r w:rsidR="00270BDA" w:rsidRPr="00C8370E">
        <w:t>м схемам</w:t>
      </w:r>
      <w:r w:rsidR="00086832" w:rsidRPr="00C8370E">
        <w:t xml:space="preserve"> </w:t>
      </w:r>
      <w:r w:rsidR="00270BDA" w:rsidRPr="00C8370E">
        <w:t>(</w:t>
      </w:r>
      <w:r w:rsidR="00086832" w:rsidRPr="00C8370E">
        <w:t>№1</w:t>
      </w:r>
      <w:r w:rsidR="00270BDA" w:rsidRPr="00C8370E">
        <w:t>), (№2), (№3);</w:t>
      </w:r>
    </w:p>
    <w:p w14:paraId="3F9D3313" w14:textId="77777777" w:rsidR="005706EF" w:rsidRPr="00C8370E" w:rsidRDefault="005706EF" w:rsidP="00F60D60">
      <w:pPr>
        <w:numPr>
          <w:ilvl w:val="0"/>
          <w:numId w:val="23"/>
        </w:numPr>
        <w:tabs>
          <w:tab w:val="clear" w:pos="2117"/>
          <w:tab w:val="num" w:pos="851"/>
        </w:tabs>
        <w:spacing w:after="80"/>
        <w:ind w:left="0" w:firstLine="567"/>
        <w:jc w:val="both"/>
      </w:pPr>
      <w:r w:rsidRPr="00C8370E">
        <w:t>в период выплат</w:t>
      </w:r>
      <w:r w:rsidR="00270BDA" w:rsidRPr="00C8370E">
        <w:t>, если пенсионный договор заключен в свою пользу по пенсионным схемам (</w:t>
      </w:r>
      <w:r w:rsidRPr="00C8370E">
        <w:t>№ 2</w:t>
      </w:r>
      <w:r w:rsidR="00270BDA" w:rsidRPr="00C8370E">
        <w:t>)</w:t>
      </w:r>
      <w:r w:rsidRPr="00C8370E">
        <w:t>,</w:t>
      </w:r>
      <w:r w:rsidR="00270BDA" w:rsidRPr="00C8370E">
        <w:t xml:space="preserve"> (№3).</w:t>
      </w:r>
    </w:p>
    <w:p w14:paraId="0CBD2DE8" w14:textId="77777777" w:rsidR="005706EF" w:rsidRPr="00C8370E" w:rsidRDefault="005706EF" w:rsidP="008658F4">
      <w:pPr>
        <w:spacing w:after="80"/>
        <w:ind w:firstLine="567"/>
        <w:jc w:val="both"/>
      </w:pPr>
      <w:r w:rsidRPr="00C8370E">
        <w:t>В случае, когда (Вкладчик) Участник при оформлении негосударственной пенсии выбрал пенсионную схему № 1</w:t>
      </w:r>
      <w:r w:rsidR="008658F4" w:rsidRPr="00C8370E">
        <w:t xml:space="preserve"> или № 4</w:t>
      </w:r>
      <w:r w:rsidRPr="00C8370E">
        <w:t xml:space="preserve"> (пожизненная пенсия), договор, с момента</w:t>
      </w:r>
      <w:r w:rsidRPr="00C8370E">
        <w:rPr>
          <w:b/>
        </w:rPr>
        <w:t xml:space="preserve"> </w:t>
      </w:r>
      <w:r w:rsidRPr="00C8370E">
        <w:t>начала выплат пенсии</w:t>
      </w:r>
      <w:r w:rsidRPr="00C8370E">
        <w:rPr>
          <w:b/>
        </w:rPr>
        <w:t>,</w:t>
      </w:r>
      <w:r w:rsidRPr="00C8370E">
        <w:t xml:space="preserve"> расторжению не подлежит и выкупная сумма не выплачивается. </w:t>
      </w:r>
    </w:p>
    <w:p w14:paraId="5096D421" w14:textId="77777777" w:rsidR="005706EF" w:rsidRPr="00C8370E" w:rsidRDefault="005706EF" w:rsidP="008658F4">
      <w:pPr>
        <w:spacing w:after="80"/>
        <w:ind w:firstLine="567"/>
        <w:jc w:val="both"/>
      </w:pPr>
      <w:r w:rsidRPr="00C8370E">
        <w:t xml:space="preserve">Участник, решивший  расторгнуть договор, </w:t>
      </w:r>
      <w:r w:rsidR="001E3E3D" w:rsidRPr="00C8370E">
        <w:t>должен письменно предупредить  ф</w:t>
      </w:r>
      <w:r w:rsidRPr="00C8370E">
        <w:t>онд о расторжении не позднее, чем за месяц до предполагаемой даты расторжения.</w:t>
      </w:r>
    </w:p>
    <w:p w14:paraId="4554CE54" w14:textId="77777777" w:rsidR="005706EF" w:rsidRPr="00C8370E" w:rsidRDefault="008E033C" w:rsidP="008658F4">
      <w:pPr>
        <w:pStyle w:val="30"/>
        <w:spacing w:after="80"/>
        <w:ind w:firstLine="567"/>
      </w:pPr>
      <w:r w:rsidRPr="00C8370E">
        <w:t xml:space="preserve"> </w:t>
      </w:r>
      <w:r w:rsidR="008658F4" w:rsidRPr="00C8370E">
        <w:t>1</w:t>
      </w:r>
      <w:r w:rsidRPr="00C8370E">
        <w:t>1</w:t>
      </w:r>
      <w:r w:rsidR="005706EF" w:rsidRPr="00C8370E">
        <w:t>.3.5. Пенсионный договор, заключенный Вкладчиком (юридическим лицом) в пользу Участников, может быть расторгнут по его инициативе исключительно при условии перевода выкупных сумм в  другой негосударственный пенсионный фонд.</w:t>
      </w:r>
    </w:p>
    <w:p w14:paraId="617C4C46" w14:textId="77777777" w:rsidR="005706EF" w:rsidRPr="00C8370E" w:rsidRDefault="008E033C" w:rsidP="008E033C">
      <w:pPr>
        <w:pStyle w:val="30"/>
        <w:spacing w:after="80"/>
        <w:ind w:firstLine="567"/>
      </w:pPr>
      <w:r w:rsidRPr="00C8370E">
        <w:t xml:space="preserve"> </w:t>
      </w:r>
      <w:r w:rsidR="005706EF" w:rsidRPr="00C8370E">
        <w:t>При этом Вкладчик</w:t>
      </w:r>
      <w:r w:rsidR="001E3E3D" w:rsidRPr="00C8370E">
        <w:t xml:space="preserve"> обязан письменно предупредить ф</w:t>
      </w:r>
      <w:r w:rsidR="005706EF" w:rsidRPr="00C8370E">
        <w:t>онд о предстоящем расторжении не позднее, чем за шесть месяцев до предполагаемой даты расторжения:</w:t>
      </w:r>
    </w:p>
    <w:p w14:paraId="7886F883" w14:textId="77777777" w:rsidR="008E033C" w:rsidRPr="00C8370E" w:rsidRDefault="005706EF" w:rsidP="008E033C">
      <w:pPr>
        <w:pStyle w:val="a4"/>
        <w:spacing w:after="80"/>
        <w:ind w:firstLine="567"/>
        <w:rPr>
          <w:b w:val="0"/>
        </w:rPr>
      </w:pPr>
      <w:r w:rsidRPr="00C8370E">
        <w:rPr>
          <w:b w:val="0"/>
        </w:rPr>
        <w:t>а) Если в соответствии с пенсионной схемой Участникам были открыты именные пенсионные счета, то одновременно с предупреждением  о расторжении договора Вкладчик представляет:</w:t>
      </w:r>
    </w:p>
    <w:p w14:paraId="6CF8A6AF" w14:textId="77777777" w:rsidR="008E033C" w:rsidRPr="00C8370E" w:rsidRDefault="00E12777" w:rsidP="000F2F9C">
      <w:pPr>
        <w:pStyle w:val="a4"/>
        <w:numPr>
          <w:ilvl w:val="0"/>
          <w:numId w:val="35"/>
        </w:numPr>
        <w:spacing w:after="80"/>
        <w:rPr>
          <w:b w:val="0"/>
        </w:rPr>
      </w:pPr>
      <w:r w:rsidRPr="00C8370E">
        <w:rPr>
          <w:b w:val="0"/>
        </w:rPr>
        <w:t xml:space="preserve">письменное </w:t>
      </w:r>
      <w:r w:rsidR="00293714" w:rsidRPr="00C8370E">
        <w:rPr>
          <w:b w:val="0"/>
        </w:rPr>
        <w:t xml:space="preserve">извещение Участникам, не оформивших на данный момент право на получение в Фонде негосударственной пенсии,  о расторжении пенсионного договора с указанием их права заключить с Фондом индивидуальный пенсионный договор, либо письменное </w:t>
      </w:r>
      <w:r w:rsidRPr="00C8370E">
        <w:rPr>
          <w:b w:val="0"/>
        </w:rPr>
        <w:t xml:space="preserve">подтверждение согласия </w:t>
      </w:r>
      <w:r w:rsidR="00293714" w:rsidRPr="00C8370E">
        <w:rPr>
          <w:b w:val="0"/>
        </w:rPr>
        <w:t xml:space="preserve">данных </w:t>
      </w:r>
      <w:r w:rsidRPr="00C8370E">
        <w:rPr>
          <w:b w:val="0"/>
        </w:rPr>
        <w:t>Участников, на перевод их выкупных сумм в другой негосударственный пенсионный фонд;</w:t>
      </w:r>
    </w:p>
    <w:p w14:paraId="1A1F7366" w14:textId="77777777" w:rsidR="005706EF" w:rsidRPr="00C8370E" w:rsidRDefault="005706EF" w:rsidP="000F2F9C">
      <w:pPr>
        <w:pStyle w:val="a4"/>
        <w:numPr>
          <w:ilvl w:val="0"/>
          <w:numId w:val="35"/>
        </w:numPr>
        <w:spacing w:after="80"/>
        <w:rPr>
          <w:b w:val="0"/>
        </w:rPr>
      </w:pPr>
      <w:r w:rsidRPr="00C8370E">
        <w:rPr>
          <w:b w:val="0"/>
        </w:rPr>
        <w:t>письменное    согласие   другого     негосударственного     пенсионного    фонда заключить пенсионный договор в пользу названных Участников.</w:t>
      </w:r>
    </w:p>
    <w:p w14:paraId="439AD237" w14:textId="77777777" w:rsidR="005706EF" w:rsidRPr="00C8370E" w:rsidRDefault="005706EF" w:rsidP="008658F4">
      <w:pPr>
        <w:pStyle w:val="20"/>
        <w:spacing w:after="80"/>
        <w:ind w:firstLine="567"/>
        <w:rPr>
          <w:b w:val="0"/>
        </w:rPr>
      </w:pPr>
      <w:r w:rsidRPr="00C8370E">
        <w:rPr>
          <w:b w:val="0"/>
        </w:rPr>
        <w:t>Фонд продолжает исполнение своих обязательств в полном объеме перед Участниками, которые до момента расторжения договора оформили негосударственную пенсию, в соответствии с условиями пенсионного договора и пенсионной схемой.</w:t>
      </w:r>
    </w:p>
    <w:p w14:paraId="257F70BB" w14:textId="77777777" w:rsidR="005706EF" w:rsidRPr="00C8370E" w:rsidRDefault="005706EF" w:rsidP="008658F4">
      <w:pPr>
        <w:pStyle w:val="a4"/>
        <w:spacing w:after="80"/>
        <w:ind w:firstLine="567"/>
        <w:rPr>
          <w:b w:val="0"/>
        </w:rPr>
      </w:pPr>
      <w:r w:rsidRPr="00C8370E">
        <w:rPr>
          <w:b w:val="0"/>
        </w:rPr>
        <w:t>б) Если в период действия договора в пользу Участников был открыт солидарный пенсионный счет, Вкладчик предоставляет в Фонд только письменное согласие другого негосударственного пенсионного фонда заключить пенсионный договор с этим Вкладчиком.</w:t>
      </w:r>
    </w:p>
    <w:p w14:paraId="25148D3A" w14:textId="77777777" w:rsidR="00A922A9" w:rsidRPr="00C8370E" w:rsidRDefault="005706EF" w:rsidP="008658F4">
      <w:pPr>
        <w:pStyle w:val="20"/>
        <w:spacing w:after="80"/>
        <w:ind w:firstLine="567"/>
        <w:rPr>
          <w:b w:val="0"/>
        </w:rPr>
        <w:sectPr w:rsidR="00A922A9" w:rsidRPr="00C8370E" w:rsidSect="009F1604">
          <w:footerReference w:type="default" r:id="rId138"/>
          <w:pgSz w:w="11907" w:h="16840"/>
          <w:pgMar w:top="1134" w:right="794" w:bottom="907" w:left="1134" w:header="680" w:footer="680" w:gutter="0"/>
          <w:pgNumType w:start="37"/>
          <w:cols w:space="720"/>
        </w:sectPr>
      </w:pPr>
      <w:r w:rsidRPr="00C8370E">
        <w:rPr>
          <w:b w:val="0"/>
        </w:rPr>
        <w:tab/>
        <w:t>Фонд продолжает исполнение своих обязательств в полном объеме перед Участниками, которые до момента расторжения договора оформили негосударственную пенсию.</w:t>
      </w:r>
    </w:p>
    <w:p w14:paraId="207AB500" w14:textId="77777777" w:rsidR="004019CD" w:rsidRPr="00C8370E" w:rsidRDefault="00970C05" w:rsidP="008658F4">
      <w:pPr>
        <w:pStyle w:val="20"/>
        <w:spacing w:after="80"/>
        <w:ind w:firstLine="567"/>
        <w:rPr>
          <w:b w:val="0"/>
        </w:rPr>
      </w:pPr>
      <w:r w:rsidRPr="00C8370E">
        <w:rPr>
          <w:b w:val="0"/>
        </w:rPr>
        <w:lastRenderedPageBreak/>
        <w:t>11.4. Выплата выкупной суммы Вкладчику или Участнику либо перевод ее на расчетный счет другого негосударственного пенсионного фонда при расторжении пенсионного договора производится Фондом в течение срока, предусмотренного разделом 17 настоящих Правил и пенсионным договором.</w:t>
      </w:r>
    </w:p>
    <w:p w14:paraId="1E7E8D0E" w14:textId="77777777" w:rsidR="005706EF" w:rsidRPr="00C8370E" w:rsidRDefault="000F2F9C" w:rsidP="000F2F9C">
      <w:pPr>
        <w:pStyle w:val="20"/>
        <w:spacing w:before="120" w:after="80"/>
        <w:ind w:firstLine="567"/>
        <w:jc w:val="center"/>
      </w:pPr>
      <w:r w:rsidRPr="00C8370E">
        <w:t>1</w:t>
      </w:r>
      <w:r w:rsidR="00717BBC" w:rsidRPr="00C8370E">
        <w:t>2</w:t>
      </w:r>
      <w:r w:rsidR="005706EF" w:rsidRPr="00C8370E">
        <w:t>. ПОРЯДОК ЗАКЛЮЧЕНИЯ, ИЗМЕНЕНИЯ ИЛИ ПРЕКРАЩЕНИЯ</w:t>
      </w:r>
      <w:r w:rsidR="00211F1C" w:rsidRPr="00C8370E">
        <w:t xml:space="preserve"> ДОГОВОРА ДОВЕРИТЕЛЬНОГО УПРАВЛЕНИЯ</w:t>
      </w:r>
    </w:p>
    <w:p w14:paraId="77F61392" w14:textId="77777777" w:rsidR="001620F9" w:rsidRPr="00C8370E" w:rsidRDefault="000F2F9C" w:rsidP="000F2F9C">
      <w:pPr>
        <w:pStyle w:val="20"/>
        <w:spacing w:after="80"/>
        <w:ind w:firstLine="567"/>
        <w:rPr>
          <w:b w:val="0"/>
          <w:bCs/>
        </w:rPr>
      </w:pPr>
      <w:r w:rsidRPr="00C8370E">
        <w:rPr>
          <w:b w:val="0"/>
          <w:bCs/>
        </w:rPr>
        <w:t>1</w:t>
      </w:r>
      <w:r w:rsidR="000304EC" w:rsidRPr="00C8370E">
        <w:rPr>
          <w:b w:val="0"/>
          <w:bCs/>
        </w:rPr>
        <w:t>2</w:t>
      </w:r>
      <w:r w:rsidR="005706EF" w:rsidRPr="00C8370E">
        <w:rPr>
          <w:b w:val="0"/>
          <w:bCs/>
        </w:rPr>
        <w:t xml:space="preserve">.1. </w:t>
      </w:r>
      <w:r w:rsidR="001620F9" w:rsidRPr="00C8370E">
        <w:rPr>
          <w:b w:val="0"/>
          <w:bCs/>
        </w:rPr>
        <w:t>Фонд организует размещение средств пенсионных резервов через управляющую компанию (управляющие компании).</w:t>
      </w:r>
    </w:p>
    <w:p w14:paraId="3659BECD" w14:textId="77777777" w:rsidR="005706EF" w:rsidRPr="00C8370E" w:rsidRDefault="001620F9" w:rsidP="000F2F9C">
      <w:pPr>
        <w:pStyle w:val="20"/>
        <w:spacing w:after="80"/>
        <w:ind w:firstLine="567"/>
        <w:rPr>
          <w:b w:val="0"/>
          <w:bCs/>
        </w:rPr>
      </w:pPr>
      <w:r w:rsidRPr="00C8370E">
        <w:rPr>
          <w:b w:val="0"/>
          <w:bCs/>
        </w:rPr>
        <w:t xml:space="preserve">12.2. </w:t>
      </w:r>
      <w:r w:rsidR="005706EF" w:rsidRPr="00C8370E">
        <w:rPr>
          <w:b w:val="0"/>
          <w:bCs/>
        </w:rPr>
        <w:t>Передача средств пенсионных резервов управляющей компании (управляющим компаниям) производится Фондом исключительно на основании договора (договоров) доверительного управления</w:t>
      </w:r>
      <w:r w:rsidR="00616500" w:rsidRPr="00C8370E">
        <w:rPr>
          <w:b w:val="0"/>
          <w:bCs/>
        </w:rPr>
        <w:t xml:space="preserve">, заключенных с управляющими компаниями, созданными в соответствии с законодательством Российской Федерации и имеющими лицензию на осуществление деятельности по управлению инвестиционными фондами, паевыми инвестиционными фондами и негосударственными пенсионными фондами. </w:t>
      </w:r>
      <w:r w:rsidRPr="00C8370E">
        <w:rPr>
          <w:b w:val="0"/>
          <w:bCs/>
        </w:rPr>
        <w:t xml:space="preserve"> </w:t>
      </w:r>
    </w:p>
    <w:p w14:paraId="2BF99491" w14:textId="77777777" w:rsidR="000F2F9C" w:rsidRPr="00C8370E" w:rsidRDefault="000F2F9C" w:rsidP="000F2F9C">
      <w:pPr>
        <w:pStyle w:val="20"/>
        <w:spacing w:before="80"/>
        <w:ind w:firstLine="567"/>
        <w:rPr>
          <w:b w:val="0"/>
          <w:bCs/>
        </w:rPr>
      </w:pPr>
      <w:r w:rsidRPr="00C8370E">
        <w:rPr>
          <w:b w:val="0"/>
          <w:bCs/>
        </w:rPr>
        <w:t>1</w:t>
      </w:r>
      <w:r w:rsidR="001620F9" w:rsidRPr="00C8370E">
        <w:rPr>
          <w:b w:val="0"/>
          <w:bCs/>
        </w:rPr>
        <w:t>2</w:t>
      </w:r>
      <w:r w:rsidR="005706EF" w:rsidRPr="00C8370E">
        <w:rPr>
          <w:b w:val="0"/>
          <w:bCs/>
        </w:rPr>
        <w:t>.</w:t>
      </w:r>
      <w:r w:rsidR="001620F9" w:rsidRPr="00C8370E">
        <w:rPr>
          <w:b w:val="0"/>
          <w:bCs/>
        </w:rPr>
        <w:t>3</w:t>
      </w:r>
      <w:r w:rsidR="005706EF" w:rsidRPr="00C8370E">
        <w:rPr>
          <w:b w:val="0"/>
          <w:bCs/>
        </w:rPr>
        <w:t>. Передача средств пенсионных резервов в доверительное управление не влечет перехода прав собственности на них к доверительному управляющему.</w:t>
      </w:r>
    </w:p>
    <w:p w14:paraId="20C54D34" w14:textId="77777777" w:rsidR="000F2F9C" w:rsidRPr="00C8370E" w:rsidRDefault="000F2F9C" w:rsidP="000F2F9C">
      <w:pPr>
        <w:pStyle w:val="20"/>
        <w:spacing w:before="80"/>
        <w:ind w:firstLine="567"/>
        <w:rPr>
          <w:b w:val="0"/>
          <w:bCs/>
        </w:rPr>
      </w:pPr>
      <w:r w:rsidRPr="00C8370E">
        <w:rPr>
          <w:b w:val="0"/>
          <w:bCs/>
        </w:rPr>
        <w:t>1</w:t>
      </w:r>
      <w:r w:rsidR="001620F9" w:rsidRPr="00C8370E">
        <w:rPr>
          <w:b w:val="0"/>
          <w:bCs/>
        </w:rPr>
        <w:t>2</w:t>
      </w:r>
      <w:r w:rsidR="005706EF" w:rsidRPr="00C8370E">
        <w:rPr>
          <w:b w:val="0"/>
          <w:bCs/>
        </w:rPr>
        <w:t>.</w:t>
      </w:r>
      <w:r w:rsidR="001620F9" w:rsidRPr="00C8370E">
        <w:rPr>
          <w:b w:val="0"/>
          <w:bCs/>
        </w:rPr>
        <w:t>4</w:t>
      </w:r>
      <w:r w:rsidR="005706EF" w:rsidRPr="00C8370E">
        <w:rPr>
          <w:b w:val="0"/>
          <w:bCs/>
        </w:rPr>
        <w:t>. Договор о размещении пенсионных резервов должен соответствовать Условиям договора о размещении пенсионных резервов, заключаемого негосударственным пенсионным фондом и управляющей компанией, установленным государственным уполномоченным органом.</w:t>
      </w:r>
    </w:p>
    <w:p w14:paraId="4C2F8527" w14:textId="77777777" w:rsidR="005706EF" w:rsidRPr="00C8370E" w:rsidRDefault="000F2F9C" w:rsidP="000F2F9C">
      <w:pPr>
        <w:pStyle w:val="20"/>
        <w:spacing w:before="80"/>
        <w:ind w:firstLine="567"/>
        <w:rPr>
          <w:b w:val="0"/>
          <w:bCs/>
        </w:rPr>
      </w:pPr>
      <w:r w:rsidRPr="00C8370E">
        <w:rPr>
          <w:b w:val="0"/>
          <w:bCs/>
        </w:rPr>
        <w:t>1</w:t>
      </w:r>
      <w:r w:rsidR="001620F9" w:rsidRPr="00C8370E">
        <w:rPr>
          <w:b w:val="0"/>
          <w:bCs/>
        </w:rPr>
        <w:t>2</w:t>
      </w:r>
      <w:r w:rsidR="005706EF" w:rsidRPr="00C8370E">
        <w:rPr>
          <w:b w:val="0"/>
          <w:bCs/>
        </w:rPr>
        <w:t>.</w:t>
      </w:r>
      <w:r w:rsidR="001620F9" w:rsidRPr="00C8370E">
        <w:rPr>
          <w:b w:val="0"/>
          <w:bCs/>
        </w:rPr>
        <w:t>5</w:t>
      </w:r>
      <w:r w:rsidR="005706EF" w:rsidRPr="00C8370E">
        <w:rPr>
          <w:b w:val="0"/>
          <w:bCs/>
        </w:rPr>
        <w:t>. В Договор о размещении пенсионных резервов, по согласованию Сторон, могут быть внесены дополнительные условия, е</w:t>
      </w:r>
      <w:r w:rsidR="001E3E3D" w:rsidRPr="00C8370E">
        <w:rPr>
          <w:b w:val="0"/>
          <w:bCs/>
        </w:rPr>
        <w:t>сли они не противоречат Уставу ф</w:t>
      </w:r>
      <w:r w:rsidR="005706EF" w:rsidRPr="00C8370E">
        <w:rPr>
          <w:b w:val="0"/>
          <w:bCs/>
        </w:rPr>
        <w:t>онда, настоящим Правилам и действующему законодательству Российской Федерации.</w:t>
      </w:r>
    </w:p>
    <w:p w14:paraId="56140B06" w14:textId="77777777" w:rsidR="005706EF" w:rsidRPr="00C8370E" w:rsidRDefault="000F2F9C" w:rsidP="000F2F9C">
      <w:pPr>
        <w:pStyle w:val="20"/>
        <w:spacing w:before="80"/>
        <w:ind w:firstLine="567"/>
        <w:rPr>
          <w:b w:val="0"/>
          <w:bCs/>
        </w:rPr>
      </w:pPr>
      <w:r w:rsidRPr="00C8370E">
        <w:rPr>
          <w:b w:val="0"/>
          <w:bCs/>
        </w:rPr>
        <w:t>1</w:t>
      </w:r>
      <w:r w:rsidR="001620F9" w:rsidRPr="00C8370E">
        <w:rPr>
          <w:b w:val="0"/>
          <w:bCs/>
        </w:rPr>
        <w:t>2</w:t>
      </w:r>
      <w:r w:rsidR="005706EF" w:rsidRPr="00C8370E">
        <w:rPr>
          <w:b w:val="0"/>
          <w:bCs/>
        </w:rPr>
        <w:t>.</w:t>
      </w:r>
      <w:r w:rsidR="001620F9" w:rsidRPr="00C8370E">
        <w:rPr>
          <w:b w:val="0"/>
          <w:bCs/>
        </w:rPr>
        <w:t>6</w:t>
      </w:r>
      <w:r w:rsidR="005706EF" w:rsidRPr="00C8370E">
        <w:rPr>
          <w:b w:val="0"/>
          <w:bCs/>
        </w:rPr>
        <w:t>. Вознаграждение Управляющему должно производиться исключительно за счет доходов от размещения пенсионных резервов.</w:t>
      </w:r>
    </w:p>
    <w:p w14:paraId="59F7C78F" w14:textId="77777777" w:rsidR="005706EF" w:rsidRPr="00C8370E" w:rsidRDefault="000F2F9C" w:rsidP="000F2F9C">
      <w:pPr>
        <w:pStyle w:val="20"/>
        <w:spacing w:before="80"/>
        <w:ind w:firstLine="567"/>
        <w:rPr>
          <w:b w:val="0"/>
          <w:bCs/>
        </w:rPr>
      </w:pPr>
      <w:r w:rsidRPr="00C8370E">
        <w:rPr>
          <w:b w:val="0"/>
          <w:bCs/>
        </w:rPr>
        <w:t>1</w:t>
      </w:r>
      <w:r w:rsidR="001620F9" w:rsidRPr="00C8370E">
        <w:rPr>
          <w:b w:val="0"/>
          <w:bCs/>
        </w:rPr>
        <w:t>2</w:t>
      </w:r>
      <w:r w:rsidR="005706EF" w:rsidRPr="00C8370E">
        <w:rPr>
          <w:b w:val="0"/>
          <w:bCs/>
        </w:rPr>
        <w:t>.</w:t>
      </w:r>
      <w:r w:rsidR="001620F9" w:rsidRPr="00C8370E">
        <w:rPr>
          <w:b w:val="0"/>
          <w:bCs/>
        </w:rPr>
        <w:t>7</w:t>
      </w:r>
      <w:r w:rsidR="005706EF" w:rsidRPr="00C8370E">
        <w:rPr>
          <w:b w:val="0"/>
          <w:bCs/>
        </w:rPr>
        <w:t>. Договор о размещении пенсионных резервов заключается на срок, не превышающий 5 лет. При отсутствии заявлений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14:paraId="11AFA5C0" w14:textId="77777777" w:rsidR="005706EF" w:rsidRPr="00C8370E" w:rsidRDefault="000F2F9C" w:rsidP="000F2F9C">
      <w:pPr>
        <w:pStyle w:val="20"/>
        <w:spacing w:before="80"/>
        <w:ind w:firstLine="567"/>
        <w:rPr>
          <w:b w:val="0"/>
          <w:bCs/>
        </w:rPr>
      </w:pPr>
      <w:r w:rsidRPr="00C8370E">
        <w:rPr>
          <w:b w:val="0"/>
          <w:bCs/>
        </w:rPr>
        <w:t>1</w:t>
      </w:r>
      <w:r w:rsidR="001620F9" w:rsidRPr="00C8370E">
        <w:rPr>
          <w:b w:val="0"/>
          <w:bCs/>
        </w:rPr>
        <w:t>2</w:t>
      </w:r>
      <w:r w:rsidR="005706EF" w:rsidRPr="00C8370E">
        <w:rPr>
          <w:b w:val="0"/>
          <w:bCs/>
        </w:rPr>
        <w:t>.</w:t>
      </w:r>
      <w:r w:rsidR="001620F9" w:rsidRPr="00C8370E">
        <w:rPr>
          <w:b w:val="0"/>
          <w:bCs/>
        </w:rPr>
        <w:t>8</w:t>
      </w:r>
      <w:r w:rsidR="005706EF" w:rsidRPr="00C8370E">
        <w:rPr>
          <w:b w:val="0"/>
          <w:bCs/>
        </w:rPr>
        <w:t>. Договор доверительного управления</w:t>
      </w:r>
      <w:r w:rsidRPr="00C8370E">
        <w:rPr>
          <w:b w:val="0"/>
          <w:bCs/>
        </w:rPr>
        <w:t xml:space="preserve"> ср</w:t>
      </w:r>
      <w:r w:rsidR="001E3E3D" w:rsidRPr="00C8370E">
        <w:rPr>
          <w:b w:val="0"/>
          <w:bCs/>
        </w:rPr>
        <w:t>едствами пенсионных резервов</w:t>
      </w:r>
      <w:r w:rsidRPr="00C8370E">
        <w:rPr>
          <w:b w:val="0"/>
          <w:bCs/>
        </w:rPr>
        <w:t xml:space="preserve"> </w:t>
      </w:r>
      <w:r w:rsidR="005706EF" w:rsidRPr="00C8370E">
        <w:rPr>
          <w:b w:val="0"/>
          <w:bCs/>
        </w:rPr>
        <w:t>может быть</w:t>
      </w:r>
      <w:r w:rsidRPr="00C8370E">
        <w:rPr>
          <w:b w:val="0"/>
          <w:bCs/>
        </w:rPr>
        <w:t>,</w:t>
      </w:r>
      <w:r w:rsidR="005706EF" w:rsidRPr="00C8370E">
        <w:rPr>
          <w:b w:val="0"/>
          <w:bCs/>
        </w:rPr>
        <w:t xml:space="preserve"> расторгнут по следующим основаниям:</w:t>
      </w:r>
    </w:p>
    <w:p w14:paraId="1A766056" w14:textId="77777777" w:rsidR="005706EF" w:rsidRPr="00C8370E" w:rsidRDefault="005706EF" w:rsidP="00F60D60">
      <w:pPr>
        <w:pStyle w:val="20"/>
        <w:numPr>
          <w:ilvl w:val="0"/>
          <w:numId w:val="2"/>
        </w:numPr>
        <w:tabs>
          <w:tab w:val="clear" w:pos="2089"/>
          <w:tab w:val="num" w:pos="851"/>
        </w:tabs>
        <w:spacing w:before="80"/>
        <w:ind w:left="0" w:firstLine="567"/>
        <w:rPr>
          <w:b w:val="0"/>
          <w:bCs/>
        </w:rPr>
      </w:pPr>
      <w:r w:rsidRPr="00C8370E">
        <w:rPr>
          <w:b w:val="0"/>
          <w:bCs/>
        </w:rPr>
        <w:t>по обоюдному соглашению сторон;</w:t>
      </w:r>
    </w:p>
    <w:p w14:paraId="4A5A95D0" w14:textId="77777777" w:rsidR="00222E50" w:rsidRPr="00C8370E" w:rsidRDefault="001E3E3D" w:rsidP="00F60D60">
      <w:pPr>
        <w:pStyle w:val="20"/>
        <w:numPr>
          <w:ilvl w:val="0"/>
          <w:numId w:val="2"/>
        </w:numPr>
        <w:tabs>
          <w:tab w:val="clear" w:pos="2089"/>
          <w:tab w:val="num" w:pos="851"/>
        </w:tabs>
        <w:spacing w:before="80"/>
        <w:ind w:left="0" w:firstLine="567"/>
        <w:rPr>
          <w:b w:val="0"/>
          <w:bCs/>
        </w:rPr>
      </w:pPr>
      <w:r w:rsidRPr="00C8370E">
        <w:rPr>
          <w:b w:val="0"/>
          <w:bCs/>
        </w:rPr>
        <w:t>по инициативе ф</w:t>
      </w:r>
      <w:r w:rsidR="005706EF" w:rsidRPr="00C8370E">
        <w:rPr>
          <w:b w:val="0"/>
          <w:bCs/>
        </w:rPr>
        <w:t xml:space="preserve">онда; </w:t>
      </w:r>
    </w:p>
    <w:p w14:paraId="10322CD9" w14:textId="77777777" w:rsidR="005706EF" w:rsidRPr="00C8370E" w:rsidRDefault="005706EF" w:rsidP="00F60D60">
      <w:pPr>
        <w:pStyle w:val="20"/>
        <w:numPr>
          <w:ilvl w:val="0"/>
          <w:numId w:val="2"/>
        </w:numPr>
        <w:tabs>
          <w:tab w:val="clear" w:pos="2089"/>
          <w:tab w:val="num" w:pos="851"/>
        </w:tabs>
        <w:spacing w:before="80"/>
        <w:ind w:left="0" w:firstLine="567"/>
        <w:rPr>
          <w:b w:val="0"/>
          <w:bCs/>
        </w:rPr>
      </w:pPr>
      <w:r w:rsidRPr="00C8370E">
        <w:rPr>
          <w:b w:val="0"/>
          <w:bCs/>
        </w:rPr>
        <w:t>при возбуждении в отношении управляющей копании процедуры банкротства;</w:t>
      </w:r>
    </w:p>
    <w:p w14:paraId="6FEF43F7" w14:textId="77777777" w:rsidR="005706EF" w:rsidRPr="00C8370E" w:rsidRDefault="005706EF" w:rsidP="00F60D60">
      <w:pPr>
        <w:pStyle w:val="20"/>
        <w:numPr>
          <w:ilvl w:val="0"/>
          <w:numId w:val="2"/>
        </w:numPr>
        <w:tabs>
          <w:tab w:val="clear" w:pos="2089"/>
          <w:tab w:val="num" w:pos="851"/>
        </w:tabs>
        <w:spacing w:before="80"/>
        <w:ind w:left="0" w:firstLine="567"/>
        <w:rPr>
          <w:b w:val="0"/>
          <w:bCs/>
        </w:rPr>
      </w:pPr>
      <w:r w:rsidRPr="00C8370E">
        <w:rPr>
          <w:b w:val="0"/>
          <w:bCs/>
        </w:rPr>
        <w:t>в силу приостановления действия или аннулирования лицензии на осуществление деятельности по пенсионному обеспечению, являющегося учредителем управления;</w:t>
      </w:r>
    </w:p>
    <w:p w14:paraId="490F5157" w14:textId="77777777" w:rsidR="005706EF" w:rsidRPr="00C8370E" w:rsidRDefault="005706EF" w:rsidP="00F60D60">
      <w:pPr>
        <w:pStyle w:val="20"/>
        <w:numPr>
          <w:ilvl w:val="0"/>
          <w:numId w:val="2"/>
        </w:numPr>
        <w:tabs>
          <w:tab w:val="clear" w:pos="2089"/>
          <w:tab w:val="num" w:pos="851"/>
        </w:tabs>
        <w:spacing w:before="80"/>
        <w:ind w:left="0" w:firstLine="567"/>
        <w:rPr>
          <w:b w:val="0"/>
          <w:bCs/>
        </w:rPr>
      </w:pPr>
      <w:r w:rsidRPr="00C8370E">
        <w:rPr>
          <w:b w:val="0"/>
          <w:bCs/>
        </w:rPr>
        <w:t>при возникновени</w:t>
      </w:r>
      <w:r w:rsidR="001E3E3D" w:rsidRPr="00C8370E">
        <w:rPr>
          <w:b w:val="0"/>
          <w:bCs/>
        </w:rPr>
        <w:t>и форс - мажорных обстоятельств.</w:t>
      </w:r>
    </w:p>
    <w:p w14:paraId="6BB0651F" w14:textId="77777777" w:rsidR="001620F9" w:rsidRPr="00C8370E" w:rsidRDefault="001620F9" w:rsidP="001620F9">
      <w:pPr>
        <w:pStyle w:val="20"/>
        <w:spacing w:before="120" w:after="80"/>
        <w:ind w:firstLine="567"/>
      </w:pPr>
      <w:r w:rsidRPr="00C8370E">
        <w:rPr>
          <w:bCs/>
        </w:rPr>
        <w:t>13</w:t>
      </w:r>
      <w:r w:rsidRPr="00C8370E">
        <w:rPr>
          <w:b w:val="0"/>
          <w:bCs/>
        </w:rPr>
        <w:t>.</w:t>
      </w:r>
      <w:r w:rsidRPr="00C8370E">
        <w:t xml:space="preserve"> ПОРЯДОК ЗАКЛЮЧЕНИЯ, ИЗМЕНЕНИЯ ИЛИ ПРЕКРАЩЕНИЯ ДОГОВОРА ОКАЗАНИЯ УСЛУГ СПЕЦИАЛИЗИРОВАННОГО ДЕПОЗИТАРИЯ</w:t>
      </w:r>
    </w:p>
    <w:p w14:paraId="69245364" w14:textId="77777777" w:rsidR="00A922A9" w:rsidRPr="00C8370E" w:rsidRDefault="000F2F9C" w:rsidP="00970C05">
      <w:pPr>
        <w:pStyle w:val="20"/>
        <w:spacing w:before="80"/>
        <w:ind w:firstLine="567"/>
        <w:rPr>
          <w:b w:val="0"/>
          <w:bCs/>
        </w:rPr>
        <w:sectPr w:rsidR="00A922A9" w:rsidRPr="00C8370E" w:rsidSect="009F1604">
          <w:footerReference w:type="default" r:id="rId139"/>
          <w:pgSz w:w="11907" w:h="16840"/>
          <w:pgMar w:top="1134" w:right="794" w:bottom="907" w:left="1134" w:header="680" w:footer="680" w:gutter="0"/>
          <w:pgNumType w:start="40"/>
          <w:cols w:space="720"/>
        </w:sectPr>
      </w:pPr>
      <w:r w:rsidRPr="00C8370E">
        <w:rPr>
          <w:b w:val="0"/>
          <w:bCs/>
        </w:rPr>
        <w:t>13</w:t>
      </w:r>
      <w:r w:rsidR="005706EF" w:rsidRPr="00C8370E">
        <w:rPr>
          <w:b w:val="0"/>
          <w:bCs/>
        </w:rPr>
        <w:t>.</w:t>
      </w:r>
      <w:r w:rsidR="001620F9" w:rsidRPr="00C8370E">
        <w:rPr>
          <w:b w:val="0"/>
          <w:bCs/>
        </w:rPr>
        <w:t>1</w:t>
      </w:r>
      <w:r w:rsidR="005706EF" w:rsidRPr="00C8370E">
        <w:rPr>
          <w:b w:val="0"/>
          <w:bCs/>
        </w:rPr>
        <w:t>. Оказание услуг по хранению сертификатов ценных бумаг и (или) учету и переходу прав на ценные бумаги, в которые размещены пенсионные резервы, а также ежед</w:t>
      </w:r>
      <w:r w:rsidR="001E3E3D" w:rsidRPr="00C8370E">
        <w:rPr>
          <w:b w:val="0"/>
          <w:bCs/>
        </w:rPr>
        <w:t>невный контроль за соблюдением ф</w:t>
      </w:r>
      <w:r w:rsidR="005706EF" w:rsidRPr="00C8370E">
        <w:rPr>
          <w:b w:val="0"/>
          <w:bCs/>
        </w:rPr>
        <w:t>ондом и управляющей компанией ограничений по инвестированию пенсионных резервов, состава и структуры пенсионных резервов, установленных законодательными и другими нормативными правовыми актами, осуществляется</w:t>
      </w:r>
      <w:r w:rsidR="00970C05" w:rsidRPr="00C8370E">
        <w:rPr>
          <w:b w:val="0"/>
          <w:bCs/>
        </w:rPr>
        <w:t xml:space="preserve"> </w:t>
      </w:r>
    </w:p>
    <w:p w14:paraId="31A00A5B" w14:textId="77777777" w:rsidR="00970C05" w:rsidRPr="00C8370E" w:rsidRDefault="00970C05" w:rsidP="00A922A9">
      <w:pPr>
        <w:pStyle w:val="20"/>
        <w:rPr>
          <w:b w:val="0"/>
          <w:bCs/>
        </w:rPr>
      </w:pPr>
      <w:r w:rsidRPr="00C8370E">
        <w:rPr>
          <w:b w:val="0"/>
          <w:bCs/>
        </w:rPr>
        <w:lastRenderedPageBreak/>
        <w:t>специализированным депозитарием фонда на основании договора об оказании услуг специализированного депозитария.</w:t>
      </w:r>
    </w:p>
    <w:p w14:paraId="63BA1588" w14:textId="77777777" w:rsidR="00A922A9" w:rsidRPr="00C8370E" w:rsidRDefault="00970C05" w:rsidP="000F2F9C">
      <w:pPr>
        <w:pStyle w:val="20"/>
        <w:spacing w:before="80"/>
        <w:ind w:firstLine="567"/>
        <w:rPr>
          <w:b w:val="0"/>
          <w:bCs/>
        </w:rPr>
      </w:pPr>
      <w:r w:rsidRPr="00C8370E">
        <w:rPr>
          <w:b w:val="0"/>
          <w:bCs/>
        </w:rPr>
        <w:t>13.2. Договор, заключаемый спе</w:t>
      </w:r>
      <w:r w:rsidR="00B72002" w:rsidRPr="00C8370E">
        <w:rPr>
          <w:b w:val="0"/>
          <w:bCs/>
        </w:rPr>
        <w:t>циализированным депозитарием и ф</w:t>
      </w:r>
      <w:r w:rsidRPr="00C8370E">
        <w:rPr>
          <w:b w:val="0"/>
          <w:bCs/>
        </w:rPr>
        <w:t>ондом, должен соответствовать общим требованиям к типовому депозитарному договору, установленным законодательными и иными нормативными правовыми актами.</w:t>
      </w:r>
    </w:p>
    <w:p w14:paraId="74D8DF64" w14:textId="77777777" w:rsidR="005706EF" w:rsidRPr="00C8370E" w:rsidRDefault="000F2F9C" w:rsidP="000F2F9C">
      <w:pPr>
        <w:pStyle w:val="20"/>
        <w:spacing w:before="80"/>
        <w:ind w:firstLine="567"/>
        <w:rPr>
          <w:b w:val="0"/>
          <w:bCs/>
        </w:rPr>
      </w:pPr>
      <w:r w:rsidRPr="00C8370E">
        <w:rPr>
          <w:b w:val="0"/>
          <w:bCs/>
        </w:rPr>
        <w:t>13</w:t>
      </w:r>
      <w:r w:rsidR="00B374C5" w:rsidRPr="00C8370E">
        <w:rPr>
          <w:b w:val="0"/>
          <w:bCs/>
        </w:rPr>
        <w:t>.3</w:t>
      </w:r>
      <w:r w:rsidR="005706EF" w:rsidRPr="00C8370E">
        <w:rPr>
          <w:b w:val="0"/>
          <w:bCs/>
        </w:rPr>
        <w:t>. Информация о заключении договора об оказании услуг специализированн</w:t>
      </w:r>
      <w:r w:rsidR="00B72002" w:rsidRPr="00C8370E">
        <w:rPr>
          <w:b w:val="0"/>
          <w:bCs/>
        </w:rPr>
        <w:t>ого депозитария представляется ф</w:t>
      </w:r>
      <w:r w:rsidR="005706EF" w:rsidRPr="00C8370E">
        <w:rPr>
          <w:b w:val="0"/>
          <w:bCs/>
        </w:rPr>
        <w:t>ондом в уполномоченный федеральный орган в срок, не превышающий пять рабочих дней со дня его заключения.</w:t>
      </w:r>
    </w:p>
    <w:p w14:paraId="3EFEE921" w14:textId="77777777" w:rsidR="005706EF" w:rsidRPr="00C8370E" w:rsidRDefault="000F2F9C" w:rsidP="000F2F9C">
      <w:pPr>
        <w:pStyle w:val="20"/>
        <w:spacing w:before="80"/>
        <w:ind w:firstLine="567"/>
        <w:rPr>
          <w:b w:val="0"/>
          <w:bCs/>
        </w:rPr>
      </w:pPr>
      <w:r w:rsidRPr="00C8370E">
        <w:rPr>
          <w:b w:val="0"/>
          <w:bCs/>
        </w:rPr>
        <w:t>13</w:t>
      </w:r>
      <w:r w:rsidR="005706EF" w:rsidRPr="00C8370E">
        <w:rPr>
          <w:b w:val="0"/>
          <w:bCs/>
        </w:rPr>
        <w:t>.</w:t>
      </w:r>
      <w:r w:rsidR="00B374C5" w:rsidRPr="00C8370E">
        <w:rPr>
          <w:b w:val="0"/>
          <w:bCs/>
        </w:rPr>
        <w:t>4</w:t>
      </w:r>
      <w:r w:rsidR="005706EF" w:rsidRPr="00C8370E">
        <w:rPr>
          <w:b w:val="0"/>
          <w:bCs/>
        </w:rPr>
        <w:t>. Вознаграждение, которое выплачивается специализированному депозитарию, должно производиться исключительно за счет доходов от размещения пенсионных резервов.</w:t>
      </w:r>
    </w:p>
    <w:p w14:paraId="54425CBF" w14:textId="77777777" w:rsidR="005706EF" w:rsidRPr="00C8370E" w:rsidRDefault="000F2F9C" w:rsidP="000F2F9C">
      <w:pPr>
        <w:pStyle w:val="20"/>
        <w:spacing w:before="80"/>
        <w:ind w:firstLine="567"/>
        <w:rPr>
          <w:b w:val="0"/>
          <w:bCs/>
        </w:rPr>
      </w:pPr>
      <w:r w:rsidRPr="00C8370E">
        <w:rPr>
          <w:b w:val="0"/>
          <w:bCs/>
        </w:rPr>
        <w:t>13</w:t>
      </w:r>
      <w:r w:rsidR="005706EF" w:rsidRPr="00C8370E">
        <w:rPr>
          <w:b w:val="0"/>
          <w:bCs/>
        </w:rPr>
        <w:t>.</w:t>
      </w:r>
      <w:r w:rsidR="00B374C5" w:rsidRPr="00C8370E">
        <w:rPr>
          <w:b w:val="0"/>
          <w:bCs/>
        </w:rPr>
        <w:t>5</w:t>
      </w:r>
      <w:r w:rsidR="005706EF" w:rsidRPr="00C8370E">
        <w:rPr>
          <w:b w:val="0"/>
          <w:bCs/>
        </w:rPr>
        <w:t>. Договор об оказании услуг специализированного депозитария может быть расторгнут по следующим основаниям:</w:t>
      </w:r>
    </w:p>
    <w:p w14:paraId="10ECE95A" w14:textId="77777777" w:rsidR="005706EF" w:rsidRPr="00C8370E" w:rsidRDefault="005706EF" w:rsidP="00F60D60">
      <w:pPr>
        <w:pStyle w:val="20"/>
        <w:numPr>
          <w:ilvl w:val="0"/>
          <w:numId w:val="3"/>
        </w:numPr>
        <w:tabs>
          <w:tab w:val="clear" w:pos="2089"/>
          <w:tab w:val="num" w:pos="851"/>
        </w:tabs>
        <w:spacing w:before="80"/>
        <w:ind w:left="0" w:firstLine="567"/>
        <w:rPr>
          <w:b w:val="0"/>
          <w:bCs/>
        </w:rPr>
      </w:pPr>
      <w:r w:rsidRPr="00C8370E">
        <w:rPr>
          <w:b w:val="0"/>
          <w:bCs/>
        </w:rPr>
        <w:t>по обоюдному согласию сторон;</w:t>
      </w:r>
    </w:p>
    <w:p w14:paraId="6BC0CCA0" w14:textId="77777777" w:rsidR="005706EF" w:rsidRPr="00C8370E" w:rsidRDefault="00B72002" w:rsidP="00F60D60">
      <w:pPr>
        <w:pStyle w:val="20"/>
        <w:numPr>
          <w:ilvl w:val="0"/>
          <w:numId w:val="3"/>
        </w:numPr>
        <w:tabs>
          <w:tab w:val="clear" w:pos="2089"/>
          <w:tab w:val="num" w:pos="851"/>
        </w:tabs>
        <w:spacing w:before="80"/>
        <w:ind w:left="0" w:firstLine="567"/>
        <w:rPr>
          <w:b w:val="0"/>
          <w:bCs/>
        </w:rPr>
      </w:pPr>
      <w:r w:rsidRPr="00C8370E">
        <w:rPr>
          <w:b w:val="0"/>
          <w:bCs/>
        </w:rPr>
        <w:t>по инициативе ф</w:t>
      </w:r>
      <w:r w:rsidR="005706EF" w:rsidRPr="00C8370E">
        <w:rPr>
          <w:b w:val="0"/>
          <w:bCs/>
        </w:rPr>
        <w:t>онда;</w:t>
      </w:r>
    </w:p>
    <w:p w14:paraId="5E771966" w14:textId="77777777" w:rsidR="005706EF" w:rsidRPr="00C8370E" w:rsidRDefault="005706EF" w:rsidP="00F60D60">
      <w:pPr>
        <w:pStyle w:val="20"/>
        <w:numPr>
          <w:ilvl w:val="0"/>
          <w:numId w:val="3"/>
        </w:numPr>
        <w:tabs>
          <w:tab w:val="clear" w:pos="2089"/>
          <w:tab w:val="num" w:pos="851"/>
        </w:tabs>
        <w:spacing w:before="80"/>
        <w:ind w:left="0" w:firstLine="567"/>
        <w:rPr>
          <w:b w:val="0"/>
          <w:bCs/>
        </w:rPr>
      </w:pPr>
      <w:r w:rsidRPr="00C8370E">
        <w:rPr>
          <w:b w:val="0"/>
          <w:bCs/>
        </w:rPr>
        <w:t>в силу приостановления или отзыва у депозитария лицензии на право осуществления депозитарной деятельности на рынке ценных бумаг или деятельности или деятельности в качестве специализированного депозитария инвестиционных фондов и паевых инвестиционных фондов.</w:t>
      </w:r>
    </w:p>
    <w:p w14:paraId="1A1640E3" w14:textId="77777777" w:rsidR="005706EF" w:rsidRPr="00C8370E" w:rsidRDefault="005706EF" w:rsidP="00A922A9">
      <w:pPr>
        <w:pStyle w:val="1"/>
        <w:spacing w:before="120"/>
        <w:ind w:firstLine="567"/>
        <w:jc w:val="center"/>
        <w:rPr>
          <w:b/>
          <w:u w:val="single"/>
        </w:rPr>
      </w:pPr>
      <w:bookmarkStart w:id="31" w:name="_Toc495205680"/>
      <w:bookmarkStart w:id="32" w:name="_Toc34183961"/>
      <w:r w:rsidRPr="00C8370E">
        <w:rPr>
          <w:b/>
        </w:rPr>
        <w:t>1</w:t>
      </w:r>
      <w:r w:rsidR="000F2F9C" w:rsidRPr="00C8370E">
        <w:rPr>
          <w:b/>
        </w:rPr>
        <w:t>4</w:t>
      </w:r>
      <w:r w:rsidRPr="00C8370E">
        <w:rPr>
          <w:b/>
        </w:rPr>
        <w:t>. ПРАВА И ОБЯЗАННОСТИ ВКЛАДЧИКОВ И</w:t>
      </w:r>
      <w:bookmarkStart w:id="33" w:name="_Toc495205681"/>
      <w:bookmarkEnd w:id="31"/>
      <w:r w:rsidRPr="00C8370E">
        <w:rPr>
          <w:b/>
        </w:rPr>
        <w:t xml:space="preserve"> УЧАСТНИКОВ ФОНДА</w:t>
      </w:r>
      <w:bookmarkEnd w:id="32"/>
      <w:bookmarkEnd w:id="33"/>
    </w:p>
    <w:p w14:paraId="62C40E58" w14:textId="77777777" w:rsidR="005706EF" w:rsidRPr="00C8370E" w:rsidRDefault="005706EF" w:rsidP="00A922A9">
      <w:pPr>
        <w:pStyle w:val="2"/>
        <w:spacing w:before="80"/>
        <w:ind w:left="0" w:firstLine="567"/>
        <w:jc w:val="both"/>
      </w:pPr>
      <w:bookmarkStart w:id="34" w:name="_Toc480013903"/>
      <w:bookmarkStart w:id="35" w:name="_Toc495205682"/>
      <w:bookmarkStart w:id="36" w:name="_Toc34183962"/>
      <w:r w:rsidRPr="00C8370E">
        <w:t>1</w:t>
      </w:r>
      <w:r w:rsidR="000F2F9C" w:rsidRPr="00C8370E">
        <w:t>4</w:t>
      </w:r>
      <w:r w:rsidRPr="00C8370E">
        <w:t>.1. Вкладчик</w:t>
      </w:r>
      <w:bookmarkEnd w:id="34"/>
      <w:bookmarkEnd w:id="35"/>
      <w:bookmarkEnd w:id="36"/>
      <w:r w:rsidR="00BB647F" w:rsidRPr="00C8370E">
        <w:t xml:space="preserve"> имеет право:</w:t>
      </w:r>
    </w:p>
    <w:p w14:paraId="1667238F" w14:textId="77777777" w:rsidR="005706EF" w:rsidRPr="00C8370E" w:rsidRDefault="005706EF" w:rsidP="00A922A9">
      <w:pPr>
        <w:spacing w:before="80" w:after="80"/>
        <w:ind w:firstLine="567"/>
        <w:jc w:val="both"/>
      </w:pPr>
      <w:r w:rsidRPr="00C8370E">
        <w:t>1</w:t>
      </w:r>
      <w:r w:rsidR="000F2F9C" w:rsidRPr="00C8370E">
        <w:t>4</w:t>
      </w:r>
      <w:r w:rsidR="00B72002" w:rsidRPr="00C8370E">
        <w:t>.1.1. Требовать от ф</w:t>
      </w:r>
      <w:r w:rsidRPr="00C8370E">
        <w:t>онда исполнения  обязательств по пенсионному договору в полном объеме.</w:t>
      </w:r>
    </w:p>
    <w:p w14:paraId="0DCBD368" w14:textId="77777777" w:rsidR="005706EF" w:rsidRPr="00C8370E" w:rsidRDefault="005706EF" w:rsidP="000F2F9C">
      <w:pPr>
        <w:pStyle w:val="30"/>
        <w:spacing w:after="80"/>
        <w:ind w:firstLine="567"/>
      </w:pPr>
      <w:r w:rsidRPr="00C8370E">
        <w:t>1</w:t>
      </w:r>
      <w:r w:rsidR="000F2F9C" w:rsidRPr="00C8370E">
        <w:t>4</w:t>
      </w:r>
      <w:r w:rsidR="00B72002" w:rsidRPr="00C8370E">
        <w:t>.1.2. Представлять перед ф</w:t>
      </w:r>
      <w:r w:rsidRPr="00C8370E">
        <w:t xml:space="preserve">ондом свои интересы и интересы своих Участников. </w:t>
      </w:r>
    </w:p>
    <w:p w14:paraId="5F7A07EF" w14:textId="77777777" w:rsidR="005706EF" w:rsidRPr="00C8370E" w:rsidRDefault="005706EF" w:rsidP="000F2F9C">
      <w:pPr>
        <w:spacing w:after="80"/>
        <w:ind w:firstLine="567"/>
        <w:jc w:val="both"/>
      </w:pPr>
      <w:r w:rsidRPr="00C8370E">
        <w:t>1</w:t>
      </w:r>
      <w:r w:rsidR="000F2F9C" w:rsidRPr="00C8370E">
        <w:t>4</w:t>
      </w:r>
      <w:r w:rsidRPr="00C8370E">
        <w:t>.1.3. Получать ин</w:t>
      </w:r>
      <w:r w:rsidR="00B72002" w:rsidRPr="00C8370E">
        <w:t>формацию о деятельности ф</w:t>
      </w:r>
      <w:r w:rsidRPr="00C8370E">
        <w:t>онда.</w:t>
      </w:r>
    </w:p>
    <w:p w14:paraId="678F3CC8" w14:textId="77777777" w:rsidR="005706EF" w:rsidRPr="00C8370E" w:rsidRDefault="005706EF" w:rsidP="000F2F9C">
      <w:pPr>
        <w:pStyle w:val="20"/>
        <w:spacing w:after="80"/>
        <w:ind w:firstLine="567"/>
        <w:rPr>
          <w:b w:val="0"/>
        </w:rPr>
      </w:pPr>
      <w:r w:rsidRPr="00C8370E">
        <w:rPr>
          <w:b w:val="0"/>
        </w:rPr>
        <w:t>1</w:t>
      </w:r>
      <w:r w:rsidR="000F2F9C" w:rsidRPr="00C8370E">
        <w:rPr>
          <w:b w:val="0"/>
        </w:rPr>
        <w:t>4</w:t>
      </w:r>
      <w:r w:rsidRPr="00C8370E">
        <w:rPr>
          <w:b w:val="0"/>
        </w:rPr>
        <w:t>.1.4. Получать информацию о состоянии пенсионн</w:t>
      </w:r>
      <w:r w:rsidR="00BB647F" w:rsidRPr="00C8370E">
        <w:rPr>
          <w:b w:val="0"/>
        </w:rPr>
        <w:t>ого счета</w:t>
      </w:r>
      <w:r w:rsidRPr="00C8370E">
        <w:rPr>
          <w:b w:val="0"/>
        </w:rPr>
        <w:t xml:space="preserve"> Участников</w:t>
      </w:r>
      <w:r w:rsidR="00BB647F" w:rsidRPr="00C8370E">
        <w:rPr>
          <w:b w:val="0"/>
        </w:rPr>
        <w:t xml:space="preserve"> (Вкладчика) или именного пенсионного счета (счетов) Участника (Участников), в пользу которых вносятся пенсионные взносы.</w:t>
      </w:r>
    </w:p>
    <w:p w14:paraId="7D1BA024" w14:textId="77777777" w:rsidR="00BB647F" w:rsidRPr="00C8370E" w:rsidRDefault="00BB647F" w:rsidP="000F2F9C">
      <w:pPr>
        <w:pStyle w:val="20"/>
        <w:spacing w:after="80"/>
        <w:ind w:firstLine="567"/>
        <w:rPr>
          <w:b w:val="0"/>
        </w:rPr>
      </w:pPr>
      <w:r w:rsidRPr="00C8370E">
        <w:rPr>
          <w:b w:val="0"/>
        </w:rPr>
        <w:t xml:space="preserve">14.1.5. </w:t>
      </w:r>
      <w:r w:rsidR="00EA4F0B" w:rsidRPr="00C8370E">
        <w:rPr>
          <w:b w:val="0"/>
        </w:rPr>
        <w:t>Н</w:t>
      </w:r>
      <w:r w:rsidRPr="00C8370E">
        <w:rPr>
          <w:b w:val="0"/>
        </w:rPr>
        <w:t>азначать размер негосударственной пенсии Участнику (если это предусмотрено условиями пенсионной схемы).</w:t>
      </w:r>
    </w:p>
    <w:p w14:paraId="27DB7CF7" w14:textId="77777777" w:rsidR="00BB647F" w:rsidRPr="00C8370E" w:rsidRDefault="00BB647F" w:rsidP="000F2F9C">
      <w:pPr>
        <w:pStyle w:val="20"/>
        <w:spacing w:after="80"/>
        <w:ind w:firstLine="567"/>
        <w:rPr>
          <w:b w:val="0"/>
        </w:rPr>
      </w:pPr>
      <w:r w:rsidRPr="00C8370E">
        <w:rPr>
          <w:b w:val="0"/>
        </w:rPr>
        <w:t>14.1.6. В случае</w:t>
      </w:r>
      <w:r w:rsidR="00B72002" w:rsidRPr="00C8370E">
        <w:rPr>
          <w:b w:val="0"/>
        </w:rPr>
        <w:t>,</w:t>
      </w:r>
      <w:r w:rsidRPr="00C8370E">
        <w:rPr>
          <w:b w:val="0"/>
        </w:rPr>
        <w:t xml:space="preserve"> если это предусмотрено условиями пенсионног</w:t>
      </w:r>
      <w:r w:rsidR="00B72002" w:rsidRPr="00C8370E">
        <w:rPr>
          <w:b w:val="0"/>
        </w:rPr>
        <w:t>о договора, направлять в адрес ф</w:t>
      </w:r>
      <w:r w:rsidRPr="00C8370E">
        <w:rPr>
          <w:b w:val="0"/>
        </w:rPr>
        <w:t>онда письменные распоряжения:</w:t>
      </w:r>
    </w:p>
    <w:p w14:paraId="2A55DB2F" w14:textId="77777777" w:rsidR="00BB647F" w:rsidRPr="00C8370E" w:rsidRDefault="00BB647F" w:rsidP="00BB647F">
      <w:pPr>
        <w:pStyle w:val="20"/>
        <w:numPr>
          <w:ilvl w:val="0"/>
          <w:numId w:val="37"/>
        </w:numPr>
        <w:spacing w:after="80"/>
        <w:rPr>
          <w:b w:val="0"/>
        </w:rPr>
      </w:pPr>
      <w:r w:rsidRPr="00C8370E">
        <w:rPr>
          <w:b w:val="0"/>
        </w:rPr>
        <w:t>о перераспределении средств, отраженных в рамках именных пенсионных счетов, открытых в соответствии с условиями пенсионного договора;</w:t>
      </w:r>
    </w:p>
    <w:p w14:paraId="3AC6708B" w14:textId="77777777" w:rsidR="00BB647F" w:rsidRPr="00C8370E" w:rsidRDefault="00BB647F" w:rsidP="00BB647F">
      <w:pPr>
        <w:pStyle w:val="20"/>
        <w:numPr>
          <w:ilvl w:val="0"/>
          <w:numId w:val="37"/>
        </w:numPr>
        <w:spacing w:after="80"/>
        <w:rPr>
          <w:b w:val="0"/>
        </w:rPr>
      </w:pPr>
      <w:r w:rsidRPr="00C8370E">
        <w:rPr>
          <w:b w:val="0"/>
        </w:rPr>
        <w:t>о закрытии именног</w:t>
      </w:r>
      <w:r w:rsidR="00B72002" w:rsidRPr="00C8370E">
        <w:rPr>
          <w:b w:val="0"/>
        </w:rPr>
        <w:t>о пенсионного счета, открытого ф</w:t>
      </w:r>
      <w:r w:rsidRPr="00C8370E">
        <w:rPr>
          <w:b w:val="0"/>
        </w:rPr>
        <w:t>ондом в соответствии с условиями пенсионного договора, и перераспределением средств, отраженных в рамках такого счета.</w:t>
      </w:r>
    </w:p>
    <w:p w14:paraId="69D84F7F" w14:textId="77777777" w:rsidR="00BB647F" w:rsidRPr="00C8370E" w:rsidRDefault="00EA4F0B" w:rsidP="00A922A9">
      <w:pPr>
        <w:pStyle w:val="20"/>
        <w:spacing w:after="80"/>
        <w:ind w:firstLine="567"/>
        <w:rPr>
          <w:b w:val="0"/>
        </w:rPr>
      </w:pPr>
      <w:r w:rsidRPr="00C8370E">
        <w:rPr>
          <w:b w:val="0"/>
        </w:rPr>
        <w:t>Указанные распоряжения могут быть отданы в отношении именных пенсионных счетов Участников, которые не приобрели пенсионных оснований на дату направления Вкладчиком в адрес Фонда такого распоряжения.</w:t>
      </w:r>
    </w:p>
    <w:p w14:paraId="2A6EB486" w14:textId="77777777" w:rsidR="005706EF" w:rsidRPr="00C8370E" w:rsidRDefault="005706EF" w:rsidP="000F2F9C">
      <w:pPr>
        <w:pStyle w:val="20"/>
        <w:spacing w:after="80"/>
        <w:ind w:firstLine="567"/>
        <w:rPr>
          <w:b w:val="0"/>
        </w:rPr>
      </w:pPr>
      <w:r w:rsidRPr="00C8370E">
        <w:rPr>
          <w:b w:val="0"/>
        </w:rPr>
        <w:t>1</w:t>
      </w:r>
      <w:r w:rsidR="000F2F9C" w:rsidRPr="00C8370E">
        <w:rPr>
          <w:b w:val="0"/>
        </w:rPr>
        <w:t>4</w:t>
      </w:r>
      <w:r w:rsidRPr="00C8370E">
        <w:rPr>
          <w:b w:val="0"/>
        </w:rPr>
        <w:t>.1.5</w:t>
      </w:r>
      <w:r w:rsidRPr="00C8370E">
        <w:rPr>
          <w:b w:val="0"/>
          <w:i/>
        </w:rPr>
        <w:t xml:space="preserve">. </w:t>
      </w:r>
      <w:r w:rsidRPr="00C8370E">
        <w:rPr>
          <w:b w:val="0"/>
        </w:rPr>
        <w:t xml:space="preserve">Обжаловать действия руководящих органов и должностных лиц </w:t>
      </w:r>
      <w:r w:rsidR="00B72002" w:rsidRPr="00C8370E">
        <w:rPr>
          <w:b w:val="0"/>
        </w:rPr>
        <w:t>ф</w:t>
      </w:r>
      <w:r w:rsidRPr="00C8370E">
        <w:rPr>
          <w:b w:val="0"/>
        </w:rPr>
        <w:t>онда, наруш</w:t>
      </w:r>
      <w:r w:rsidR="00B72002" w:rsidRPr="00C8370E">
        <w:rPr>
          <w:b w:val="0"/>
        </w:rPr>
        <w:t>ающие договорные обязательства ф</w:t>
      </w:r>
      <w:r w:rsidRPr="00C8370E">
        <w:rPr>
          <w:b w:val="0"/>
        </w:rPr>
        <w:t>онда или не соответствующие его Уставу и</w:t>
      </w:r>
      <w:r w:rsidR="00721AFF" w:rsidRPr="00C8370E">
        <w:rPr>
          <w:b w:val="0"/>
        </w:rPr>
        <w:t xml:space="preserve"> </w:t>
      </w:r>
      <w:r w:rsidRPr="00C8370E">
        <w:rPr>
          <w:b w:val="0"/>
        </w:rPr>
        <w:t>настоящим Правилам, в установленном законодательством порядке.</w:t>
      </w:r>
    </w:p>
    <w:p w14:paraId="7410360B" w14:textId="77777777" w:rsidR="005706EF" w:rsidRPr="00C8370E" w:rsidRDefault="005706EF" w:rsidP="000F2F9C">
      <w:pPr>
        <w:pStyle w:val="30"/>
        <w:spacing w:after="80"/>
        <w:ind w:firstLine="567"/>
      </w:pPr>
      <w:r w:rsidRPr="00C8370E">
        <w:tab/>
        <w:t>1</w:t>
      </w:r>
      <w:r w:rsidR="000F2F9C" w:rsidRPr="00C8370E">
        <w:t>4</w:t>
      </w:r>
      <w:r w:rsidRPr="00C8370E">
        <w:t xml:space="preserve">.1.6. </w:t>
      </w:r>
      <w:r w:rsidR="00EA4F0B" w:rsidRPr="00C8370E">
        <w:t>Расторгнуть пенсионный договор и т</w:t>
      </w:r>
      <w:r w:rsidR="00B72002" w:rsidRPr="00C8370E">
        <w:t>ребовать от ф</w:t>
      </w:r>
      <w:r w:rsidRPr="00C8370E">
        <w:t>онда выплаты или их перевода в другой негосударственный пенсионный фонд</w:t>
      </w:r>
      <w:r w:rsidR="00EA4F0B" w:rsidRPr="00C8370E">
        <w:t xml:space="preserve"> выкупных сумм – в порядке и на условиях  настоящих</w:t>
      </w:r>
      <w:r w:rsidRPr="00C8370E">
        <w:t xml:space="preserve"> Правил и пенсионн</w:t>
      </w:r>
      <w:r w:rsidR="00EA4F0B" w:rsidRPr="00C8370E">
        <w:t>ого</w:t>
      </w:r>
      <w:r w:rsidRPr="00C8370E">
        <w:t xml:space="preserve"> договор</w:t>
      </w:r>
      <w:r w:rsidR="00EA4F0B" w:rsidRPr="00C8370E">
        <w:t>а.</w:t>
      </w:r>
      <w:bookmarkStart w:id="37" w:name="_Toc480013904"/>
    </w:p>
    <w:p w14:paraId="2CF63B22" w14:textId="77777777" w:rsidR="005706EF" w:rsidRPr="00C8370E" w:rsidRDefault="005706EF" w:rsidP="000F2F9C">
      <w:pPr>
        <w:pStyle w:val="2"/>
        <w:spacing w:after="80"/>
        <w:ind w:left="0" w:firstLine="567"/>
        <w:jc w:val="both"/>
      </w:pPr>
      <w:bookmarkStart w:id="38" w:name="_Toc495205683"/>
      <w:bookmarkStart w:id="39" w:name="_Toc34183963"/>
      <w:r w:rsidRPr="00C8370E">
        <w:lastRenderedPageBreak/>
        <w:t>1</w:t>
      </w:r>
      <w:r w:rsidR="000F2F9C" w:rsidRPr="00C8370E">
        <w:t>4</w:t>
      </w:r>
      <w:r w:rsidRPr="00C8370E">
        <w:t xml:space="preserve">.2. </w:t>
      </w:r>
      <w:bookmarkEnd w:id="37"/>
      <w:bookmarkEnd w:id="38"/>
      <w:bookmarkEnd w:id="39"/>
      <w:r w:rsidR="00EA4F0B" w:rsidRPr="00C8370E">
        <w:t>Вкладчик обязан:</w:t>
      </w:r>
    </w:p>
    <w:p w14:paraId="7D4759FE" w14:textId="77777777" w:rsidR="00222E50" w:rsidRPr="00C8370E" w:rsidRDefault="005706EF" w:rsidP="000F2F9C">
      <w:pPr>
        <w:pStyle w:val="30"/>
        <w:spacing w:after="80"/>
        <w:ind w:firstLine="567"/>
      </w:pPr>
      <w:r w:rsidRPr="00C8370E">
        <w:t>1</w:t>
      </w:r>
      <w:r w:rsidR="000F2F9C" w:rsidRPr="00C8370E">
        <w:t>4</w:t>
      </w:r>
      <w:r w:rsidRPr="00C8370E">
        <w:t>.2.1.</w:t>
      </w:r>
      <w:r w:rsidRPr="00C8370E">
        <w:rPr>
          <w:b/>
        </w:rPr>
        <w:t xml:space="preserve"> </w:t>
      </w:r>
      <w:r w:rsidRPr="00C8370E">
        <w:t>В течение 30 календарных дней с момента подписания пенсионного</w:t>
      </w:r>
      <w:r w:rsidRPr="00C8370E">
        <w:rPr>
          <w:b/>
        </w:rPr>
        <w:t xml:space="preserve"> </w:t>
      </w:r>
      <w:r w:rsidRPr="00C8370E">
        <w:t>дог</w:t>
      </w:r>
      <w:r w:rsidR="00B72002" w:rsidRPr="00C8370E">
        <w:t>овора внести на расчетный счет ф</w:t>
      </w:r>
      <w:r w:rsidRPr="00C8370E">
        <w:t>онда целевой</w:t>
      </w:r>
      <w:r w:rsidRPr="00C8370E">
        <w:rPr>
          <w:b/>
        </w:rPr>
        <w:t xml:space="preserve"> (</w:t>
      </w:r>
      <w:r w:rsidRPr="00C8370E">
        <w:t xml:space="preserve">вступительный) </w:t>
      </w:r>
      <w:r w:rsidR="00B72002" w:rsidRPr="00C8370E">
        <w:t xml:space="preserve"> взнос в размере, предусмотренно</w:t>
      </w:r>
      <w:r w:rsidRPr="00C8370E">
        <w:t>м  пенсионным договором.</w:t>
      </w:r>
    </w:p>
    <w:p w14:paraId="355472E4" w14:textId="77777777" w:rsidR="005706EF" w:rsidRPr="00C8370E" w:rsidRDefault="005706EF" w:rsidP="000F2F9C">
      <w:pPr>
        <w:spacing w:after="80"/>
        <w:ind w:firstLine="567"/>
        <w:jc w:val="both"/>
      </w:pPr>
      <w:r w:rsidRPr="00C8370E">
        <w:t>1</w:t>
      </w:r>
      <w:r w:rsidR="000F2F9C" w:rsidRPr="00C8370E">
        <w:t>4</w:t>
      </w:r>
      <w:r w:rsidRPr="00C8370E">
        <w:t>.2.2. Уплачивать пенсионные взносы исключительно денежными средствами в порядке, размерах и с периодичностью, предусмотренными пенсионным договором</w:t>
      </w:r>
      <w:r w:rsidRPr="00C8370E">
        <w:rPr>
          <w:b/>
        </w:rPr>
        <w:t xml:space="preserve"> </w:t>
      </w:r>
      <w:r w:rsidRPr="00C8370E">
        <w:t>и дополнительными соглашениями к нему.</w:t>
      </w:r>
    </w:p>
    <w:p w14:paraId="03C853FF" w14:textId="77777777" w:rsidR="005706EF" w:rsidRPr="00C8370E" w:rsidRDefault="005706EF" w:rsidP="000F2F9C">
      <w:pPr>
        <w:pStyle w:val="30"/>
        <w:spacing w:after="80"/>
        <w:ind w:firstLine="567"/>
      </w:pPr>
      <w:r w:rsidRPr="00C8370E">
        <w:t>1</w:t>
      </w:r>
      <w:r w:rsidR="000F2F9C" w:rsidRPr="00C8370E">
        <w:t>4</w:t>
      </w:r>
      <w:r w:rsidRPr="00C8370E">
        <w:t>.2.3</w:t>
      </w:r>
      <w:r w:rsidR="00B72002" w:rsidRPr="00C8370E">
        <w:t>. Предоставлять ф</w:t>
      </w:r>
      <w:r w:rsidRPr="00C8370E">
        <w:t>онду необходимую информацию об Участниках в соответствии с условиями пенсионного договора.</w:t>
      </w:r>
    </w:p>
    <w:p w14:paraId="374B15D5" w14:textId="77777777" w:rsidR="005706EF" w:rsidRPr="00C8370E" w:rsidRDefault="005706EF" w:rsidP="000F2F9C">
      <w:pPr>
        <w:spacing w:after="80"/>
        <w:ind w:firstLine="567"/>
        <w:jc w:val="both"/>
      </w:pPr>
      <w:r w:rsidRPr="00C8370E">
        <w:t>1</w:t>
      </w:r>
      <w:r w:rsidR="000F4BEA" w:rsidRPr="00C8370E">
        <w:t>4</w:t>
      </w:r>
      <w:r w:rsidR="00B72002" w:rsidRPr="00C8370E">
        <w:t>.2.4. Предоставлять ф</w:t>
      </w:r>
      <w:r w:rsidRPr="00C8370E">
        <w:t>онду информацию о распределении общей суммы пенсионных взносов по именны</w:t>
      </w:r>
      <w:r w:rsidR="00B72002" w:rsidRPr="00C8370E">
        <w:t>м пенсионным счетам Участников ф</w:t>
      </w:r>
      <w:r w:rsidRPr="00C8370E">
        <w:t>онда (при индивидуальной форме ведения  пенсионных счетов).</w:t>
      </w:r>
    </w:p>
    <w:p w14:paraId="56916F0F" w14:textId="77777777" w:rsidR="005706EF" w:rsidRPr="00C8370E" w:rsidRDefault="005706EF" w:rsidP="000F2F9C">
      <w:pPr>
        <w:pStyle w:val="30"/>
        <w:spacing w:after="80"/>
        <w:ind w:firstLine="567"/>
      </w:pPr>
      <w:r w:rsidRPr="00C8370E">
        <w:t>1</w:t>
      </w:r>
      <w:r w:rsidR="000F4BEA" w:rsidRPr="00C8370E">
        <w:t>4</w:t>
      </w:r>
      <w:r w:rsidRPr="00C8370E">
        <w:t xml:space="preserve">.2.5. В месячный срок (при индивидуальной форме ведения счетов) и ежегодно (при солидарной форме ведения счетов) </w:t>
      </w:r>
      <w:r w:rsidR="00EA4F0B" w:rsidRPr="00C8370E">
        <w:t>письменно известить</w:t>
      </w:r>
      <w:r w:rsidR="00B72002" w:rsidRPr="00C8370E">
        <w:t xml:space="preserve"> ф</w:t>
      </w:r>
      <w:r w:rsidRPr="00C8370E">
        <w:t>онд об изменении места жительства,  фамилии</w:t>
      </w:r>
      <w:r w:rsidR="004314F0" w:rsidRPr="00C8370E">
        <w:t>, паспортных данных</w:t>
      </w:r>
      <w:r w:rsidRPr="00C8370E">
        <w:t xml:space="preserve"> и других учетных с</w:t>
      </w:r>
      <w:r w:rsidR="00B72002" w:rsidRPr="00C8370E">
        <w:t>ведений об Участниках ф</w:t>
      </w:r>
      <w:r w:rsidRPr="00C8370E">
        <w:t xml:space="preserve">онда, в пользу которых производятся пенсионные взносы. </w:t>
      </w:r>
    </w:p>
    <w:p w14:paraId="245E74C2" w14:textId="77777777" w:rsidR="004314F0" w:rsidRPr="00C8370E" w:rsidRDefault="00B72002" w:rsidP="000F2F9C">
      <w:pPr>
        <w:pStyle w:val="30"/>
        <w:spacing w:after="80"/>
        <w:ind w:firstLine="567"/>
      </w:pPr>
      <w:r w:rsidRPr="00C8370E">
        <w:t>14.2.6. Письменно известить ф</w:t>
      </w:r>
      <w:r w:rsidR="004314F0" w:rsidRPr="00C8370E">
        <w:t>онд о прекращении своей деятельности в связи с реорганизацией или ликвидацией в срок, не превышающий 10 (десяти) календарных дней с даты принятия такого решения Вкладчиком.</w:t>
      </w:r>
    </w:p>
    <w:p w14:paraId="56B1F5F1" w14:textId="77777777" w:rsidR="005706EF" w:rsidRPr="00C8370E" w:rsidRDefault="005706EF" w:rsidP="000F2F9C">
      <w:pPr>
        <w:spacing w:after="80"/>
        <w:ind w:firstLine="567"/>
        <w:jc w:val="both"/>
      </w:pPr>
      <w:r w:rsidRPr="00C8370E">
        <w:t>1</w:t>
      </w:r>
      <w:r w:rsidR="000F4BEA" w:rsidRPr="00C8370E">
        <w:t>4</w:t>
      </w:r>
      <w:r w:rsidRPr="00C8370E">
        <w:t>.2.</w:t>
      </w:r>
      <w:r w:rsidR="004314F0" w:rsidRPr="00C8370E">
        <w:t>7</w:t>
      </w:r>
      <w:r w:rsidR="00B72002" w:rsidRPr="00C8370E">
        <w:t>. Содействовать развитию ф</w:t>
      </w:r>
      <w:r w:rsidRPr="00C8370E">
        <w:t>онда.</w:t>
      </w:r>
      <w:bookmarkStart w:id="40" w:name="_Toc480013905"/>
      <w:bookmarkStart w:id="41" w:name="_Toc495205684"/>
    </w:p>
    <w:p w14:paraId="0434F2A0" w14:textId="77777777" w:rsidR="005706EF" w:rsidRPr="00C8370E" w:rsidRDefault="005706EF" w:rsidP="000F2F9C">
      <w:pPr>
        <w:pStyle w:val="2"/>
        <w:spacing w:after="80"/>
        <w:ind w:left="0" w:firstLine="567"/>
        <w:jc w:val="both"/>
      </w:pPr>
      <w:bookmarkStart w:id="42" w:name="_Toc34183964"/>
      <w:r w:rsidRPr="00C8370E">
        <w:t>1</w:t>
      </w:r>
      <w:r w:rsidR="000F4BEA" w:rsidRPr="00C8370E">
        <w:t>4</w:t>
      </w:r>
      <w:r w:rsidRPr="00C8370E">
        <w:t>.3.  Участник</w:t>
      </w:r>
      <w:bookmarkEnd w:id="42"/>
      <w:r w:rsidR="004314F0" w:rsidRPr="00C8370E">
        <w:t xml:space="preserve"> имеет право:</w:t>
      </w:r>
    </w:p>
    <w:bookmarkEnd w:id="40"/>
    <w:bookmarkEnd w:id="41"/>
    <w:p w14:paraId="7E4C8FF4" w14:textId="77777777" w:rsidR="005706EF" w:rsidRPr="00C8370E" w:rsidRDefault="005706EF" w:rsidP="000F2F9C">
      <w:pPr>
        <w:spacing w:after="80"/>
        <w:ind w:firstLine="567"/>
        <w:jc w:val="both"/>
        <w:rPr>
          <w:bCs/>
        </w:rPr>
      </w:pPr>
      <w:r w:rsidRPr="00C8370E">
        <w:t>1</w:t>
      </w:r>
      <w:r w:rsidR="000F4BEA" w:rsidRPr="00C8370E">
        <w:t>4</w:t>
      </w:r>
      <w:r w:rsidR="00B72002" w:rsidRPr="00C8370E">
        <w:t>.3.1. Требовать от ф</w:t>
      </w:r>
      <w:r w:rsidRPr="00C8370E">
        <w:t xml:space="preserve">онда исполнения  обязательств </w:t>
      </w:r>
      <w:r w:rsidR="00B72002" w:rsidRPr="00C8370E">
        <w:rPr>
          <w:bCs/>
        </w:rPr>
        <w:t>ф</w:t>
      </w:r>
      <w:r w:rsidRPr="00C8370E">
        <w:rPr>
          <w:bCs/>
        </w:rPr>
        <w:t>онда по выплате негосударственных пенсий в соответствии с условиями пенсионного договора.</w:t>
      </w:r>
    </w:p>
    <w:p w14:paraId="5A3B8DCF" w14:textId="77777777" w:rsidR="005706EF" w:rsidRPr="00C8370E" w:rsidRDefault="005706EF" w:rsidP="000F2F9C">
      <w:pPr>
        <w:pStyle w:val="20"/>
        <w:spacing w:after="80"/>
        <w:ind w:firstLine="567"/>
        <w:rPr>
          <w:b w:val="0"/>
          <w:bCs/>
        </w:rPr>
      </w:pPr>
      <w:r w:rsidRPr="00C8370E">
        <w:rPr>
          <w:b w:val="0"/>
          <w:bCs/>
        </w:rPr>
        <w:t>1</w:t>
      </w:r>
      <w:r w:rsidR="000F4BEA" w:rsidRPr="00C8370E">
        <w:rPr>
          <w:b w:val="0"/>
          <w:bCs/>
        </w:rPr>
        <w:t>4</w:t>
      </w:r>
      <w:r w:rsidRPr="00C8370E">
        <w:rPr>
          <w:b w:val="0"/>
          <w:bCs/>
        </w:rPr>
        <w:t xml:space="preserve">.3.2. Получать негосударственную пенсию в соответствии с Федеральным законом Российской Федерации №75-ФЗ от 07.05.1998г. «О негосударственных пенсионных фондах», условиями пенсионного договора, настоящими Правилами и выбранной пенсионной схемой при возникновении пенсионного основания.  </w:t>
      </w:r>
    </w:p>
    <w:p w14:paraId="39BC15F1" w14:textId="77777777" w:rsidR="005706EF" w:rsidRPr="00C8370E" w:rsidRDefault="005706EF" w:rsidP="000F2F9C">
      <w:pPr>
        <w:pStyle w:val="30"/>
        <w:spacing w:after="80"/>
        <w:ind w:firstLine="567"/>
      </w:pPr>
      <w:r w:rsidRPr="00C8370E">
        <w:t>1</w:t>
      </w:r>
      <w:r w:rsidR="000F4BEA" w:rsidRPr="00C8370E">
        <w:t>4</w:t>
      </w:r>
      <w:r w:rsidR="00B72002" w:rsidRPr="00C8370E">
        <w:t>.3.3. Требовать от ф</w:t>
      </w:r>
      <w:r w:rsidRPr="00C8370E">
        <w:t>онда изменения условий негосударственного пенсионного обеспечения в соответствии с настоящими Правилами и условиями пенсионного договора.</w:t>
      </w:r>
    </w:p>
    <w:p w14:paraId="7FA28CEC" w14:textId="77777777" w:rsidR="005706EF" w:rsidRPr="00C8370E" w:rsidRDefault="005706EF" w:rsidP="000F2F9C">
      <w:pPr>
        <w:pStyle w:val="30"/>
        <w:spacing w:after="80"/>
        <w:ind w:firstLine="567"/>
      </w:pPr>
      <w:r w:rsidRPr="00C8370E">
        <w:t>1</w:t>
      </w:r>
      <w:r w:rsidR="000F4BEA" w:rsidRPr="00C8370E">
        <w:t>4</w:t>
      </w:r>
      <w:r w:rsidR="00B72002" w:rsidRPr="00C8370E">
        <w:t>.3.4. Требовать от ф</w:t>
      </w:r>
      <w:r w:rsidRPr="00C8370E">
        <w:t>онда выплаты выкупных сумм или их перевода в другой  фонд в соответствии с настоящими Правилами и  условиями пенсионного договора.</w:t>
      </w:r>
    </w:p>
    <w:p w14:paraId="1A0539CA" w14:textId="77777777" w:rsidR="005706EF" w:rsidRPr="00C8370E" w:rsidRDefault="005706EF" w:rsidP="000F2F9C">
      <w:pPr>
        <w:pStyle w:val="30"/>
        <w:spacing w:after="80"/>
        <w:ind w:firstLine="567"/>
      </w:pPr>
      <w:r w:rsidRPr="00C8370E">
        <w:t>1</w:t>
      </w:r>
      <w:r w:rsidR="000F4BEA" w:rsidRPr="00C8370E">
        <w:t>4</w:t>
      </w:r>
      <w:r w:rsidR="00B72002" w:rsidRPr="00C8370E">
        <w:t>.3.5. Получать от ф</w:t>
      </w:r>
      <w:r w:rsidRPr="00C8370E">
        <w:t>онда информацию о состоянии своих именных пенсионных счетов.</w:t>
      </w:r>
    </w:p>
    <w:p w14:paraId="5586BE31" w14:textId="77777777" w:rsidR="005706EF" w:rsidRPr="00C8370E" w:rsidRDefault="005706EF" w:rsidP="000F2F9C">
      <w:pPr>
        <w:spacing w:after="80"/>
        <w:ind w:firstLine="567"/>
        <w:jc w:val="both"/>
      </w:pPr>
      <w:r w:rsidRPr="00C8370E">
        <w:t>1</w:t>
      </w:r>
      <w:r w:rsidR="000F4BEA" w:rsidRPr="00C8370E">
        <w:t>4</w:t>
      </w:r>
      <w:r w:rsidRPr="00C8370E">
        <w:t>.3.6.Обжаловать действия руководящих органов и должностных</w:t>
      </w:r>
      <w:r w:rsidRPr="00C8370E">
        <w:rPr>
          <w:b/>
        </w:rPr>
        <w:t xml:space="preserve"> </w:t>
      </w:r>
      <w:r w:rsidRPr="00C8370E">
        <w:t>лиц</w:t>
      </w:r>
      <w:r w:rsidRPr="00C8370E">
        <w:rPr>
          <w:b/>
        </w:rPr>
        <w:t xml:space="preserve"> </w:t>
      </w:r>
      <w:r w:rsidR="00B72002" w:rsidRPr="00C8370E">
        <w:t>фонда, нарушающих</w:t>
      </w:r>
      <w:r w:rsidRPr="00C8370E">
        <w:t xml:space="preserve"> договорные обязательс</w:t>
      </w:r>
      <w:r w:rsidR="00B72002" w:rsidRPr="00C8370E">
        <w:t>тва ф</w:t>
      </w:r>
      <w:r w:rsidRPr="00C8370E">
        <w:t>онда или не соответствующие его Уставу и</w:t>
      </w:r>
      <w:r w:rsidRPr="00C8370E">
        <w:rPr>
          <w:b/>
        </w:rPr>
        <w:t xml:space="preserve"> </w:t>
      </w:r>
      <w:r w:rsidRPr="00C8370E">
        <w:t>настоящим Правилам, в установленном законодательством порядке.</w:t>
      </w:r>
      <w:bookmarkStart w:id="43" w:name="_Toc34183965"/>
    </w:p>
    <w:p w14:paraId="2D3B4667" w14:textId="77777777" w:rsidR="005706EF" w:rsidRPr="00C8370E" w:rsidRDefault="005706EF" w:rsidP="000F2F9C">
      <w:pPr>
        <w:spacing w:after="80"/>
        <w:ind w:firstLine="567"/>
        <w:jc w:val="both"/>
        <w:rPr>
          <w:b/>
          <w:bCs/>
        </w:rPr>
      </w:pPr>
      <w:r w:rsidRPr="00C8370E">
        <w:rPr>
          <w:b/>
          <w:bCs/>
        </w:rPr>
        <w:t>1</w:t>
      </w:r>
      <w:r w:rsidR="000F4BEA" w:rsidRPr="00C8370E">
        <w:rPr>
          <w:b/>
          <w:bCs/>
        </w:rPr>
        <w:t>4</w:t>
      </w:r>
      <w:r w:rsidRPr="00C8370E">
        <w:rPr>
          <w:b/>
          <w:bCs/>
        </w:rPr>
        <w:t>.4. Участник</w:t>
      </w:r>
      <w:bookmarkEnd w:id="43"/>
      <w:r w:rsidR="004314F0" w:rsidRPr="00C8370E">
        <w:rPr>
          <w:b/>
          <w:bCs/>
        </w:rPr>
        <w:t xml:space="preserve"> обязан:</w:t>
      </w:r>
      <w:r w:rsidRPr="00C8370E">
        <w:rPr>
          <w:b/>
          <w:bCs/>
        </w:rPr>
        <w:tab/>
      </w:r>
    </w:p>
    <w:p w14:paraId="5608A6C6" w14:textId="77777777" w:rsidR="004314F0" w:rsidRPr="00C8370E" w:rsidRDefault="005706EF" w:rsidP="000F2F9C">
      <w:pPr>
        <w:spacing w:after="80"/>
        <w:ind w:firstLine="567"/>
        <w:jc w:val="both"/>
      </w:pPr>
      <w:r w:rsidRPr="00C8370E">
        <w:t>1</w:t>
      </w:r>
      <w:r w:rsidR="000F4BEA" w:rsidRPr="00C8370E">
        <w:t>4</w:t>
      </w:r>
      <w:r w:rsidRPr="00C8370E">
        <w:t xml:space="preserve">.4.1. </w:t>
      </w:r>
      <w:r w:rsidR="004314F0" w:rsidRPr="00C8370E">
        <w:t>Ознакомиться с настоящими Правилами.</w:t>
      </w:r>
    </w:p>
    <w:p w14:paraId="24F2CD1A" w14:textId="77777777" w:rsidR="005706EF" w:rsidRPr="00C8370E" w:rsidRDefault="004314F0" w:rsidP="000F2F9C">
      <w:pPr>
        <w:spacing w:after="80"/>
        <w:ind w:firstLine="567"/>
        <w:jc w:val="both"/>
      </w:pPr>
      <w:r w:rsidRPr="00C8370E">
        <w:t xml:space="preserve">14.4.2. </w:t>
      </w:r>
      <w:r w:rsidR="005706EF" w:rsidRPr="00C8370E">
        <w:t>Информировать Вкладчика (при дого</w:t>
      </w:r>
      <w:r w:rsidR="00B72002" w:rsidRPr="00C8370E">
        <w:t>ворах с юридическим лицом) или ф</w:t>
      </w:r>
      <w:r w:rsidR="005706EF" w:rsidRPr="00C8370E">
        <w:t>онд (при договорах с физическим лицом) обо всех изменениях, влияющих на реализацию договора (изменение фамилии, места жительства, паспортных данных и т. п.).</w:t>
      </w:r>
    </w:p>
    <w:p w14:paraId="11B329C0" w14:textId="77777777" w:rsidR="005706EF" w:rsidRPr="00C8370E" w:rsidRDefault="005706EF" w:rsidP="000F2F9C">
      <w:pPr>
        <w:spacing w:after="80"/>
        <w:ind w:firstLine="567"/>
        <w:jc w:val="both"/>
      </w:pPr>
      <w:r w:rsidRPr="00C8370E">
        <w:t>1</w:t>
      </w:r>
      <w:r w:rsidR="000F4BEA" w:rsidRPr="00C8370E">
        <w:t>4</w:t>
      </w:r>
      <w:r w:rsidRPr="00C8370E">
        <w:t>.4.2. В период п</w:t>
      </w:r>
      <w:r w:rsidR="00B72002" w:rsidRPr="00C8370E">
        <w:t>енсионных выплат информировать ф</w:t>
      </w:r>
      <w:r w:rsidRPr="00C8370E">
        <w:t>онд о реквизитах, необходимых для перечисления пенсии. Порядок предоставления информации определяется</w:t>
      </w:r>
      <w:r w:rsidR="00721AFF" w:rsidRPr="00C8370E">
        <w:t xml:space="preserve"> </w:t>
      </w:r>
      <w:r w:rsidRPr="00C8370E">
        <w:t>пенсионным договором.</w:t>
      </w:r>
    </w:p>
    <w:p w14:paraId="21557348" w14:textId="77777777" w:rsidR="004019CD" w:rsidRPr="00C8370E" w:rsidRDefault="005706EF" w:rsidP="009F5071">
      <w:pPr>
        <w:pStyle w:val="20"/>
        <w:ind w:firstLine="567"/>
        <w:rPr>
          <w:b w:val="0"/>
        </w:rPr>
      </w:pPr>
      <w:r w:rsidRPr="00C8370E">
        <w:rPr>
          <w:b w:val="0"/>
        </w:rPr>
        <w:t>1</w:t>
      </w:r>
      <w:r w:rsidR="000F4BEA" w:rsidRPr="00C8370E">
        <w:rPr>
          <w:b w:val="0"/>
        </w:rPr>
        <w:t>4</w:t>
      </w:r>
      <w:r w:rsidRPr="00C8370E">
        <w:rPr>
          <w:b w:val="0"/>
        </w:rPr>
        <w:t>.4.3.  В период пенсионных выплат</w:t>
      </w:r>
      <w:r w:rsidR="004314F0" w:rsidRPr="00C8370E">
        <w:rPr>
          <w:b w:val="0"/>
        </w:rPr>
        <w:t>, ежегодно</w:t>
      </w:r>
      <w:r w:rsidR="00B72002" w:rsidRPr="00C8370E">
        <w:rPr>
          <w:b w:val="0"/>
        </w:rPr>
        <w:t xml:space="preserve"> в установленные ф</w:t>
      </w:r>
      <w:r w:rsidR="003233F3" w:rsidRPr="00C8370E">
        <w:rPr>
          <w:b w:val="0"/>
        </w:rPr>
        <w:t>ондом сроки, своевременно</w:t>
      </w:r>
      <w:r w:rsidR="004314F0" w:rsidRPr="00C8370E">
        <w:rPr>
          <w:b w:val="0"/>
        </w:rPr>
        <w:t xml:space="preserve"> проходить регистрацию</w:t>
      </w:r>
      <w:r w:rsidR="003233F3" w:rsidRPr="00C8370E">
        <w:rPr>
          <w:b w:val="0"/>
        </w:rPr>
        <w:t>, представлять подтверждающие документы о месте своей регистрации (в соответствии с паспортными данными) или месте проживания (справка с ЖЭУ)</w:t>
      </w:r>
      <w:r w:rsidRPr="00C8370E">
        <w:rPr>
          <w:b w:val="0"/>
        </w:rPr>
        <w:t>.</w:t>
      </w:r>
    </w:p>
    <w:p w14:paraId="66346466" w14:textId="77777777" w:rsidR="00FF7BAA" w:rsidRPr="00C8370E" w:rsidRDefault="00FF7BAA" w:rsidP="001D6077">
      <w:pPr>
        <w:spacing w:before="120" w:after="80"/>
        <w:ind w:firstLine="567"/>
        <w:jc w:val="center"/>
        <w:rPr>
          <w:b/>
          <w:bCs/>
        </w:rPr>
        <w:sectPr w:rsidR="00FF7BAA" w:rsidRPr="00C8370E" w:rsidSect="009F1604">
          <w:footerReference w:type="default" r:id="rId140"/>
          <w:pgSz w:w="11907" w:h="16840"/>
          <w:pgMar w:top="1134" w:right="794" w:bottom="907" w:left="1134" w:header="680" w:footer="680" w:gutter="0"/>
          <w:pgNumType w:start="41"/>
          <w:cols w:space="720"/>
        </w:sectPr>
      </w:pPr>
      <w:bookmarkStart w:id="44" w:name="_Toc495205686"/>
      <w:bookmarkStart w:id="45" w:name="_Toc34183966"/>
    </w:p>
    <w:p w14:paraId="02FC95B1" w14:textId="77777777" w:rsidR="001D6077" w:rsidRPr="00C8370E" w:rsidRDefault="001D6077" w:rsidP="00FF7BAA">
      <w:pPr>
        <w:ind w:firstLine="567"/>
        <w:jc w:val="center"/>
        <w:rPr>
          <w:b/>
          <w:bCs/>
        </w:rPr>
      </w:pPr>
      <w:r w:rsidRPr="00C8370E">
        <w:rPr>
          <w:b/>
          <w:bCs/>
        </w:rPr>
        <w:lastRenderedPageBreak/>
        <w:t>15. ПРАВА И ОБЯЗАННОСТИ ФОНДА</w:t>
      </w:r>
      <w:bookmarkEnd w:id="44"/>
      <w:bookmarkEnd w:id="45"/>
    </w:p>
    <w:p w14:paraId="2F076BB6" w14:textId="77777777" w:rsidR="001D6077" w:rsidRPr="00C8370E" w:rsidRDefault="001D6077" w:rsidP="00FF7BAA">
      <w:pPr>
        <w:pStyle w:val="2"/>
        <w:spacing w:before="80"/>
        <w:ind w:left="0" w:firstLine="567"/>
        <w:jc w:val="both"/>
      </w:pPr>
      <w:bookmarkStart w:id="46" w:name="_Toc480013900"/>
      <w:bookmarkStart w:id="47" w:name="_Toc495205688"/>
      <w:bookmarkStart w:id="48" w:name="_Toc34183968"/>
      <w:r w:rsidRPr="00C8370E">
        <w:t>15.1.  Фонд</w:t>
      </w:r>
      <w:bookmarkEnd w:id="46"/>
      <w:bookmarkEnd w:id="47"/>
      <w:bookmarkEnd w:id="48"/>
      <w:r w:rsidRPr="00C8370E">
        <w:t xml:space="preserve"> имеет право:</w:t>
      </w:r>
    </w:p>
    <w:p w14:paraId="4ABBF8BD" w14:textId="77777777" w:rsidR="001D6077" w:rsidRPr="00C8370E" w:rsidRDefault="001D6077" w:rsidP="00FF7BAA">
      <w:pPr>
        <w:pStyle w:val="30"/>
        <w:spacing w:before="80"/>
        <w:ind w:firstLine="567"/>
      </w:pPr>
      <w:r w:rsidRPr="00C8370E">
        <w:t>15.1.1. Направлять до 3% (три процента) сумм пенсионных взносов включительно на формирование имущества, предназначенного для обеспечения уставной деятельности Фонда и</w:t>
      </w:r>
      <w:r w:rsidR="00FF7BAA" w:rsidRPr="00C8370E">
        <w:t xml:space="preserve"> </w:t>
      </w:r>
      <w:r w:rsidRPr="00C8370E">
        <w:t>покрытие административных расходов, если это предусмотрено пенсионным договором.</w:t>
      </w:r>
    </w:p>
    <w:p w14:paraId="2842506A" w14:textId="77777777" w:rsidR="005706EF" w:rsidRPr="00C8370E" w:rsidRDefault="000F4BEA" w:rsidP="000F4BEA">
      <w:pPr>
        <w:pStyle w:val="30"/>
        <w:spacing w:before="80"/>
        <w:ind w:firstLine="567"/>
      </w:pPr>
      <w:bookmarkStart w:id="49" w:name="_Toc480013899"/>
      <w:bookmarkStart w:id="50" w:name="_Toc495205687"/>
      <w:bookmarkStart w:id="51" w:name="_Toc34183967"/>
      <w:r w:rsidRPr="00C8370E">
        <w:t xml:space="preserve">15.1.2. </w:t>
      </w:r>
      <w:r w:rsidR="005706EF" w:rsidRPr="00C8370E">
        <w:t xml:space="preserve">Направлять на формирование имущества, предназначенного для обеспечения уставной деятельности, до 15% </w:t>
      </w:r>
      <w:r w:rsidRPr="00C8370E">
        <w:t>(пятнадцать процентов)</w:t>
      </w:r>
      <w:r w:rsidR="005706EF" w:rsidRPr="00C8370E">
        <w:t xml:space="preserve"> дохода, полученного  от </w:t>
      </w:r>
      <w:r w:rsidRPr="00C8370E">
        <w:t xml:space="preserve">размещения пенсионных резервов. </w:t>
      </w:r>
    </w:p>
    <w:p w14:paraId="1313BF9D" w14:textId="77777777" w:rsidR="006430FC" w:rsidRPr="00C8370E" w:rsidRDefault="006430FC" w:rsidP="000F4BEA">
      <w:pPr>
        <w:pStyle w:val="30"/>
        <w:spacing w:before="80"/>
        <w:ind w:firstLine="567"/>
      </w:pPr>
      <w:r w:rsidRPr="00C8370E">
        <w:t>15.1.3. Взимать с Вкладчика целе</w:t>
      </w:r>
      <w:r w:rsidR="00B72002" w:rsidRPr="00C8370E">
        <w:t>вой взнос на покрытие расходов ф</w:t>
      </w:r>
      <w:r w:rsidRPr="00C8370E">
        <w:t>онда, связанных с обеспечением его уставной деятельности, в размере, установленном условиями пенсионного договора.</w:t>
      </w:r>
    </w:p>
    <w:p w14:paraId="77AA99FC" w14:textId="77777777" w:rsidR="005706EF" w:rsidRPr="00C8370E" w:rsidRDefault="005706EF" w:rsidP="000F4BEA">
      <w:pPr>
        <w:spacing w:before="80"/>
        <w:ind w:firstLine="567"/>
        <w:jc w:val="both"/>
      </w:pPr>
      <w:r w:rsidRPr="00C8370E">
        <w:t>1</w:t>
      </w:r>
      <w:r w:rsidR="000F4BEA" w:rsidRPr="00C8370E">
        <w:t>5</w:t>
      </w:r>
      <w:r w:rsidRPr="00C8370E">
        <w:t>.1.</w:t>
      </w:r>
      <w:r w:rsidR="006430FC" w:rsidRPr="00C8370E">
        <w:t>4</w:t>
      </w:r>
      <w:r w:rsidRPr="00C8370E">
        <w:t>. Приостанавливать выплаты негосударственной пенсии в случае выявления недостоверности предоставляемых сведений об Участниках, которым эти выплаты производятся, до момента получения достоверных данных, а также при невыполнении Участником требований п. 1</w:t>
      </w:r>
      <w:r w:rsidR="00DA166B" w:rsidRPr="00C8370E">
        <w:t>4</w:t>
      </w:r>
      <w:r w:rsidRPr="00C8370E">
        <w:t>.4.2 настоящих Правил.</w:t>
      </w:r>
      <w:r w:rsidRPr="00C8370E">
        <w:tab/>
      </w:r>
    </w:p>
    <w:p w14:paraId="66E26257" w14:textId="77777777" w:rsidR="005706EF" w:rsidRPr="00C8370E" w:rsidRDefault="000F4BEA" w:rsidP="000F4BEA">
      <w:pPr>
        <w:pStyle w:val="30"/>
        <w:spacing w:before="80"/>
        <w:ind w:firstLine="567"/>
        <w:rPr>
          <w:b/>
        </w:rPr>
      </w:pPr>
      <w:r w:rsidRPr="00C8370E">
        <w:t>15</w:t>
      </w:r>
      <w:r w:rsidR="005706EF" w:rsidRPr="00C8370E">
        <w:t>.1.</w:t>
      </w:r>
      <w:r w:rsidR="006430FC" w:rsidRPr="00C8370E">
        <w:t>5</w:t>
      </w:r>
      <w:r w:rsidR="005706EF" w:rsidRPr="00C8370E">
        <w:t>. Запрашивать у Вкладчика необходимую информацию, влияющую на выполнение обязательств Фонда перед Участниками.</w:t>
      </w:r>
    </w:p>
    <w:p w14:paraId="15E37EF2" w14:textId="77777777" w:rsidR="005706EF" w:rsidRPr="00C8370E" w:rsidRDefault="005706EF" w:rsidP="000F4BEA">
      <w:pPr>
        <w:pStyle w:val="a4"/>
        <w:spacing w:before="80"/>
        <w:ind w:firstLine="567"/>
        <w:rPr>
          <w:b w:val="0"/>
        </w:rPr>
      </w:pPr>
      <w:r w:rsidRPr="00C8370E">
        <w:rPr>
          <w:b w:val="0"/>
        </w:rPr>
        <w:t>1</w:t>
      </w:r>
      <w:r w:rsidR="000F4BEA" w:rsidRPr="00C8370E">
        <w:rPr>
          <w:b w:val="0"/>
        </w:rPr>
        <w:t>5</w:t>
      </w:r>
      <w:r w:rsidRPr="00C8370E">
        <w:rPr>
          <w:b w:val="0"/>
        </w:rPr>
        <w:t>.1.</w:t>
      </w:r>
      <w:r w:rsidR="006430FC" w:rsidRPr="00C8370E">
        <w:rPr>
          <w:b w:val="0"/>
        </w:rPr>
        <w:t>6</w:t>
      </w:r>
      <w:r w:rsidRPr="00C8370E">
        <w:rPr>
          <w:b w:val="0"/>
        </w:rPr>
        <w:t xml:space="preserve">. Приостанавливать либо прекращать исполнение обязательств в соответствии с  п. </w:t>
      </w:r>
      <w:r w:rsidR="009F5071" w:rsidRPr="00C8370E">
        <w:rPr>
          <w:b w:val="0"/>
        </w:rPr>
        <w:t>1</w:t>
      </w:r>
      <w:r w:rsidR="006430FC" w:rsidRPr="00C8370E">
        <w:rPr>
          <w:b w:val="0"/>
        </w:rPr>
        <w:t>1</w:t>
      </w:r>
      <w:r w:rsidRPr="00C8370E">
        <w:rPr>
          <w:b w:val="0"/>
        </w:rPr>
        <w:t>.1.2   настоящих Правил.</w:t>
      </w:r>
      <w:r w:rsidR="006430FC" w:rsidRPr="00C8370E">
        <w:rPr>
          <w:b w:val="0"/>
        </w:rPr>
        <w:t xml:space="preserve"> </w:t>
      </w:r>
    </w:p>
    <w:p w14:paraId="5389CD80" w14:textId="77777777" w:rsidR="005706EF" w:rsidRPr="00C8370E" w:rsidRDefault="005706EF" w:rsidP="000F4BEA">
      <w:pPr>
        <w:pStyle w:val="a4"/>
        <w:spacing w:before="80"/>
        <w:ind w:firstLine="567"/>
        <w:rPr>
          <w:b w:val="0"/>
        </w:rPr>
      </w:pPr>
      <w:r w:rsidRPr="00C8370E">
        <w:rPr>
          <w:b w:val="0"/>
        </w:rPr>
        <w:t>1</w:t>
      </w:r>
      <w:r w:rsidR="009F5071" w:rsidRPr="00C8370E">
        <w:rPr>
          <w:b w:val="0"/>
        </w:rPr>
        <w:t>5</w:t>
      </w:r>
      <w:r w:rsidRPr="00C8370E">
        <w:rPr>
          <w:b w:val="0"/>
        </w:rPr>
        <w:t>.1.</w:t>
      </w:r>
      <w:r w:rsidR="006430FC" w:rsidRPr="00C8370E">
        <w:rPr>
          <w:b w:val="0"/>
        </w:rPr>
        <w:t>7</w:t>
      </w:r>
      <w:r w:rsidRPr="00C8370E">
        <w:rPr>
          <w:b w:val="0"/>
        </w:rPr>
        <w:t>. При нарушении Вкладчиком условий пенсионного договора в части размера и сроков перечисления пенсионных взносов приостанавливать оформление   пенсий Участникам, получающим право на пенсионные выплаты в соответствии с распорядительным письмом Вкладчика, до момента устранения указанных нарушений.</w:t>
      </w:r>
    </w:p>
    <w:p w14:paraId="689D7B31" w14:textId="77777777" w:rsidR="005706EF" w:rsidRPr="00C8370E" w:rsidRDefault="00B72002" w:rsidP="000F4BEA">
      <w:pPr>
        <w:pStyle w:val="a4"/>
        <w:spacing w:before="80"/>
        <w:ind w:firstLine="567"/>
        <w:rPr>
          <w:b w:val="0"/>
        </w:rPr>
      </w:pPr>
      <w:r w:rsidRPr="00C8370E">
        <w:rPr>
          <w:b w:val="0"/>
        </w:rPr>
        <w:t>При этом ф</w:t>
      </w:r>
      <w:r w:rsidR="005706EF" w:rsidRPr="00C8370E">
        <w:rPr>
          <w:b w:val="0"/>
        </w:rPr>
        <w:t>онд продолжает выполнять свои обязательства по выплате ранее назначенных пенсий в полном объеме.</w:t>
      </w:r>
    </w:p>
    <w:p w14:paraId="7C8C02E1" w14:textId="77777777" w:rsidR="005706EF" w:rsidRPr="00C8370E" w:rsidRDefault="005706EF" w:rsidP="000F4BEA">
      <w:pPr>
        <w:pStyle w:val="ConsNormal"/>
        <w:widowControl/>
        <w:spacing w:before="80"/>
        <w:ind w:firstLine="567"/>
        <w:jc w:val="both"/>
        <w:rPr>
          <w:rFonts w:ascii="Times New Roman" w:hAnsi="Times New Roman"/>
          <w:bCs/>
          <w:sz w:val="24"/>
        </w:rPr>
      </w:pPr>
      <w:r w:rsidRPr="00C8370E">
        <w:rPr>
          <w:rFonts w:ascii="Times New Roman" w:hAnsi="Times New Roman"/>
          <w:bCs/>
          <w:sz w:val="24"/>
        </w:rPr>
        <w:t>1</w:t>
      </w:r>
      <w:r w:rsidR="009F5071" w:rsidRPr="00C8370E">
        <w:rPr>
          <w:rFonts w:ascii="Times New Roman" w:hAnsi="Times New Roman"/>
          <w:bCs/>
          <w:sz w:val="24"/>
        </w:rPr>
        <w:t>5</w:t>
      </w:r>
      <w:r w:rsidRPr="00C8370E">
        <w:rPr>
          <w:rFonts w:ascii="Times New Roman" w:hAnsi="Times New Roman"/>
          <w:bCs/>
          <w:sz w:val="24"/>
        </w:rPr>
        <w:t>.1.</w:t>
      </w:r>
      <w:r w:rsidR="006430FC" w:rsidRPr="00C8370E">
        <w:rPr>
          <w:rFonts w:ascii="Times New Roman" w:hAnsi="Times New Roman"/>
          <w:bCs/>
          <w:sz w:val="24"/>
        </w:rPr>
        <w:t>8</w:t>
      </w:r>
      <w:r w:rsidRPr="00C8370E">
        <w:rPr>
          <w:rFonts w:ascii="Times New Roman" w:hAnsi="Times New Roman"/>
          <w:bCs/>
          <w:sz w:val="24"/>
        </w:rPr>
        <w:t>. Создавать на добровольной основе объединенные гарантийные фонды.</w:t>
      </w:r>
    </w:p>
    <w:p w14:paraId="22576A26" w14:textId="77777777" w:rsidR="005706EF" w:rsidRPr="00C8370E" w:rsidRDefault="005706EF" w:rsidP="000F4BEA">
      <w:pPr>
        <w:pStyle w:val="ConsNormal"/>
        <w:widowControl/>
        <w:spacing w:before="80"/>
        <w:ind w:firstLine="567"/>
        <w:jc w:val="both"/>
        <w:rPr>
          <w:rFonts w:ascii="Times New Roman" w:hAnsi="Times New Roman"/>
          <w:bCs/>
          <w:sz w:val="24"/>
        </w:rPr>
      </w:pPr>
      <w:r w:rsidRPr="00C8370E">
        <w:rPr>
          <w:rFonts w:ascii="Times New Roman" w:hAnsi="Times New Roman"/>
          <w:bCs/>
          <w:sz w:val="24"/>
        </w:rPr>
        <w:t xml:space="preserve">Принципы создания объединенных гарантийных фондов и порядок управления ими определяются входящими в них фондами в соответствии с федеральным законом. </w:t>
      </w:r>
    </w:p>
    <w:p w14:paraId="0E9009C0" w14:textId="77777777" w:rsidR="005706EF" w:rsidRPr="00C8370E" w:rsidRDefault="005706EF" w:rsidP="000F4BEA">
      <w:pPr>
        <w:pStyle w:val="ConsNormal"/>
        <w:widowControl/>
        <w:spacing w:before="80"/>
        <w:ind w:firstLine="567"/>
        <w:jc w:val="both"/>
        <w:rPr>
          <w:rFonts w:ascii="Times New Roman" w:hAnsi="Times New Roman"/>
          <w:bCs/>
          <w:sz w:val="24"/>
        </w:rPr>
      </w:pPr>
      <w:r w:rsidRPr="00C8370E">
        <w:rPr>
          <w:rFonts w:ascii="Times New Roman" w:hAnsi="Times New Roman"/>
          <w:bCs/>
          <w:sz w:val="24"/>
        </w:rPr>
        <w:t>Фонд вправе участвовать в обществах взаимного страхования, а также заключать договоры страхования, обеспечивающие дополнительные гарантии исполнения обязательств фонда перед Участниками.</w:t>
      </w:r>
    </w:p>
    <w:p w14:paraId="46D2CB57" w14:textId="77777777" w:rsidR="005706EF" w:rsidRPr="00C8370E" w:rsidRDefault="005706EF" w:rsidP="000F4BEA">
      <w:pPr>
        <w:pStyle w:val="ConsNormal"/>
        <w:widowControl/>
        <w:spacing w:before="80"/>
        <w:ind w:firstLine="567"/>
        <w:jc w:val="both"/>
        <w:rPr>
          <w:rFonts w:ascii="Times New Roman" w:hAnsi="Times New Roman"/>
          <w:bCs/>
          <w:sz w:val="24"/>
        </w:rPr>
      </w:pPr>
      <w:r w:rsidRPr="00C8370E">
        <w:rPr>
          <w:rFonts w:ascii="Times New Roman" w:hAnsi="Times New Roman"/>
          <w:bCs/>
          <w:sz w:val="24"/>
        </w:rPr>
        <w:t>На средства гарантийных фондов или имущество общества взаимного страхования не может быть обраще</w:t>
      </w:r>
      <w:r w:rsidR="00F822E7" w:rsidRPr="00C8370E">
        <w:rPr>
          <w:rFonts w:ascii="Times New Roman" w:hAnsi="Times New Roman"/>
          <w:bCs/>
          <w:sz w:val="24"/>
        </w:rPr>
        <w:t>но взыскание по обязательствам ф</w:t>
      </w:r>
      <w:r w:rsidRPr="00C8370E">
        <w:rPr>
          <w:rFonts w:ascii="Times New Roman" w:hAnsi="Times New Roman"/>
          <w:bCs/>
          <w:sz w:val="24"/>
        </w:rPr>
        <w:t xml:space="preserve">онда, если возникновение таких обязательств не было связано с осуществлением предусмотренной настоящим Федеральным законом деятельности. </w:t>
      </w:r>
    </w:p>
    <w:p w14:paraId="1FCF921D" w14:textId="77777777" w:rsidR="005706EF" w:rsidRPr="00C8370E" w:rsidRDefault="005706EF" w:rsidP="000F4BEA">
      <w:pPr>
        <w:pStyle w:val="ConsNormal"/>
        <w:widowControl/>
        <w:spacing w:before="80"/>
        <w:ind w:firstLine="567"/>
        <w:jc w:val="both"/>
        <w:rPr>
          <w:rFonts w:ascii="Times New Roman" w:hAnsi="Times New Roman"/>
          <w:b/>
          <w:sz w:val="24"/>
        </w:rPr>
      </w:pPr>
      <w:r w:rsidRPr="00C8370E">
        <w:rPr>
          <w:rFonts w:ascii="Times New Roman" w:hAnsi="Times New Roman"/>
          <w:bCs/>
          <w:sz w:val="24"/>
        </w:rPr>
        <w:t>Контроль за деятельностью объединенных гарантийных фондов осуществляется уполномоченным федеральным органом.</w:t>
      </w:r>
    </w:p>
    <w:p w14:paraId="79251D47" w14:textId="77777777" w:rsidR="005706EF" w:rsidRPr="00C8370E" w:rsidRDefault="005706EF" w:rsidP="000F4BEA">
      <w:pPr>
        <w:pStyle w:val="2"/>
        <w:spacing w:before="80"/>
        <w:ind w:left="0" w:firstLine="567"/>
        <w:jc w:val="both"/>
      </w:pPr>
      <w:r w:rsidRPr="00C8370E">
        <w:t>1</w:t>
      </w:r>
      <w:r w:rsidR="009F5071" w:rsidRPr="00C8370E">
        <w:t>5</w:t>
      </w:r>
      <w:r w:rsidR="006430FC" w:rsidRPr="00C8370E">
        <w:t xml:space="preserve">.2. </w:t>
      </w:r>
      <w:r w:rsidRPr="00C8370E">
        <w:t>Фонд</w:t>
      </w:r>
      <w:bookmarkEnd w:id="49"/>
      <w:bookmarkEnd w:id="50"/>
      <w:bookmarkEnd w:id="51"/>
      <w:r w:rsidR="006430FC" w:rsidRPr="00C8370E">
        <w:t xml:space="preserve"> обязан:</w:t>
      </w:r>
    </w:p>
    <w:p w14:paraId="1FE11638" w14:textId="77777777" w:rsidR="005706EF" w:rsidRPr="00C8370E" w:rsidRDefault="009F5071" w:rsidP="000F4BEA">
      <w:pPr>
        <w:pStyle w:val="20"/>
        <w:spacing w:before="80"/>
        <w:ind w:firstLine="567"/>
        <w:rPr>
          <w:b w:val="0"/>
        </w:rPr>
      </w:pPr>
      <w:r w:rsidRPr="00C8370E">
        <w:rPr>
          <w:b w:val="0"/>
        </w:rPr>
        <w:t>15</w:t>
      </w:r>
      <w:r w:rsidR="005706EF" w:rsidRPr="00C8370E">
        <w:rPr>
          <w:b w:val="0"/>
        </w:rPr>
        <w:t>.2.1. Осуществлять свою деятельность в соответствии с действующим законодательством.</w:t>
      </w:r>
    </w:p>
    <w:p w14:paraId="191E2BB4" w14:textId="77777777" w:rsidR="005706EF" w:rsidRPr="00C8370E" w:rsidRDefault="005706EF" w:rsidP="000F4BEA">
      <w:pPr>
        <w:pStyle w:val="31"/>
        <w:spacing w:before="80"/>
        <w:ind w:firstLine="567"/>
      </w:pPr>
      <w:r w:rsidRPr="00C8370E">
        <w:t>1</w:t>
      </w:r>
      <w:r w:rsidR="009F5071" w:rsidRPr="00C8370E">
        <w:t>5</w:t>
      </w:r>
      <w:r w:rsidR="006430FC" w:rsidRPr="00C8370E">
        <w:t>.2.2. Обеспечи</w:t>
      </w:r>
      <w:r w:rsidRPr="00C8370E">
        <w:t>ть ознакомление с настоящими Пра</w:t>
      </w:r>
      <w:r w:rsidR="00F822E7" w:rsidRPr="00C8370E">
        <w:t>вилами Вкладчиков (Участников) ф</w:t>
      </w:r>
      <w:r w:rsidRPr="00C8370E">
        <w:t>онда и со всеми вносимыми в них изменениями и дополнениями.</w:t>
      </w:r>
    </w:p>
    <w:p w14:paraId="357F4533" w14:textId="77777777" w:rsidR="005706EF" w:rsidRPr="00C8370E" w:rsidRDefault="005706EF" w:rsidP="000F4BEA">
      <w:pPr>
        <w:pStyle w:val="ConsNormal"/>
        <w:widowControl/>
        <w:spacing w:before="80"/>
        <w:ind w:firstLine="567"/>
        <w:jc w:val="both"/>
        <w:rPr>
          <w:rFonts w:ascii="Times New Roman" w:hAnsi="Times New Roman"/>
          <w:sz w:val="24"/>
        </w:rPr>
      </w:pPr>
      <w:r w:rsidRPr="00C8370E">
        <w:rPr>
          <w:rFonts w:ascii="Times New Roman" w:hAnsi="Times New Roman"/>
          <w:sz w:val="24"/>
        </w:rPr>
        <w:t>1</w:t>
      </w:r>
      <w:r w:rsidR="009F5071" w:rsidRPr="00C8370E">
        <w:rPr>
          <w:rFonts w:ascii="Times New Roman" w:hAnsi="Times New Roman"/>
          <w:sz w:val="24"/>
        </w:rPr>
        <w:t>5</w:t>
      </w:r>
      <w:r w:rsidRPr="00C8370E">
        <w:rPr>
          <w:rFonts w:ascii="Times New Roman" w:hAnsi="Times New Roman"/>
          <w:sz w:val="24"/>
        </w:rPr>
        <w:t>.2.3. Осуществлять учет пенсионных обязательств перед Вкладчиками, Участниками в форме ведения пенсионных счетов негосударственного пенсионного обеспечения, а также осуществлять учет средств пенсионных резервов в соответствии с условиями пенсионного договора и настоящими Правилами.</w:t>
      </w:r>
    </w:p>
    <w:p w14:paraId="6E8E80D4" w14:textId="77777777" w:rsidR="005706EF" w:rsidRPr="00C8370E" w:rsidRDefault="005706EF" w:rsidP="000F4BEA">
      <w:pPr>
        <w:pStyle w:val="a5"/>
        <w:spacing w:before="80"/>
        <w:ind w:firstLine="567"/>
        <w:rPr>
          <w:i w:val="0"/>
        </w:rPr>
      </w:pPr>
      <w:r w:rsidRPr="00C8370E">
        <w:rPr>
          <w:i w:val="0"/>
        </w:rPr>
        <w:lastRenderedPageBreak/>
        <w:t>1</w:t>
      </w:r>
      <w:r w:rsidR="009F5071" w:rsidRPr="00C8370E">
        <w:rPr>
          <w:i w:val="0"/>
        </w:rPr>
        <w:t>5</w:t>
      </w:r>
      <w:r w:rsidRPr="00C8370E">
        <w:rPr>
          <w:i w:val="0"/>
        </w:rPr>
        <w:t>.2.4. Осуществлять раздельный учет пенсионных резервов и имущества, предназначенного для обе</w:t>
      </w:r>
      <w:r w:rsidR="00F822E7" w:rsidRPr="00C8370E">
        <w:rPr>
          <w:i w:val="0"/>
        </w:rPr>
        <w:t>спечения уставной деятельности ф</w:t>
      </w:r>
      <w:r w:rsidRPr="00C8370E">
        <w:rPr>
          <w:i w:val="0"/>
        </w:rPr>
        <w:t>онда.</w:t>
      </w:r>
    </w:p>
    <w:p w14:paraId="6BF133E8" w14:textId="77777777" w:rsidR="005706EF" w:rsidRPr="00C8370E" w:rsidRDefault="005706EF" w:rsidP="000F4BEA">
      <w:pPr>
        <w:pStyle w:val="a5"/>
        <w:spacing w:before="80"/>
        <w:ind w:firstLine="567"/>
        <w:rPr>
          <w:i w:val="0"/>
        </w:rPr>
      </w:pPr>
      <w:r w:rsidRPr="00C8370E">
        <w:rPr>
          <w:i w:val="0"/>
        </w:rPr>
        <w:t>1</w:t>
      </w:r>
      <w:r w:rsidR="009F5071" w:rsidRPr="00C8370E">
        <w:rPr>
          <w:i w:val="0"/>
        </w:rPr>
        <w:t>5</w:t>
      </w:r>
      <w:r w:rsidRPr="00C8370E">
        <w:rPr>
          <w:i w:val="0"/>
        </w:rPr>
        <w:t>.2.5. Вести учет пенсионных резервов и выплаченных пенсий по каждому виду пенсионных схем.</w:t>
      </w:r>
    </w:p>
    <w:p w14:paraId="1F6144E4" w14:textId="77777777" w:rsidR="005706EF" w:rsidRPr="00C8370E" w:rsidRDefault="005706EF" w:rsidP="000F4BEA">
      <w:pPr>
        <w:pStyle w:val="a5"/>
        <w:spacing w:before="80"/>
        <w:ind w:firstLine="567"/>
        <w:rPr>
          <w:i w:val="0"/>
        </w:rPr>
      </w:pPr>
      <w:r w:rsidRPr="00C8370E">
        <w:rPr>
          <w:i w:val="0"/>
        </w:rPr>
        <w:t>1</w:t>
      </w:r>
      <w:r w:rsidR="009F5071" w:rsidRPr="00C8370E">
        <w:rPr>
          <w:i w:val="0"/>
        </w:rPr>
        <w:t>5</w:t>
      </w:r>
      <w:r w:rsidRPr="00C8370E">
        <w:rPr>
          <w:i w:val="0"/>
        </w:rPr>
        <w:t xml:space="preserve">.2.6. В течение 30 календарных  дней с момента заключения пенсионного договора </w:t>
      </w:r>
      <w:r w:rsidR="009C6534" w:rsidRPr="00C8370E">
        <w:rPr>
          <w:i w:val="0"/>
        </w:rPr>
        <w:t xml:space="preserve">известить Вкладчика об </w:t>
      </w:r>
      <w:r w:rsidRPr="00C8370E">
        <w:rPr>
          <w:i w:val="0"/>
        </w:rPr>
        <w:t>открыт</w:t>
      </w:r>
      <w:r w:rsidR="009C6534" w:rsidRPr="00C8370E">
        <w:rPr>
          <w:i w:val="0"/>
        </w:rPr>
        <w:t>ии</w:t>
      </w:r>
      <w:r w:rsidRPr="00C8370E">
        <w:rPr>
          <w:i w:val="0"/>
        </w:rPr>
        <w:t xml:space="preserve"> пенсионн</w:t>
      </w:r>
      <w:r w:rsidR="009C6534" w:rsidRPr="00C8370E">
        <w:rPr>
          <w:i w:val="0"/>
        </w:rPr>
        <w:t>ого</w:t>
      </w:r>
      <w:r w:rsidRPr="00C8370E">
        <w:rPr>
          <w:i w:val="0"/>
        </w:rPr>
        <w:t xml:space="preserve"> счет</w:t>
      </w:r>
      <w:r w:rsidR="00B33E71" w:rsidRPr="00C8370E">
        <w:rPr>
          <w:i w:val="0"/>
        </w:rPr>
        <w:t>а</w:t>
      </w:r>
      <w:r w:rsidRPr="00C8370E">
        <w:rPr>
          <w:i w:val="0"/>
        </w:rPr>
        <w:t xml:space="preserve"> Участников</w:t>
      </w:r>
      <w:r w:rsidR="00B33E71" w:rsidRPr="00C8370E">
        <w:rPr>
          <w:i w:val="0"/>
        </w:rPr>
        <w:t xml:space="preserve"> (Вкладчика)</w:t>
      </w:r>
      <w:r w:rsidRPr="00C8370E">
        <w:rPr>
          <w:i w:val="0"/>
        </w:rPr>
        <w:t>.</w:t>
      </w:r>
    </w:p>
    <w:p w14:paraId="719CB12C" w14:textId="77777777" w:rsidR="005706EF" w:rsidRPr="00C8370E" w:rsidRDefault="005706EF" w:rsidP="000F4BEA">
      <w:pPr>
        <w:pStyle w:val="a5"/>
        <w:spacing w:before="80"/>
        <w:ind w:firstLine="567"/>
        <w:rPr>
          <w:i w:val="0"/>
        </w:rPr>
      </w:pPr>
      <w:r w:rsidRPr="00C8370E">
        <w:rPr>
          <w:i w:val="0"/>
        </w:rPr>
        <w:t>При договоре, предусматривающем индивидуальную форму ведения счетов, в течение 30 календарных дней  с момента представления Вкладчиком списка Участников открыть именные пенсионные счета на каждого из этих Участников.</w:t>
      </w:r>
    </w:p>
    <w:p w14:paraId="2345D6BA" w14:textId="77777777" w:rsidR="00222E50" w:rsidRPr="00C8370E" w:rsidRDefault="005706EF" w:rsidP="000F4BEA">
      <w:pPr>
        <w:pStyle w:val="a5"/>
        <w:spacing w:before="80"/>
        <w:ind w:firstLine="567"/>
        <w:rPr>
          <w:i w:val="0"/>
        </w:rPr>
      </w:pPr>
      <w:r w:rsidRPr="00C8370E">
        <w:rPr>
          <w:i w:val="0"/>
        </w:rPr>
        <w:t>Известить Вкладчика об открытии именных пенсионных счетов Участников.</w:t>
      </w:r>
    </w:p>
    <w:p w14:paraId="494B6D38" w14:textId="77777777" w:rsidR="00B33E71" w:rsidRPr="00C8370E" w:rsidRDefault="00B33E71" w:rsidP="000F4BEA">
      <w:pPr>
        <w:pStyle w:val="a5"/>
        <w:spacing w:before="80"/>
        <w:ind w:firstLine="567"/>
        <w:rPr>
          <w:i w:val="0"/>
        </w:rPr>
      </w:pPr>
      <w:r w:rsidRPr="00C8370E">
        <w:rPr>
          <w:i w:val="0"/>
        </w:rPr>
        <w:t>15.2.7. По письменному распоряжению Вкладчика:</w:t>
      </w:r>
    </w:p>
    <w:p w14:paraId="6DA9DA67" w14:textId="77777777" w:rsidR="00B33E71" w:rsidRPr="00C8370E" w:rsidRDefault="00B33E71" w:rsidP="00B33E71">
      <w:pPr>
        <w:pStyle w:val="a5"/>
        <w:spacing w:before="80"/>
        <w:ind w:firstLine="567"/>
        <w:rPr>
          <w:i w:val="0"/>
        </w:rPr>
      </w:pPr>
      <w:r w:rsidRPr="00C8370E">
        <w:rPr>
          <w:i w:val="0"/>
        </w:rPr>
        <w:t>а) при назначении негосударственной пенсии Участнику (Участникам) перераспределять сумму пенсионных резервов с пенсионного счета Участников (Вкладчика) на именной пенсионный счет (счета) Участника (Участников), если это предусмотрено пенсионным договором;</w:t>
      </w:r>
    </w:p>
    <w:p w14:paraId="282C9230" w14:textId="77777777" w:rsidR="00B33E71" w:rsidRPr="00C8370E" w:rsidRDefault="00B33E71" w:rsidP="00D26857">
      <w:pPr>
        <w:pStyle w:val="a5"/>
        <w:spacing w:before="80"/>
        <w:ind w:firstLine="567"/>
        <w:rPr>
          <w:i w:val="0"/>
        </w:rPr>
      </w:pPr>
      <w:r w:rsidRPr="00C8370E">
        <w:rPr>
          <w:i w:val="0"/>
        </w:rPr>
        <w:t xml:space="preserve">б) </w:t>
      </w:r>
      <w:r w:rsidR="00D26857" w:rsidRPr="00C8370E">
        <w:rPr>
          <w:i w:val="0"/>
        </w:rPr>
        <w:t>перераспределять</w:t>
      </w:r>
      <w:r w:rsidRPr="00C8370E">
        <w:rPr>
          <w:i w:val="0"/>
        </w:rPr>
        <w:t xml:space="preserve"> средств</w:t>
      </w:r>
      <w:r w:rsidR="00D26857" w:rsidRPr="00C8370E">
        <w:rPr>
          <w:i w:val="0"/>
        </w:rPr>
        <w:t>а</w:t>
      </w:r>
      <w:r w:rsidRPr="00C8370E">
        <w:rPr>
          <w:i w:val="0"/>
        </w:rPr>
        <w:t>, отраженны</w:t>
      </w:r>
      <w:r w:rsidR="00D26857" w:rsidRPr="00C8370E">
        <w:rPr>
          <w:i w:val="0"/>
        </w:rPr>
        <w:t>е</w:t>
      </w:r>
      <w:r w:rsidRPr="00C8370E">
        <w:rPr>
          <w:i w:val="0"/>
        </w:rPr>
        <w:t xml:space="preserve"> в рамках именных пенсионных счетов</w:t>
      </w:r>
      <w:r w:rsidR="00D26857" w:rsidRPr="00C8370E">
        <w:rPr>
          <w:i w:val="0"/>
        </w:rPr>
        <w:t xml:space="preserve"> Участников, которые не приобрели пенсионных оснований по договорам, предусматривающих индивидуальную форму ведения счетов.  </w:t>
      </w:r>
    </w:p>
    <w:p w14:paraId="50F0FD26" w14:textId="77777777" w:rsidR="005706EF" w:rsidRPr="00C8370E" w:rsidRDefault="005706EF" w:rsidP="006430FC">
      <w:pPr>
        <w:pStyle w:val="a5"/>
        <w:spacing w:before="80"/>
        <w:ind w:firstLine="567"/>
        <w:rPr>
          <w:i w:val="0"/>
        </w:rPr>
      </w:pPr>
      <w:r w:rsidRPr="00C8370E">
        <w:rPr>
          <w:i w:val="0"/>
        </w:rPr>
        <w:t>1</w:t>
      </w:r>
      <w:r w:rsidR="009F5071" w:rsidRPr="00C8370E">
        <w:rPr>
          <w:i w:val="0"/>
        </w:rPr>
        <w:t>5</w:t>
      </w:r>
      <w:r w:rsidRPr="00C8370E">
        <w:rPr>
          <w:i w:val="0"/>
        </w:rPr>
        <w:t>.2.</w:t>
      </w:r>
      <w:r w:rsidR="00D26857" w:rsidRPr="00C8370E">
        <w:rPr>
          <w:i w:val="0"/>
        </w:rPr>
        <w:t>8</w:t>
      </w:r>
      <w:r w:rsidRPr="00C8370E">
        <w:rPr>
          <w:i w:val="0"/>
        </w:rPr>
        <w:t xml:space="preserve">. Размещать пенсионные резервы в соответствии с направлениями, условиями и порядком, которые определяются соответствующим Постановлением Правительства Российской Федерации. </w:t>
      </w:r>
    </w:p>
    <w:p w14:paraId="482C801C" w14:textId="77777777" w:rsidR="005706EF" w:rsidRPr="00C8370E" w:rsidRDefault="005706EF" w:rsidP="000F4BEA">
      <w:pPr>
        <w:pStyle w:val="a5"/>
        <w:spacing w:before="80"/>
        <w:ind w:firstLine="567"/>
        <w:rPr>
          <w:i w:val="0"/>
        </w:rPr>
      </w:pPr>
      <w:r w:rsidRPr="00C8370E">
        <w:rPr>
          <w:i w:val="0"/>
        </w:rPr>
        <w:t>1</w:t>
      </w:r>
      <w:r w:rsidR="009F5071" w:rsidRPr="00C8370E">
        <w:rPr>
          <w:i w:val="0"/>
        </w:rPr>
        <w:t>5</w:t>
      </w:r>
      <w:r w:rsidRPr="00C8370E">
        <w:rPr>
          <w:i w:val="0"/>
        </w:rPr>
        <w:t>.2.</w:t>
      </w:r>
      <w:r w:rsidR="00D26857" w:rsidRPr="00C8370E">
        <w:rPr>
          <w:i w:val="0"/>
        </w:rPr>
        <w:t>9</w:t>
      </w:r>
      <w:r w:rsidRPr="00C8370E">
        <w:rPr>
          <w:i w:val="0"/>
        </w:rPr>
        <w:t>. В течение 100 календарных дней после окончания календарного года вносить запись в пенсионные счета о начисленном доходе от размещения пенсионных резервов за прошедший год, за исключением именных пенсионных счетов Участников, получающих пожизненную пенсию.</w:t>
      </w:r>
    </w:p>
    <w:p w14:paraId="6E3B7BD3" w14:textId="77777777" w:rsidR="005706EF" w:rsidRPr="00C8370E" w:rsidRDefault="005706EF" w:rsidP="000F4BEA">
      <w:pPr>
        <w:pStyle w:val="30"/>
        <w:spacing w:before="80"/>
        <w:ind w:firstLine="567"/>
      </w:pPr>
      <w:r w:rsidRPr="00C8370E">
        <w:t>1</w:t>
      </w:r>
      <w:r w:rsidR="009F5071" w:rsidRPr="00C8370E">
        <w:t>5</w:t>
      </w:r>
      <w:r w:rsidRPr="00C8370E">
        <w:t>.2.</w:t>
      </w:r>
      <w:r w:rsidR="00D26857" w:rsidRPr="00C8370E">
        <w:t>10</w:t>
      </w:r>
      <w:r w:rsidRPr="00C8370E">
        <w:t xml:space="preserve">. В </w:t>
      </w:r>
      <w:r w:rsidR="00F822E7" w:rsidRPr="00C8370E">
        <w:t>соответствии с решением Совета ф</w:t>
      </w:r>
      <w:r w:rsidRPr="00C8370E">
        <w:t>онда для обеспечения финансовой устойчивости и безусловного выполнения, принятых Фондом обязательств создавать страховой  резерв.</w:t>
      </w:r>
    </w:p>
    <w:p w14:paraId="7B0A3CB1" w14:textId="77777777" w:rsidR="005706EF" w:rsidRPr="00C8370E" w:rsidRDefault="005706EF" w:rsidP="000F4BEA">
      <w:pPr>
        <w:pStyle w:val="31"/>
        <w:spacing w:before="80"/>
        <w:ind w:firstLine="567"/>
      </w:pPr>
      <w:r w:rsidRPr="00C8370E">
        <w:t>1</w:t>
      </w:r>
      <w:r w:rsidR="009F5071" w:rsidRPr="00C8370E">
        <w:t>5</w:t>
      </w:r>
      <w:r w:rsidRPr="00C8370E">
        <w:t>.2.1</w:t>
      </w:r>
      <w:r w:rsidR="00D26857" w:rsidRPr="00C8370E">
        <w:t>1</w:t>
      </w:r>
      <w:r w:rsidRPr="00C8370E">
        <w:t>. Предоставлять по запросу Вкладчиков, Участников информацию о состоянии их  пенсионных счетов  один раз в год.</w:t>
      </w:r>
    </w:p>
    <w:p w14:paraId="52C759FF" w14:textId="77777777" w:rsidR="005706EF" w:rsidRPr="00C8370E" w:rsidRDefault="005706EF" w:rsidP="000F4BEA">
      <w:pPr>
        <w:pStyle w:val="30"/>
        <w:spacing w:before="80"/>
        <w:ind w:firstLine="567"/>
      </w:pPr>
      <w:r w:rsidRPr="00C8370E">
        <w:tab/>
        <w:t>Информация о состоянии именных пенсионных счетов Участников по договору с юридическим лицом предоставляется по их запросам в период пенсионных выплат.</w:t>
      </w:r>
    </w:p>
    <w:p w14:paraId="44D463AD" w14:textId="77777777" w:rsidR="005706EF" w:rsidRPr="00C8370E" w:rsidRDefault="005706EF" w:rsidP="000F4BEA">
      <w:pPr>
        <w:pStyle w:val="30"/>
        <w:spacing w:before="80"/>
        <w:ind w:firstLine="567"/>
      </w:pPr>
      <w:r w:rsidRPr="00C8370E">
        <w:t>1</w:t>
      </w:r>
      <w:r w:rsidR="009F5071" w:rsidRPr="00C8370E">
        <w:t>5</w:t>
      </w:r>
      <w:r w:rsidRPr="00C8370E">
        <w:t>.2.1</w:t>
      </w:r>
      <w:r w:rsidR="00D26857" w:rsidRPr="00C8370E">
        <w:t>2</w:t>
      </w:r>
      <w:r w:rsidRPr="00C8370E">
        <w:t>. Осуществлять выплаты негосударственных пенсий и выкупных сумм в соответствии с условиями пенсионного договора и заявлением Участника.</w:t>
      </w:r>
    </w:p>
    <w:p w14:paraId="2300CE19" w14:textId="77777777" w:rsidR="005706EF" w:rsidRPr="00C8370E" w:rsidRDefault="005706EF" w:rsidP="000F4BEA">
      <w:pPr>
        <w:pStyle w:val="ConsNormal"/>
        <w:widowControl/>
        <w:spacing w:before="80"/>
        <w:ind w:firstLine="567"/>
        <w:jc w:val="both"/>
        <w:rPr>
          <w:rFonts w:ascii="Times New Roman" w:hAnsi="Times New Roman"/>
          <w:sz w:val="24"/>
        </w:rPr>
      </w:pPr>
      <w:r w:rsidRPr="00C8370E">
        <w:rPr>
          <w:rFonts w:ascii="Times New Roman" w:hAnsi="Times New Roman"/>
          <w:sz w:val="24"/>
        </w:rPr>
        <w:t>1</w:t>
      </w:r>
      <w:r w:rsidR="009F5071" w:rsidRPr="00C8370E">
        <w:rPr>
          <w:rFonts w:ascii="Times New Roman" w:hAnsi="Times New Roman"/>
          <w:sz w:val="24"/>
        </w:rPr>
        <w:t>5</w:t>
      </w:r>
      <w:r w:rsidRPr="00C8370E">
        <w:rPr>
          <w:rFonts w:ascii="Times New Roman" w:hAnsi="Times New Roman"/>
          <w:sz w:val="24"/>
        </w:rPr>
        <w:t>.2.1</w:t>
      </w:r>
      <w:r w:rsidR="00D26857" w:rsidRPr="00C8370E">
        <w:rPr>
          <w:rFonts w:ascii="Times New Roman" w:hAnsi="Times New Roman"/>
          <w:sz w:val="24"/>
        </w:rPr>
        <w:t>3</w:t>
      </w:r>
      <w:r w:rsidRPr="00C8370E">
        <w:rPr>
          <w:rFonts w:ascii="Times New Roman" w:hAnsi="Times New Roman"/>
          <w:sz w:val="24"/>
        </w:rPr>
        <w:t>. П</w:t>
      </w:r>
      <w:r w:rsidR="00D26857" w:rsidRPr="00C8370E">
        <w:rPr>
          <w:rFonts w:ascii="Times New Roman" w:hAnsi="Times New Roman"/>
          <w:sz w:val="24"/>
        </w:rPr>
        <w:t xml:space="preserve">ри расторжении пенсионного договора выплатить Вкладчику или перевести </w:t>
      </w:r>
      <w:r w:rsidRPr="00C8370E">
        <w:rPr>
          <w:rFonts w:ascii="Times New Roman" w:hAnsi="Times New Roman"/>
          <w:sz w:val="24"/>
        </w:rPr>
        <w:t>по поручению Вкладчика или Участника выкупные суммы в другой фонд в соответствии с условиями пенсионного договора.</w:t>
      </w:r>
    </w:p>
    <w:p w14:paraId="70EF5E49" w14:textId="77777777" w:rsidR="005706EF" w:rsidRPr="00C8370E" w:rsidRDefault="005706EF" w:rsidP="000F4BEA">
      <w:pPr>
        <w:pStyle w:val="ConsNormal"/>
        <w:widowControl/>
        <w:spacing w:before="80"/>
        <w:ind w:firstLine="567"/>
        <w:jc w:val="both"/>
        <w:rPr>
          <w:rFonts w:ascii="Times New Roman" w:hAnsi="Times New Roman"/>
          <w:sz w:val="24"/>
        </w:rPr>
      </w:pPr>
      <w:r w:rsidRPr="00C8370E">
        <w:rPr>
          <w:rFonts w:ascii="Times New Roman" w:hAnsi="Times New Roman"/>
          <w:sz w:val="24"/>
        </w:rPr>
        <w:t>1</w:t>
      </w:r>
      <w:r w:rsidR="009F5071" w:rsidRPr="00C8370E">
        <w:rPr>
          <w:rFonts w:ascii="Times New Roman" w:hAnsi="Times New Roman"/>
          <w:sz w:val="24"/>
        </w:rPr>
        <w:t>5</w:t>
      </w:r>
      <w:r w:rsidRPr="00C8370E">
        <w:rPr>
          <w:rFonts w:ascii="Times New Roman" w:hAnsi="Times New Roman"/>
          <w:sz w:val="24"/>
        </w:rPr>
        <w:t>.2.1</w:t>
      </w:r>
      <w:r w:rsidR="00253932" w:rsidRPr="00C8370E">
        <w:rPr>
          <w:rFonts w:ascii="Times New Roman" w:hAnsi="Times New Roman"/>
          <w:sz w:val="24"/>
        </w:rPr>
        <w:t>4</w:t>
      </w:r>
      <w:r w:rsidRPr="00C8370E">
        <w:rPr>
          <w:rFonts w:ascii="Times New Roman" w:hAnsi="Times New Roman"/>
          <w:sz w:val="24"/>
        </w:rPr>
        <w:t>. Не принимать в одностороннем порядке решения, нарушающие права Вкладчиков, Участников.</w:t>
      </w:r>
    </w:p>
    <w:p w14:paraId="2A01021E" w14:textId="77777777" w:rsidR="00D26857" w:rsidRPr="00C8370E" w:rsidRDefault="005706EF" w:rsidP="000F4BEA">
      <w:pPr>
        <w:pStyle w:val="a5"/>
        <w:spacing w:before="80"/>
        <w:ind w:firstLine="567"/>
        <w:rPr>
          <w:i w:val="0"/>
          <w:iCs/>
        </w:rPr>
      </w:pPr>
      <w:r w:rsidRPr="00C8370E">
        <w:rPr>
          <w:i w:val="0"/>
          <w:iCs/>
        </w:rPr>
        <w:t>1</w:t>
      </w:r>
      <w:r w:rsidR="009F5071" w:rsidRPr="00C8370E">
        <w:rPr>
          <w:i w:val="0"/>
          <w:iCs/>
        </w:rPr>
        <w:t>5</w:t>
      </w:r>
      <w:r w:rsidRPr="00C8370E">
        <w:rPr>
          <w:i w:val="0"/>
          <w:iCs/>
        </w:rPr>
        <w:t>.2.1</w:t>
      </w:r>
      <w:r w:rsidR="00253932" w:rsidRPr="00C8370E">
        <w:rPr>
          <w:i w:val="0"/>
          <w:iCs/>
        </w:rPr>
        <w:t>5</w:t>
      </w:r>
      <w:r w:rsidRPr="00C8370E">
        <w:rPr>
          <w:i w:val="0"/>
          <w:iCs/>
        </w:rPr>
        <w:t>. Фонд в целях охраны интересов Вкладчиков и Участников не вправе</w:t>
      </w:r>
      <w:r w:rsidR="00D26857" w:rsidRPr="00C8370E">
        <w:rPr>
          <w:i w:val="0"/>
          <w:iCs/>
        </w:rPr>
        <w:t>:</w:t>
      </w:r>
      <w:r w:rsidRPr="00C8370E">
        <w:rPr>
          <w:i w:val="0"/>
          <w:iCs/>
        </w:rPr>
        <w:t xml:space="preserve"> </w:t>
      </w:r>
    </w:p>
    <w:p w14:paraId="03BB0C73" w14:textId="77777777" w:rsidR="00D26857" w:rsidRPr="00C8370E" w:rsidRDefault="005706EF" w:rsidP="00D26857">
      <w:pPr>
        <w:pStyle w:val="a5"/>
        <w:numPr>
          <w:ilvl w:val="0"/>
          <w:numId w:val="38"/>
        </w:numPr>
        <w:spacing w:before="80"/>
        <w:rPr>
          <w:i w:val="0"/>
          <w:iCs/>
        </w:rPr>
      </w:pPr>
      <w:r w:rsidRPr="00C8370E">
        <w:rPr>
          <w:i w:val="0"/>
          <w:iCs/>
        </w:rPr>
        <w:t>принимать на себя поручительство за исполнение обязательств тр</w:t>
      </w:r>
      <w:r w:rsidR="00D26857" w:rsidRPr="00C8370E">
        <w:rPr>
          <w:i w:val="0"/>
          <w:iCs/>
        </w:rPr>
        <w:t>етьими лицами;</w:t>
      </w:r>
    </w:p>
    <w:p w14:paraId="39D93932" w14:textId="77777777" w:rsidR="00D26857" w:rsidRPr="00C8370E" w:rsidRDefault="005706EF" w:rsidP="00D26857">
      <w:pPr>
        <w:pStyle w:val="a5"/>
        <w:numPr>
          <w:ilvl w:val="0"/>
          <w:numId w:val="38"/>
        </w:numPr>
        <w:spacing w:before="80"/>
        <w:rPr>
          <w:i w:val="0"/>
          <w:iCs/>
        </w:rPr>
      </w:pPr>
      <w:r w:rsidRPr="00C8370E">
        <w:rPr>
          <w:i w:val="0"/>
          <w:iCs/>
        </w:rPr>
        <w:t>отдавать в залог средства пенсионных резервов</w:t>
      </w:r>
      <w:r w:rsidR="00D26857" w:rsidRPr="00C8370E">
        <w:rPr>
          <w:i w:val="0"/>
          <w:iCs/>
        </w:rPr>
        <w:t>;</w:t>
      </w:r>
    </w:p>
    <w:p w14:paraId="5D740D74" w14:textId="77777777" w:rsidR="00253932" w:rsidRPr="00C8370E" w:rsidRDefault="005706EF" w:rsidP="00D26857">
      <w:pPr>
        <w:pStyle w:val="a5"/>
        <w:numPr>
          <w:ilvl w:val="0"/>
          <w:numId w:val="38"/>
        </w:numPr>
        <w:spacing w:before="80"/>
        <w:rPr>
          <w:i w:val="0"/>
          <w:iCs/>
        </w:rPr>
      </w:pPr>
      <w:r w:rsidRPr="00C8370E">
        <w:rPr>
          <w:i w:val="0"/>
          <w:iCs/>
        </w:rPr>
        <w:t>выступать в качестве учредителя в организациях, организационно - правовая форма которых предполагает полную имущественную ответственность учредителей (учредителя</w:t>
      </w:r>
      <w:r w:rsidR="00253932" w:rsidRPr="00C8370E">
        <w:rPr>
          <w:i w:val="0"/>
          <w:iCs/>
        </w:rPr>
        <w:t>);</w:t>
      </w:r>
    </w:p>
    <w:p w14:paraId="4834F042" w14:textId="77777777" w:rsidR="00FF7BAA" w:rsidRPr="00C8370E" w:rsidRDefault="005706EF" w:rsidP="00D26857">
      <w:pPr>
        <w:pStyle w:val="a5"/>
        <w:numPr>
          <w:ilvl w:val="0"/>
          <w:numId w:val="38"/>
        </w:numPr>
        <w:spacing w:before="80"/>
        <w:rPr>
          <w:i w:val="0"/>
          <w:iCs/>
        </w:rPr>
      </w:pPr>
      <w:r w:rsidRPr="00C8370E">
        <w:rPr>
          <w:i w:val="0"/>
          <w:iCs/>
        </w:rPr>
        <w:t>выпускать ценные бумаги.</w:t>
      </w:r>
    </w:p>
    <w:p w14:paraId="31F1FB01" w14:textId="77777777" w:rsidR="00FF7BAA" w:rsidRPr="00C8370E" w:rsidRDefault="00FF7BAA" w:rsidP="00D26857">
      <w:pPr>
        <w:pStyle w:val="a5"/>
        <w:numPr>
          <w:ilvl w:val="0"/>
          <w:numId w:val="38"/>
        </w:numPr>
        <w:spacing w:before="80"/>
        <w:rPr>
          <w:i w:val="0"/>
          <w:iCs/>
        </w:rPr>
        <w:sectPr w:rsidR="00FF7BAA" w:rsidRPr="00C8370E" w:rsidSect="009F1604">
          <w:footerReference w:type="default" r:id="rId141"/>
          <w:pgSz w:w="11907" w:h="16840"/>
          <w:pgMar w:top="1134" w:right="794" w:bottom="907" w:left="1134" w:header="680" w:footer="680" w:gutter="0"/>
          <w:pgNumType w:start="43"/>
          <w:cols w:space="720"/>
        </w:sectPr>
      </w:pPr>
    </w:p>
    <w:p w14:paraId="2B3725D6" w14:textId="77777777" w:rsidR="001D6077" w:rsidRPr="00C8370E" w:rsidRDefault="001D6077" w:rsidP="001D6077">
      <w:pPr>
        <w:pStyle w:val="a5"/>
        <w:spacing w:before="80"/>
        <w:ind w:firstLine="567"/>
        <w:rPr>
          <w:i w:val="0"/>
          <w:iCs/>
        </w:rPr>
      </w:pPr>
      <w:r w:rsidRPr="00C8370E">
        <w:rPr>
          <w:i w:val="0"/>
          <w:iCs/>
        </w:rPr>
        <w:lastRenderedPageBreak/>
        <w:t>Сделки, совершенные с нарушением требований настоящего пункта, являются ничтожными.</w:t>
      </w:r>
    </w:p>
    <w:p w14:paraId="7DB35FBA" w14:textId="77777777" w:rsidR="00FF7BAA" w:rsidRPr="00C8370E" w:rsidRDefault="001D6077" w:rsidP="00FF7BAA">
      <w:pPr>
        <w:spacing w:before="80"/>
        <w:ind w:firstLine="567"/>
        <w:jc w:val="both"/>
      </w:pPr>
      <w:r w:rsidRPr="00C8370E">
        <w:t>15.2.16. Предоставлять Вкладчикам и (или) Участникам, по их просьбе, информацию об управляющем и о депозитарии, с которыми Фондом заключены договоры на оказание услуг.</w:t>
      </w:r>
    </w:p>
    <w:p w14:paraId="656C4C5E" w14:textId="77777777" w:rsidR="005706EF" w:rsidRPr="00C8370E" w:rsidRDefault="005706EF" w:rsidP="00FF7BAA">
      <w:pPr>
        <w:spacing w:before="80"/>
        <w:ind w:firstLine="567"/>
        <w:jc w:val="both"/>
      </w:pPr>
      <w:r w:rsidRPr="00C8370E">
        <w:t>1</w:t>
      </w:r>
      <w:r w:rsidR="009F5071" w:rsidRPr="00C8370E">
        <w:t>5</w:t>
      </w:r>
      <w:r w:rsidRPr="00C8370E">
        <w:t>.2.1</w:t>
      </w:r>
      <w:r w:rsidR="00253932" w:rsidRPr="00C8370E">
        <w:t>7</w:t>
      </w:r>
      <w:r w:rsidRPr="00C8370E">
        <w:t>. Ежегодно по итогам финансового года проводить:</w:t>
      </w:r>
    </w:p>
    <w:p w14:paraId="06BA9E46" w14:textId="77777777" w:rsidR="005706EF" w:rsidRPr="00C8370E" w:rsidRDefault="005706EF" w:rsidP="00F60D60">
      <w:pPr>
        <w:numPr>
          <w:ilvl w:val="0"/>
          <w:numId w:val="20"/>
        </w:numPr>
        <w:tabs>
          <w:tab w:val="clear" w:pos="1380"/>
          <w:tab w:val="num" w:pos="851"/>
        </w:tabs>
        <w:spacing w:before="80"/>
        <w:ind w:left="0" w:firstLine="567"/>
        <w:jc w:val="both"/>
      </w:pPr>
      <w:r w:rsidRPr="00C8370E">
        <w:t>независимую аудиторскую проверку;</w:t>
      </w:r>
    </w:p>
    <w:p w14:paraId="40569B07" w14:textId="77777777" w:rsidR="005706EF" w:rsidRPr="00C8370E" w:rsidRDefault="005706EF" w:rsidP="00F60D60">
      <w:pPr>
        <w:numPr>
          <w:ilvl w:val="0"/>
          <w:numId w:val="20"/>
        </w:numPr>
        <w:tabs>
          <w:tab w:val="clear" w:pos="1380"/>
          <w:tab w:val="num" w:pos="851"/>
        </w:tabs>
        <w:spacing w:before="80"/>
        <w:ind w:left="0" w:firstLine="567"/>
        <w:jc w:val="both"/>
        <w:rPr>
          <w:b/>
        </w:rPr>
      </w:pPr>
      <w:r w:rsidRPr="00C8370E">
        <w:t xml:space="preserve">актуарное оценивание результатов деятельности Фонда. </w:t>
      </w:r>
      <w:r w:rsidRPr="00C8370E">
        <w:rPr>
          <w:b/>
        </w:rPr>
        <w:t xml:space="preserve"> </w:t>
      </w:r>
    </w:p>
    <w:p w14:paraId="55862CD7" w14:textId="77777777" w:rsidR="005706EF" w:rsidRPr="00C8370E" w:rsidRDefault="005706EF" w:rsidP="000F4BEA">
      <w:pPr>
        <w:spacing w:before="80"/>
        <w:ind w:firstLine="567"/>
        <w:jc w:val="both"/>
      </w:pPr>
      <w:r w:rsidRPr="00C8370E">
        <w:t>1</w:t>
      </w:r>
      <w:r w:rsidR="009F5071" w:rsidRPr="00C8370E">
        <w:t>5</w:t>
      </w:r>
      <w:r w:rsidRPr="00C8370E">
        <w:t>.2.1</w:t>
      </w:r>
      <w:r w:rsidR="00253932" w:rsidRPr="00C8370E">
        <w:t>8</w:t>
      </w:r>
      <w:r w:rsidRPr="00C8370E">
        <w:t>. Публиковать отчет о своей деятельности в периодической печати не реже одного раза в год.</w:t>
      </w:r>
    </w:p>
    <w:p w14:paraId="17731105" w14:textId="77777777" w:rsidR="005706EF" w:rsidRPr="00C8370E" w:rsidRDefault="005706EF" w:rsidP="000F4BEA">
      <w:pPr>
        <w:pStyle w:val="a5"/>
        <w:spacing w:before="80"/>
        <w:ind w:firstLine="567"/>
        <w:rPr>
          <w:i w:val="0"/>
        </w:rPr>
      </w:pPr>
      <w:r w:rsidRPr="00C8370E">
        <w:rPr>
          <w:i w:val="0"/>
        </w:rPr>
        <w:t>1</w:t>
      </w:r>
      <w:r w:rsidR="009F5071" w:rsidRPr="00C8370E">
        <w:rPr>
          <w:i w:val="0"/>
        </w:rPr>
        <w:t>5</w:t>
      </w:r>
      <w:r w:rsidRPr="00C8370E">
        <w:rPr>
          <w:i w:val="0"/>
        </w:rPr>
        <w:t>.2.1</w:t>
      </w:r>
      <w:r w:rsidR="00253932" w:rsidRPr="00C8370E">
        <w:rPr>
          <w:i w:val="0"/>
        </w:rPr>
        <w:t>9</w:t>
      </w:r>
      <w:r w:rsidRPr="00C8370E">
        <w:rPr>
          <w:i w:val="0"/>
        </w:rPr>
        <w:t>. Обеспечивать сохранность учетных дел, открытых на каждого Участника</w:t>
      </w:r>
      <w:r w:rsidR="00721AFF" w:rsidRPr="00C8370E">
        <w:rPr>
          <w:i w:val="0"/>
        </w:rPr>
        <w:t xml:space="preserve"> </w:t>
      </w:r>
      <w:r w:rsidRPr="00C8370E">
        <w:rPr>
          <w:i w:val="0"/>
        </w:rPr>
        <w:t xml:space="preserve">Фонда, в течение </w:t>
      </w:r>
      <w:r w:rsidR="00253932" w:rsidRPr="00C8370E">
        <w:rPr>
          <w:i w:val="0"/>
        </w:rPr>
        <w:t>5 (</w:t>
      </w:r>
      <w:r w:rsidR="009D552A" w:rsidRPr="00C8370E">
        <w:rPr>
          <w:i w:val="0"/>
        </w:rPr>
        <w:t>пяти</w:t>
      </w:r>
      <w:r w:rsidR="00253932" w:rsidRPr="00C8370E">
        <w:rPr>
          <w:i w:val="0"/>
        </w:rPr>
        <w:t>)</w:t>
      </w:r>
      <w:r w:rsidRPr="00C8370E">
        <w:rPr>
          <w:i w:val="0"/>
        </w:rPr>
        <w:t xml:space="preserve"> лет с момента окончания исполнения Фондом своих обязательств.</w:t>
      </w:r>
    </w:p>
    <w:p w14:paraId="3460A949" w14:textId="77777777" w:rsidR="005706EF" w:rsidRPr="00C8370E" w:rsidRDefault="009F5071" w:rsidP="000F4BEA">
      <w:pPr>
        <w:spacing w:before="80"/>
        <w:ind w:firstLine="567"/>
        <w:jc w:val="both"/>
      </w:pPr>
      <w:r w:rsidRPr="00C8370E">
        <w:t>15</w:t>
      </w:r>
      <w:r w:rsidR="00253932" w:rsidRPr="00C8370E">
        <w:t>.2.20</w:t>
      </w:r>
      <w:r w:rsidR="005706EF" w:rsidRPr="00C8370E">
        <w:t>. Информировать Вкладчиков  об изменении места нахождения, почтового адреса и банковских реквизитов Фонда в течение 30 календарных дней.</w:t>
      </w:r>
    </w:p>
    <w:p w14:paraId="7B4B1F65" w14:textId="77777777" w:rsidR="00454855" w:rsidRPr="00C8370E" w:rsidRDefault="00454855" w:rsidP="00454855">
      <w:pPr>
        <w:pStyle w:val="a4"/>
        <w:spacing w:before="120" w:after="80"/>
        <w:ind w:firstLine="709"/>
        <w:jc w:val="center"/>
      </w:pPr>
      <w:r w:rsidRPr="00C8370E">
        <w:t>16. ИНФОРМАЦИОННАЯ ДЕЯТЕЛЬНОСТЬ ФОНДА</w:t>
      </w:r>
    </w:p>
    <w:p w14:paraId="0C0069A5" w14:textId="77777777" w:rsidR="00454855" w:rsidRPr="00C8370E" w:rsidRDefault="00454855" w:rsidP="00454855">
      <w:pPr>
        <w:pStyle w:val="a4"/>
        <w:spacing w:before="80"/>
        <w:ind w:firstLine="567"/>
        <w:jc w:val="left"/>
      </w:pPr>
      <w:r w:rsidRPr="00C8370E">
        <w:t>16.1. Конфиденциальные сведения фонда.</w:t>
      </w:r>
    </w:p>
    <w:p w14:paraId="06E18D7A" w14:textId="77777777" w:rsidR="00454855" w:rsidRPr="00C8370E" w:rsidRDefault="00454855" w:rsidP="00454855">
      <w:pPr>
        <w:pStyle w:val="a4"/>
        <w:spacing w:before="80"/>
        <w:ind w:firstLine="567"/>
        <w:rPr>
          <w:b w:val="0"/>
          <w:bCs/>
        </w:rPr>
      </w:pPr>
      <w:r w:rsidRPr="00C8370E">
        <w:rPr>
          <w:b w:val="0"/>
          <w:bCs/>
        </w:rPr>
        <w:t xml:space="preserve">16.1.1. Фонд гарантирует неразглашение информации о размерах вкладов и производимых им выплатах его конкретным Участникам. </w:t>
      </w:r>
    </w:p>
    <w:p w14:paraId="15FD2D15" w14:textId="77777777" w:rsidR="00454855" w:rsidRPr="00C8370E" w:rsidRDefault="00454855" w:rsidP="00454855">
      <w:pPr>
        <w:pStyle w:val="ConsNormal"/>
        <w:widowControl/>
        <w:ind w:firstLine="567"/>
        <w:jc w:val="both"/>
        <w:rPr>
          <w:rFonts w:ascii="Times New Roman" w:hAnsi="Times New Roman"/>
          <w:bCs/>
          <w:sz w:val="24"/>
        </w:rPr>
      </w:pPr>
      <w:r w:rsidRPr="00C8370E">
        <w:rPr>
          <w:rFonts w:ascii="Times New Roman" w:hAnsi="Times New Roman"/>
          <w:bCs/>
          <w:sz w:val="24"/>
        </w:rPr>
        <w:t>16.1.2. Фонд не вправе передавать третьим лицам, за исключением пр</w:t>
      </w:r>
      <w:r w:rsidRPr="00C8370E">
        <w:rPr>
          <w:rFonts w:ascii="Times New Roman" w:hAnsi="Times New Roman"/>
          <w:bCs/>
          <w:sz w:val="24"/>
        </w:rPr>
        <w:t>а</w:t>
      </w:r>
      <w:r w:rsidRPr="00C8370E">
        <w:rPr>
          <w:rFonts w:ascii="Times New Roman" w:hAnsi="Times New Roman"/>
          <w:bCs/>
          <w:sz w:val="24"/>
        </w:rPr>
        <w:t>вопреемников Участников и застрахованных лиц, а также организаций, которые в соответствии с договором осуществляют ведение пенсионных счетов, если указание на такие орг</w:t>
      </w:r>
      <w:r w:rsidR="00F822E7" w:rsidRPr="00C8370E">
        <w:rPr>
          <w:rFonts w:ascii="Times New Roman" w:hAnsi="Times New Roman"/>
          <w:bCs/>
          <w:sz w:val="24"/>
        </w:rPr>
        <w:t>анизации содержится в Правилах ф</w:t>
      </w:r>
      <w:r w:rsidRPr="00C8370E">
        <w:rPr>
          <w:rFonts w:ascii="Times New Roman" w:hAnsi="Times New Roman"/>
          <w:bCs/>
          <w:sz w:val="24"/>
        </w:rPr>
        <w:t>о</w:t>
      </w:r>
      <w:r w:rsidRPr="00C8370E">
        <w:rPr>
          <w:rFonts w:ascii="Times New Roman" w:hAnsi="Times New Roman"/>
          <w:bCs/>
          <w:sz w:val="24"/>
        </w:rPr>
        <w:t>н</w:t>
      </w:r>
      <w:r w:rsidRPr="00C8370E">
        <w:rPr>
          <w:rFonts w:ascii="Times New Roman" w:hAnsi="Times New Roman"/>
          <w:bCs/>
          <w:sz w:val="24"/>
        </w:rPr>
        <w:t>да, конфиденциальные сведения. К указанным сведениям относится и</w:t>
      </w:r>
      <w:r w:rsidRPr="00C8370E">
        <w:rPr>
          <w:rFonts w:ascii="Times New Roman" w:hAnsi="Times New Roman"/>
          <w:bCs/>
          <w:sz w:val="24"/>
        </w:rPr>
        <w:t>н</w:t>
      </w:r>
      <w:r w:rsidRPr="00C8370E">
        <w:rPr>
          <w:rFonts w:ascii="Times New Roman" w:hAnsi="Times New Roman"/>
          <w:bCs/>
          <w:sz w:val="24"/>
        </w:rPr>
        <w:t>формация, полученная в процессе сбора, хранения, передачи и использ</w:t>
      </w:r>
      <w:r w:rsidRPr="00C8370E">
        <w:rPr>
          <w:rFonts w:ascii="Times New Roman" w:hAnsi="Times New Roman"/>
          <w:bCs/>
          <w:sz w:val="24"/>
        </w:rPr>
        <w:t>о</w:t>
      </w:r>
      <w:r w:rsidRPr="00C8370E">
        <w:rPr>
          <w:rFonts w:ascii="Times New Roman" w:hAnsi="Times New Roman"/>
          <w:bCs/>
          <w:sz w:val="24"/>
        </w:rPr>
        <w:t>вания сведений, содержащихся в пенсионных счетах негосударственного пенсионного обеспечения, пенсионных счетах накопительной части труд</w:t>
      </w:r>
      <w:r w:rsidRPr="00C8370E">
        <w:rPr>
          <w:rFonts w:ascii="Times New Roman" w:hAnsi="Times New Roman"/>
          <w:bCs/>
          <w:sz w:val="24"/>
        </w:rPr>
        <w:t>о</w:t>
      </w:r>
      <w:r w:rsidRPr="00C8370E">
        <w:rPr>
          <w:rFonts w:ascii="Times New Roman" w:hAnsi="Times New Roman"/>
          <w:bCs/>
          <w:sz w:val="24"/>
        </w:rPr>
        <w:t>вой пенсии, а также при выплате негосударственной пенсии и накоп</w:t>
      </w:r>
      <w:r w:rsidRPr="00C8370E">
        <w:rPr>
          <w:rFonts w:ascii="Times New Roman" w:hAnsi="Times New Roman"/>
          <w:bCs/>
          <w:sz w:val="24"/>
        </w:rPr>
        <w:t>и</w:t>
      </w:r>
      <w:r w:rsidRPr="00C8370E">
        <w:rPr>
          <w:rFonts w:ascii="Times New Roman" w:hAnsi="Times New Roman"/>
          <w:bCs/>
          <w:sz w:val="24"/>
        </w:rPr>
        <w:t>тельной части трудовой пенсии, выплатах (переводе) выкупных сумм и выплатах правопреемникам.</w:t>
      </w:r>
    </w:p>
    <w:p w14:paraId="2CB7351A" w14:textId="77777777" w:rsidR="00454855" w:rsidRPr="00C8370E" w:rsidRDefault="00454855" w:rsidP="00454855">
      <w:pPr>
        <w:pStyle w:val="ConsNormal"/>
        <w:widowControl/>
        <w:ind w:firstLine="567"/>
        <w:jc w:val="both"/>
        <w:rPr>
          <w:rFonts w:ascii="Times New Roman" w:hAnsi="Times New Roman"/>
          <w:sz w:val="24"/>
        </w:rPr>
      </w:pPr>
      <w:r w:rsidRPr="00C8370E">
        <w:rPr>
          <w:rFonts w:ascii="Times New Roman" w:hAnsi="Times New Roman"/>
          <w:sz w:val="24"/>
        </w:rPr>
        <w:t>Указанная информация может быть передана третьим лицам только по п</w:t>
      </w:r>
      <w:r w:rsidRPr="00C8370E">
        <w:rPr>
          <w:rFonts w:ascii="Times New Roman" w:hAnsi="Times New Roman"/>
          <w:sz w:val="24"/>
        </w:rPr>
        <w:t>о</w:t>
      </w:r>
      <w:r w:rsidRPr="00C8370E">
        <w:rPr>
          <w:rFonts w:ascii="Times New Roman" w:hAnsi="Times New Roman"/>
          <w:sz w:val="24"/>
        </w:rPr>
        <w:t>ручению самих Участников и Вкладчиков или их правопреемников, к которым перешло право на получение пенсионных выплат, а также по требованию сле</w:t>
      </w:r>
      <w:r w:rsidRPr="00C8370E">
        <w:rPr>
          <w:rFonts w:ascii="Times New Roman" w:hAnsi="Times New Roman"/>
          <w:sz w:val="24"/>
        </w:rPr>
        <w:t>д</w:t>
      </w:r>
      <w:r w:rsidRPr="00C8370E">
        <w:rPr>
          <w:rFonts w:ascii="Times New Roman" w:hAnsi="Times New Roman"/>
          <w:sz w:val="24"/>
        </w:rPr>
        <w:t xml:space="preserve">ственных, судебных, арбитражных, налоговых органов или </w:t>
      </w:r>
      <w:r w:rsidR="001D6077" w:rsidRPr="00C8370E">
        <w:rPr>
          <w:rFonts w:ascii="Times New Roman" w:hAnsi="Times New Roman"/>
          <w:sz w:val="24"/>
        </w:rPr>
        <w:t>уполномоченного федерального органа</w:t>
      </w:r>
      <w:r w:rsidRPr="00C8370E">
        <w:rPr>
          <w:rFonts w:ascii="Times New Roman" w:hAnsi="Times New Roman"/>
          <w:sz w:val="24"/>
        </w:rPr>
        <w:t xml:space="preserve"> в установленных законодательством случаях.</w:t>
      </w:r>
    </w:p>
    <w:p w14:paraId="0B7D0250" w14:textId="77777777" w:rsidR="00454855" w:rsidRPr="00C8370E" w:rsidRDefault="00454855" w:rsidP="00454855">
      <w:pPr>
        <w:pStyle w:val="21"/>
        <w:spacing w:before="120"/>
        <w:ind w:firstLine="567"/>
        <w:rPr>
          <w:b w:val="0"/>
          <w:bCs/>
        </w:rPr>
      </w:pPr>
      <w:r w:rsidRPr="00C8370E">
        <w:rPr>
          <w:b w:val="0"/>
          <w:bCs/>
        </w:rPr>
        <w:t>16.1.3. Обязанности и прав</w:t>
      </w:r>
      <w:r w:rsidR="00F822E7" w:rsidRPr="00C8370E">
        <w:rPr>
          <w:b w:val="0"/>
          <w:bCs/>
        </w:rPr>
        <w:t>а ф</w:t>
      </w:r>
      <w:r w:rsidRPr="00C8370E">
        <w:rPr>
          <w:b w:val="0"/>
          <w:bCs/>
        </w:rPr>
        <w:t>онда, связанные с режимом ведения пе</w:t>
      </w:r>
      <w:r w:rsidRPr="00C8370E">
        <w:rPr>
          <w:b w:val="0"/>
          <w:bCs/>
        </w:rPr>
        <w:t>н</w:t>
      </w:r>
      <w:r w:rsidRPr="00C8370E">
        <w:rPr>
          <w:b w:val="0"/>
          <w:bCs/>
        </w:rPr>
        <w:t>сионных счетов и обеспечением конфиденциальности информации и пе</w:t>
      </w:r>
      <w:r w:rsidRPr="00C8370E">
        <w:rPr>
          <w:b w:val="0"/>
          <w:bCs/>
        </w:rPr>
        <w:t>р</w:t>
      </w:r>
      <w:r w:rsidRPr="00C8370E">
        <w:rPr>
          <w:b w:val="0"/>
          <w:bCs/>
        </w:rPr>
        <w:t>сональных данных, распространяются на организации, которые в соотве</w:t>
      </w:r>
      <w:r w:rsidRPr="00C8370E">
        <w:rPr>
          <w:b w:val="0"/>
          <w:bCs/>
        </w:rPr>
        <w:t>т</w:t>
      </w:r>
      <w:r w:rsidRPr="00C8370E">
        <w:rPr>
          <w:b w:val="0"/>
          <w:bCs/>
        </w:rPr>
        <w:t>ствии с договором осуществляют ведение пенсионных счетов.</w:t>
      </w:r>
    </w:p>
    <w:p w14:paraId="55CE5EB3" w14:textId="77777777" w:rsidR="00454855" w:rsidRPr="00C8370E" w:rsidRDefault="00454855" w:rsidP="009D552A">
      <w:pPr>
        <w:pStyle w:val="2"/>
        <w:spacing w:before="80"/>
        <w:ind w:left="0" w:firstLine="567"/>
        <w:jc w:val="both"/>
        <w:rPr>
          <w:szCs w:val="24"/>
        </w:rPr>
      </w:pPr>
      <w:bookmarkStart w:id="52" w:name="_Toc41713866"/>
      <w:bookmarkStart w:id="53" w:name="_Toc37052358"/>
      <w:r w:rsidRPr="00C8370E">
        <w:rPr>
          <w:szCs w:val="24"/>
        </w:rPr>
        <w:t>1</w:t>
      </w:r>
      <w:r w:rsidR="00471989" w:rsidRPr="00C8370E">
        <w:rPr>
          <w:szCs w:val="24"/>
        </w:rPr>
        <w:t>6</w:t>
      </w:r>
      <w:r w:rsidRPr="00C8370E">
        <w:rPr>
          <w:szCs w:val="24"/>
        </w:rPr>
        <w:t>.2. Порядок информирования Вкладчиков и Участников о состоянии пенсионных счетов негосударственного пенсионного обеспечения;</w:t>
      </w:r>
      <w:bookmarkEnd w:id="52"/>
      <w:bookmarkEnd w:id="53"/>
    </w:p>
    <w:p w14:paraId="6913D63C" w14:textId="77777777" w:rsidR="00471989" w:rsidRPr="00C8370E" w:rsidRDefault="00454855" w:rsidP="009D552A">
      <w:pPr>
        <w:spacing w:before="80"/>
        <w:ind w:firstLine="567"/>
        <w:jc w:val="both"/>
        <w:rPr>
          <w:szCs w:val="24"/>
        </w:rPr>
      </w:pPr>
      <w:r w:rsidRPr="00C8370E">
        <w:rPr>
          <w:szCs w:val="24"/>
        </w:rPr>
        <w:t>1</w:t>
      </w:r>
      <w:r w:rsidR="00471989" w:rsidRPr="00C8370E">
        <w:rPr>
          <w:szCs w:val="24"/>
        </w:rPr>
        <w:t>6</w:t>
      </w:r>
      <w:r w:rsidRPr="00C8370E">
        <w:rPr>
          <w:szCs w:val="24"/>
        </w:rPr>
        <w:t>.2.</w:t>
      </w:r>
      <w:r w:rsidR="00F822E7" w:rsidRPr="00C8370E">
        <w:rPr>
          <w:szCs w:val="24"/>
        </w:rPr>
        <w:t>1. Ежегодно не позднее 30 июня ф</w:t>
      </w:r>
      <w:r w:rsidRPr="00C8370E">
        <w:rPr>
          <w:szCs w:val="24"/>
        </w:rPr>
        <w:t>онд рассылает Вкладчикам и Участникам выписки с их пенсионных счетов.</w:t>
      </w:r>
    </w:p>
    <w:p w14:paraId="390EBA80" w14:textId="77777777" w:rsidR="00454855" w:rsidRPr="00C8370E" w:rsidRDefault="00454855" w:rsidP="009D552A">
      <w:pPr>
        <w:spacing w:before="80"/>
        <w:ind w:firstLine="567"/>
        <w:jc w:val="both"/>
        <w:rPr>
          <w:szCs w:val="24"/>
        </w:rPr>
      </w:pPr>
      <w:r w:rsidRPr="00C8370E">
        <w:rPr>
          <w:szCs w:val="24"/>
        </w:rPr>
        <w:t>1</w:t>
      </w:r>
      <w:r w:rsidR="00471989" w:rsidRPr="00C8370E">
        <w:rPr>
          <w:szCs w:val="24"/>
        </w:rPr>
        <w:t>6</w:t>
      </w:r>
      <w:r w:rsidRPr="00C8370E">
        <w:rPr>
          <w:szCs w:val="24"/>
        </w:rPr>
        <w:t>.2.2. Выписка по желанию Вкладчика (Участника) может быть выслана как в бумажном, так и в электронном виде</w:t>
      </w:r>
    </w:p>
    <w:p w14:paraId="0515A043" w14:textId="77777777" w:rsidR="00454855" w:rsidRPr="00C8370E" w:rsidRDefault="00454855" w:rsidP="009D552A">
      <w:pPr>
        <w:spacing w:before="80"/>
        <w:ind w:firstLine="567"/>
        <w:jc w:val="both"/>
        <w:rPr>
          <w:szCs w:val="24"/>
        </w:rPr>
      </w:pPr>
      <w:r w:rsidRPr="00C8370E">
        <w:rPr>
          <w:szCs w:val="24"/>
        </w:rPr>
        <w:t>1</w:t>
      </w:r>
      <w:r w:rsidR="00471989" w:rsidRPr="00C8370E">
        <w:rPr>
          <w:szCs w:val="24"/>
        </w:rPr>
        <w:t>6</w:t>
      </w:r>
      <w:r w:rsidRPr="00C8370E">
        <w:rPr>
          <w:szCs w:val="24"/>
        </w:rPr>
        <w:t>.2.3. Выписка может быть выслана также по запросу Вкладчика (Участника).</w:t>
      </w:r>
    </w:p>
    <w:p w14:paraId="29B1E310" w14:textId="77777777" w:rsidR="00FF7BAA" w:rsidRPr="00C8370E" w:rsidRDefault="00471989" w:rsidP="009D552A">
      <w:pPr>
        <w:spacing w:before="80"/>
        <w:ind w:firstLine="567"/>
        <w:jc w:val="both"/>
        <w:rPr>
          <w:szCs w:val="24"/>
        </w:rPr>
      </w:pPr>
      <w:r w:rsidRPr="00C8370E">
        <w:rPr>
          <w:szCs w:val="24"/>
        </w:rPr>
        <w:t>16.2.4. Информация о состоянии пенсионных счетов и доступ к ней Вкладчиков и Участников может размещаться на сайте Фонда в сети Интернет.</w:t>
      </w:r>
    </w:p>
    <w:p w14:paraId="2860A38C" w14:textId="77777777" w:rsidR="00FF7BAA" w:rsidRPr="00C8370E" w:rsidRDefault="00FF7BAA" w:rsidP="009D552A">
      <w:pPr>
        <w:spacing w:before="80"/>
        <w:ind w:firstLine="567"/>
        <w:jc w:val="both"/>
        <w:rPr>
          <w:szCs w:val="24"/>
        </w:rPr>
        <w:sectPr w:rsidR="00FF7BAA" w:rsidRPr="00C8370E" w:rsidSect="009F1604">
          <w:footerReference w:type="default" r:id="rId142"/>
          <w:pgSz w:w="11907" w:h="16840"/>
          <w:pgMar w:top="1134" w:right="794" w:bottom="907" w:left="1134" w:header="680" w:footer="680" w:gutter="0"/>
          <w:pgNumType w:start="45"/>
          <w:cols w:space="720"/>
        </w:sectPr>
      </w:pPr>
    </w:p>
    <w:p w14:paraId="1E6EF752" w14:textId="77777777" w:rsidR="004E3DF2" w:rsidRPr="00C8370E" w:rsidRDefault="004E3DF2" w:rsidP="004E3DF2">
      <w:pPr>
        <w:pStyle w:val="2"/>
        <w:spacing w:before="80"/>
        <w:ind w:left="0" w:firstLine="567"/>
        <w:jc w:val="both"/>
        <w:rPr>
          <w:szCs w:val="24"/>
        </w:rPr>
      </w:pPr>
      <w:bookmarkStart w:id="54" w:name="_Toc41713867"/>
      <w:bookmarkStart w:id="55" w:name="_Toc37052357"/>
      <w:r w:rsidRPr="00C8370E">
        <w:rPr>
          <w:szCs w:val="24"/>
        </w:rPr>
        <w:lastRenderedPageBreak/>
        <w:t>16.3. Порядок предоставления Вкладчикам и Участникам информации об управляющих компаниях и о специализированном депозитарии, с которыми фонд заключил договоры</w:t>
      </w:r>
      <w:bookmarkEnd w:id="54"/>
      <w:bookmarkEnd w:id="55"/>
      <w:r w:rsidRPr="00C8370E">
        <w:rPr>
          <w:szCs w:val="24"/>
        </w:rPr>
        <w:t>.</w:t>
      </w:r>
    </w:p>
    <w:p w14:paraId="2212C6E1" w14:textId="77777777" w:rsidR="001D6077" w:rsidRPr="00C8370E" w:rsidRDefault="001D6077" w:rsidP="001D6077">
      <w:pPr>
        <w:spacing w:before="80"/>
        <w:ind w:firstLine="567"/>
        <w:jc w:val="both"/>
        <w:rPr>
          <w:szCs w:val="24"/>
        </w:rPr>
      </w:pPr>
      <w:r w:rsidRPr="00C8370E">
        <w:rPr>
          <w:szCs w:val="24"/>
        </w:rPr>
        <w:t>16.3.1. Информация о действующих договорах доверительного управления и договоре об оказании услуг специализированного де</w:t>
      </w:r>
      <w:r w:rsidR="00F822E7" w:rsidRPr="00C8370E">
        <w:rPr>
          <w:szCs w:val="24"/>
        </w:rPr>
        <w:t>позитария размещается на сайте ф</w:t>
      </w:r>
      <w:r w:rsidRPr="00C8370E">
        <w:rPr>
          <w:szCs w:val="24"/>
        </w:rPr>
        <w:t>онда в сети Интернет.</w:t>
      </w:r>
    </w:p>
    <w:p w14:paraId="45646128" w14:textId="77777777" w:rsidR="00471989" w:rsidRPr="00C8370E" w:rsidRDefault="001D6077" w:rsidP="00FF7BAA">
      <w:pPr>
        <w:spacing w:before="80"/>
        <w:ind w:firstLine="567"/>
        <w:jc w:val="both"/>
      </w:pPr>
      <w:r w:rsidRPr="00C8370E">
        <w:t xml:space="preserve">16.3.2. Информация об Управляющем (Управляющих) и о Депозитарии (за исключением той информации, которая составляет по законодательству Российской Федерации, </w:t>
      </w:r>
      <w:r w:rsidR="00471989" w:rsidRPr="00C8370E">
        <w:t>коммерческую тайну Управляющего (Управляющ</w:t>
      </w:r>
      <w:r w:rsidR="00F822E7" w:rsidRPr="00C8370E">
        <w:t>их) и Депозитария), с которыми ф</w:t>
      </w:r>
      <w:r w:rsidR="00471989" w:rsidRPr="00C8370E">
        <w:t>ондом заключены договоры на оказание услуг, предоставляется Вкладчикам и (или) Участникам по их просьбе в письменном виде.</w:t>
      </w:r>
    </w:p>
    <w:p w14:paraId="36F016F2" w14:textId="77777777" w:rsidR="00471989" w:rsidRPr="00C8370E" w:rsidRDefault="00471989" w:rsidP="00673633">
      <w:pPr>
        <w:pStyle w:val="30"/>
        <w:spacing w:before="80"/>
        <w:ind w:firstLine="567"/>
        <w:rPr>
          <w:bCs/>
        </w:rPr>
      </w:pPr>
      <w:r w:rsidRPr="00C8370E">
        <w:rPr>
          <w:bCs/>
        </w:rPr>
        <w:t>1</w:t>
      </w:r>
      <w:r w:rsidR="00673633" w:rsidRPr="00C8370E">
        <w:rPr>
          <w:bCs/>
        </w:rPr>
        <w:t>6.3.3</w:t>
      </w:r>
      <w:r w:rsidRPr="00C8370E">
        <w:rPr>
          <w:bCs/>
        </w:rPr>
        <w:t>. Фонд предоставляет по требованию Вкладчиков и Участников всю информацию о плане размещения пенсионных резервов с указанием привлеченных им Управляющих и информацию о Депозитарии, которые осуществляют учет и хранение сертиф</w:t>
      </w:r>
      <w:r w:rsidR="00F822E7" w:rsidRPr="00C8370E">
        <w:rPr>
          <w:bCs/>
        </w:rPr>
        <w:t>икатов ценных бумаг, в которые ф</w:t>
      </w:r>
      <w:r w:rsidRPr="00C8370E">
        <w:rPr>
          <w:bCs/>
        </w:rPr>
        <w:t>ондом или Управляющим размещены средства пенсионных резервов.</w:t>
      </w:r>
    </w:p>
    <w:p w14:paraId="33AD0C78" w14:textId="77777777" w:rsidR="00673633" w:rsidRPr="00C8370E" w:rsidRDefault="00471989" w:rsidP="00673633">
      <w:pPr>
        <w:pStyle w:val="30"/>
        <w:spacing w:before="80"/>
        <w:ind w:firstLine="567"/>
      </w:pPr>
      <w:r w:rsidRPr="00C8370E">
        <w:t>1</w:t>
      </w:r>
      <w:r w:rsidR="00673633" w:rsidRPr="00C8370E">
        <w:t>6</w:t>
      </w:r>
      <w:r w:rsidRPr="00C8370E">
        <w:t>.3.</w:t>
      </w:r>
      <w:r w:rsidR="00673633" w:rsidRPr="00C8370E">
        <w:t>4.</w:t>
      </w:r>
      <w:r w:rsidRPr="00C8370E">
        <w:t xml:space="preserve"> Содержание Договоров с Управляющим (Управляющими) и Депозитарием предоставляется Вкладчикам </w:t>
      </w:r>
      <w:r w:rsidR="00F822E7" w:rsidRPr="00C8370E">
        <w:t>и Участникам по решению Совета ф</w:t>
      </w:r>
      <w:r w:rsidRPr="00C8370E">
        <w:t>онда.</w:t>
      </w:r>
      <w:bookmarkStart w:id="56" w:name="_Toc41713868"/>
      <w:bookmarkStart w:id="57" w:name="_Toc37052359"/>
    </w:p>
    <w:p w14:paraId="10C4272C" w14:textId="77777777" w:rsidR="00673633" w:rsidRPr="00C8370E" w:rsidRDefault="00454855" w:rsidP="00673633">
      <w:pPr>
        <w:pStyle w:val="30"/>
        <w:spacing w:before="80"/>
        <w:ind w:firstLine="567"/>
        <w:rPr>
          <w:b/>
        </w:rPr>
      </w:pPr>
      <w:r w:rsidRPr="00C8370E">
        <w:rPr>
          <w:b/>
        </w:rPr>
        <w:t>1</w:t>
      </w:r>
      <w:r w:rsidR="00673633" w:rsidRPr="00C8370E">
        <w:rPr>
          <w:b/>
        </w:rPr>
        <w:t>6</w:t>
      </w:r>
      <w:r w:rsidRPr="00C8370E">
        <w:rPr>
          <w:b/>
        </w:rPr>
        <w:t>.4. Порядок уведомления Вкладчиков и Участников через средства массовой информации.</w:t>
      </w:r>
      <w:bookmarkEnd w:id="56"/>
      <w:bookmarkEnd w:id="57"/>
    </w:p>
    <w:p w14:paraId="501F72B7" w14:textId="77777777" w:rsidR="00673633" w:rsidRPr="00C8370E" w:rsidRDefault="00673633" w:rsidP="00673633">
      <w:pPr>
        <w:pStyle w:val="30"/>
        <w:spacing w:before="80"/>
        <w:ind w:firstLine="567"/>
      </w:pPr>
      <w:r w:rsidRPr="00C8370E">
        <w:t>16</w:t>
      </w:r>
      <w:r w:rsidR="00454855" w:rsidRPr="00C8370E">
        <w:t>.4.1. Информация о внесении изменений и дополнений в Пенсионные прав</w:t>
      </w:r>
      <w:r w:rsidR="00F822E7" w:rsidRPr="00C8370E">
        <w:t>ила фонда размещается на сайте ф</w:t>
      </w:r>
      <w:r w:rsidR="00454855" w:rsidRPr="00C8370E">
        <w:t>онда в сети Интернет.</w:t>
      </w:r>
    </w:p>
    <w:p w14:paraId="6180A501" w14:textId="77777777" w:rsidR="00222E50" w:rsidRPr="00C8370E" w:rsidRDefault="00454855" w:rsidP="00673633">
      <w:pPr>
        <w:pStyle w:val="30"/>
        <w:spacing w:before="80"/>
        <w:ind w:firstLine="567"/>
      </w:pPr>
      <w:r w:rsidRPr="00C8370E">
        <w:t>1</w:t>
      </w:r>
      <w:r w:rsidR="00673633" w:rsidRPr="00C8370E">
        <w:t>6</w:t>
      </w:r>
      <w:r w:rsidRPr="00C8370E">
        <w:t>.</w:t>
      </w:r>
      <w:r w:rsidR="00673633" w:rsidRPr="00C8370E">
        <w:t>4</w:t>
      </w:r>
      <w:r w:rsidRPr="00C8370E">
        <w:t>.2. В случае внесения изменений и дополнений в пенсионные Правила</w:t>
      </w:r>
      <w:r w:rsidR="00E56FCE" w:rsidRPr="00C8370E">
        <w:t>, места нахождения, почтового</w:t>
      </w:r>
      <w:r w:rsidR="00F822E7" w:rsidRPr="00C8370E">
        <w:t xml:space="preserve"> адреса, банковских реквизитов ф</w:t>
      </w:r>
      <w:r w:rsidR="00E56FCE" w:rsidRPr="00C8370E">
        <w:t xml:space="preserve">онда  - </w:t>
      </w:r>
      <w:r w:rsidR="00F822E7" w:rsidRPr="00C8370E">
        <w:t xml:space="preserve"> ф</w:t>
      </w:r>
      <w:r w:rsidRPr="00C8370E">
        <w:t xml:space="preserve">онд не позднее чем через 30 дней, </w:t>
      </w:r>
      <w:r w:rsidRPr="00C8370E">
        <w:rPr>
          <w:i/>
          <w:iCs/>
        </w:rPr>
        <w:t xml:space="preserve"> </w:t>
      </w:r>
      <w:r w:rsidRPr="00C8370E">
        <w:t>с даты регистрации изменений  уполномоченным федеральным органом, публикует в средствах массовой информации уведомлен</w:t>
      </w:r>
      <w:r w:rsidR="00F822E7" w:rsidRPr="00C8370E">
        <w:t>ие для Вкладчиков и Участников ф</w:t>
      </w:r>
      <w:r w:rsidRPr="00C8370E">
        <w:t>онда о внесенных изменениях.</w:t>
      </w:r>
    </w:p>
    <w:p w14:paraId="1F46FEFE" w14:textId="77777777" w:rsidR="00E56FCE" w:rsidRPr="00C8370E" w:rsidRDefault="00E56FCE" w:rsidP="00E56FCE">
      <w:pPr>
        <w:pStyle w:val="1"/>
        <w:spacing w:after="120"/>
        <w:ind w:firstLine="567"/>
        <w:jc w:val="center"/>
        <w:rPr>
          <w:b/>
        </w:rPr>
      </w:pPr>
      <w:r w:rsidRPr="00C8370E">
        <w:t xml:space="preserve"> </w:t>
      </w:r>
      <w:r w:rsidRPr="00C8370E">
        <w:rPr>
          <w:b/>
        </w:rPr>
        <w:t>17. ВЫКУПНАЯ СУММА</w:t>
      </w:r>
    </w:p>
    <w:p w14:paraId="01B111C5" w14:textId="77777777" w:rsidR="00E56FCE" w:rsidRPr="00C8370E" w:rsidRDefault="00E56FCE" w:rsidP="00E56FCE">
      <w:pPr>
        <w:pStyle w:val="a5"/>
        <w:spacing w:before="80"/>
        <w:ind w:firstLine="567"/>
        <w:rPr>
          <w:i w:val="0"/>
        </w:rPr>
      </w:pPr>
      <w:r w:rsidRPr="00C8370E">
        <w:rPr>
          <w:i w:val="0"/>
        </w:rPr>
        <w:t>17.1. Фонд производит выплату, или перевод в другой негосударственный пенсионный фонд выкупной суммы в случае расторжения пенсионного договора либо поступления соответствующего требования от Вкладчика или Участника в соответствии с условиями настоящих Правил и пенсионного договора.</w:t>
      </w:r>
    </w:p>
    <w:p w14:paraId="01036E97" w14:textId="77777777" w:rsidR="00B83A64" w:rsidRPr="00C8370E" w:rsidRDefault="00B83A64" w:rsidP="00E56FCE">
      <w:pPr>
        <w:pStyle w:val="a5"/>
        <w:spacing w:before="80"/>
        <w:ind w:firstLine="567"/>
        <w:rPr>
          <w:i w:val="0"/>
          <w:szCs w:val="24"/>
        </w:rPr>
      </w:pPr>
      <w:r w:rsidRPr="00C8370E">
        <w:rPr>
          <w:i w:val="0"/>
        </w:rPr>
        <w:t>17.2. Датой,</w:t>
      </w:r>
      <w:r w:rsidR="00F822E7" w:rsidRPr="00C8370E">
        <w:rPr>
          <w:i w:val="0"/>
        </w:rPr>
        <w:t xml:space="preserve"> по состоянию на которую ф</w:t>
      </w:r>
      <w:r w:rsidRPr="00C8370E">
        <w:rPr>
          <w:i w:val="0"/>
        </w:rPr>
        <w:t xml:space="preserve">ондом осуществляется расчет </w:t>
      </w:r>
      <w:r w:rsidRPr="00C8370E">
        <w:rPr>
          <w:i w:val="0"/>
          <w:szCs w:val="24"/>
        </w:rPr>
        <w:t>размера выплачиваемой (переводимой) выкупной сумм</w:t>
      </w:r>
      <w:r w:rsidR="00F822E7" w:rsidRPr="00C8370E">
        <w:rPr>
          <w:i w:val="0"/>
          <w:szCs w:val="24"/>
        </w:rPr>
        <w:t>ы, является дата поступления в ф</w:t>
      </w:r>
      <w:r w:rsidRPr="00C8370E">
        <w:rPr>
          <w:i w:val="0"/>
          <w:szCs w:val="24"/>
        </w:rPr>
        <w:t>онд соответствующего письменного требования от лица, которое имеет право на получение выкупной суммы.</w:t>
      </w:r>
    </w:p>
    <w:p w14:paraId="7BB636EC" w14:textId="77777777" w:rsidR="00E56FCE" w:rsidRPr="00C8370E" w:rsidRDefault="00E56FCE" w:rsidP="00E56FCE">
      <w:pPr>
        <w:pStyle w:val="a5"/>
        <w:spacing w:before="80"/>
        <w:ind w:firstLine="567"/>
        <w:rPr>
          <w:i w:val="0"/>
        </w:rPr>
      </w:pPr>
      <w:r w:rsidRPr="00C8370E">
        <w:rPr>
          <w:i w:val="0"/>
        </w:rPr>
        <w:t>17.2. Выплата (перевод в другой негосударственный пенсионный фонд) выкупных сумм, не превышающих 10% о</w:t>
      </w:r>
      <w:r w:rsidR="00F822E7" w:rsidRPr="00C8370E">
        <w:rPr>
          <w:i w:val="0"/>
        </w:rPr>
        <w:t>т величины пенсионных резервов ф</w:t>
      </w:r>
      <w:r w:rsidRPr="00C8370E">
        <w:rPr>
          <w:i w:val="0"/>
        </w:rPr>
        <w:t>онда, производится в срок не более 60 дней со дня расторжения пенсионного договора.</w:t>
      </w:r>
    </w:p>
    <w:p w14:paraId="1866090C" w14:textId="77777777" w:rsidR="00E56FCE" w:rsidRPr="00C8370E" w:rsidRDefault="00E56FCE" w:rsidP="00E56FCE">
      <w:pPr>
        <w:pStyle w:val="20"/>
        <w:spacing w:before="80"/>
        <w:ind w:firstLine="567"/>
        <w:rPr>
          <w:b w:val="0"/>
        </w:rPr>
      </w:pPr>
      <w:r w:rsidRPr="00C8370E">
        <w:rPr>
          <w:b w:val="0"/>
        </w:rPr>
        <w:t>17.3. В случае если выкупная сумма превышает 10% от величины пенсионных резервов Фонда, срок ее выплаты (перевода в другой негосударственный пенсионный фонд) оговаривается особо, но не может быть более 6 месяцев.</w:t>
      </w:r>
    </w:p>
    <w:p w14:paraId="1D75C7D6" w14:textId="77777777" w:rsidR="00E56FCE" w:rsidRPr="00C8370E" w:rsidRDefault="00E56FCE" w:rsidP="00E56FCE">
      <w:pPr>
        <w:pStyle w:val="20"/>
        <w:spacing w:before="80"/>
        <w:ind w:firstLine="567"/>
        <w:rPr>
          <w:b w:val="0"/>
        </w:rPr>
      </w:pPr>
      <w:r w:rsidRPr="00C8370E">
        <w:rPr>
          <w:b w:val="0"/>
        </w:rPr>
        <w:t>17.4. Выпл</w:t>
      </w:r>
      <w:r w:rsidR="00F822E7" w:rsidRPr="00C8370E">
        <w:rPr>
          <w:b w:val="0"/>
        </w:rPr>
        <w:t>ата выкупных сумм производится ф</w:t>
      </w:r>
      <w:r w:rsidRPr="00C8370E">
        <w:rPr>
          <w:b w:val="0"/>
        </w:rPr>
        <w:t>ондом в денежной форме и может осуществляться перечислением на расчетный (личный) счет Вкладчика (Участника) в банке или другом негосударственном</w:t>
      </w:r>
      <w:r w:rsidR="00F822E7" w:rsidRPr="00C8370E">
        <w:rPr>
          <w:b w:val="0"/>
        </w:rPr>
        <w:t xml:space="preserve"> пенсионном фонде, через кассу ф</w:t>
      </w:r>
      <w:r w:rsidRPr="00C8370E">
        <w:rPr>
          <w:b w:val="0"/>
        </w:rPr>
        <w:t>онда (с учетом действующего законодательства РФ и правил расчетно-кассовых операций), либо почтовым переводом. Расходы по переводу платежа покрываются за счет выкупной суммы, выплачиваемой Вкладчику (Участнику).</w:t>
      </w:r>
    </w:p>
    <w:p w14:paraId="4A80123E" w14:textId="77777777" w:rsidR="00E56FCE" w:rsidRPr="00C8370E" w:rsidRDefault="00E56FCE" w:rsidP="00E56FCE">
      <w:pPr>
        <w:pStyle w:val="20"/>
        <w:spacing w:before="80"/>
        <w:ind w:firstLine="567"/>
        <w:rPr>
          <w:b w:val="0"/>
        </w:rPr>
      </w:pPr>
      <w:r w:rsidRPr="00C8370E">
        <w:rPr>
          <w:b w:val="0"/>
        </w:rPr>
        <w:t>17.5. Выкупные суммы подлежат налогообложению в соответствии с действующим законодательством РФ.</w:t>
      </w:r>
    </w:p>
    <w:p w14:paraId="2E48A286" w14:textId="77777777" w:rsidR="00E56FCE" w:rsidRPr="00C8370E" w:rsidRDefault="00E56FCE" w:rsidP="00E56FCE">
      <w:pPr>
        <w:pStyle w:val="20"/>
        <w:spacing w:before="80"/>
        <w:ind w:firstLine="567"/>
        <w:rPr>
          <w:b w:val="0"/>
        </w:rPr>
      </w:pPr>
      <w:r w:rsidRPr="00C8370E">
        <w:rPr>
          <w:b w:val="0"/>
        </w:rPr>
        <w:lastRenderedPageBreak/>
        <w:t>17.6. В случае расторжения пенсионного договора</w:t>
      </w:r>
      <w:r w:rsidR="00700EB1" w:rsidRPr="00C8370E">
        <w:rPr>
          <w:b w:val="0"/>
        </w:rPr>
        <w:t xml:space="preserve"> и получении требования на выплату выкупной суммы</w:t>
      </w:r>
      <w:r w:rsidRPr="00C8370E">
        <w:rPr>
          <w:b w:val="0"/>
        </w:rPr>
        <w:t xml:space="preserve"> </w:t>
      </w:r>
      <w:r w:rsidR="00700EB1" w:rsidRPr="00C8370E">
        <w:rPr>
          <w:b w:val="0"/>
        </w:rPr>
        <w:t>от Вкладчика – физического лица или Участника</w:t>
      </w:r>
      <w:r w:rsidR="00B63DA5" w:rsidRPr="00C8370E">
        <w:rPr>
          <w:b w:val="0"/>
        </w:rPr>
        <w:t xml:space="preserve"> Фонд оставляет за собой право требовать представления дополнительных документов для целей выполнения Фондом функций налогового агента в соответствии с законодательством Российской Федерации о налогах и сборах.</w:t>
      </w:r>
      <w:r w:rsidR="00700EB1" w:rsidRPr="00C8370E">
        <w:rPr>
          <w:b w:val="0"/>
        </w:rPr>
        <w:t xml:space="preserve"> </w:t>
      </w:r>
      <w:r w:rsidR="00B63DA5" w:rsidRPr="00C8370E">
        <w:rPr>
          <w:b w:val="0"/>
        </w:rPr>
        <w:t xml:space="preserve"> </w:t>
      </w:r>
    </w:p>
    <w:p w14:paraId="338FCBE4" w14:textId="77777777" w:rsidR="00B63DA5" w:rsidRPr="00C8370E" w:rsidRDefault="00E56FCE" w:rsidP="00B92F54">
      <w:pPr>
        <w:pStyle w:val="af0"/>
        <w:spacing w:before="80" w:after="0"/>
        <w:ind w:left="0" w:right="102" w:firstLine="567"/>
        <w:rPr>
          <w:color w:val="auto"/>
        </w:rPr>
      </w:pPr>
      <w:r w:rsidRPr="00C8370E">
        <w:rPr>
          <w:color w:val="auto"/>
          <w:szCs w:val="17"/>
        </w:rPr>
        <w:t xml:space="preserve">17.7. </w:t>
      </w:r>
      <w:r w:rsidR="00B63DA5" w:rsidRPr="00C8370E">
        <w:rPr>
          <w:color w:val="auto"/>
        </w:rPr>
        <w:t>Порядок расчета выкупной суммы зависит от пенсионной схемы, выбранной Вкладчиком и отраженной в пенсионном договоре, и устанавливается разделом "</w:t>
      </w:r>
      <w:r w:rsidR="00B92F54" w:rsidRPr="00C8370E">
        <w:rPr>
          <w:color w:val="auto"/>
        </w:rPr>
        <w:t>Порядок расчета выкупной суммы</w:t>
      </w:r>
      <w:r w:rsidR="00B63DA5" w:rsidRPr="00C8370E">
        <w:rPr>
          <w:color w:val="auto"/>
        </w:rPr>
        <w:t>" для каждой пенсионной схемы, применяемой Фондом.</w:t>
      </w:r>
    </w:p>
    <w:p w14:paraId="2E8DC22C" w14:textId="77777777" w:rsidR="00B92F54" w:rsidRPr="00C8370E" w:rsidRDefault="00B92F54" w:rsidP="00FC289A">
      <w:pPr>
        <w:pStyle w:val="aa"/>
        <w:spacing w:before="80" w:after="0" w:line="300" w:lineRule="atLeast"/>
        <w:ind w:left="0" w:right="102" w:firstLine="567"/>
        <w:jc w:val="both"/>
        <w:rPr>
          <w:b/>
          <w:color w:val="auto"/>
          <w:szCs w:val="17"/>
        </w:rPr>
      </w:pPr>
      <w:r w:rsidRPr="00C8370E">
        <w:rPr>
          <w:b/>
          <w:color w:val="auto"/>
        </w:rPr>
        <w:t>17.8.</w:t>
      </w:r>
      <w:r w:rsidRPr="00C8370E">
        <w:rPr>
          <w:b/>
          <w:color w:val="auto"/>
          <w:szCs w:val="17"/>
        </w:rPr>
        <w:t xml:space="preserve"> Порядок определения выкупной суммы - </w:t>
      </w:r>
      <w:r w:rsidRPr="00C8370E">
        <w:rPr>
          <w:b/>
          <w:i/>
          <w:iCs/>
          <w:color w:val="auto"/>
          <w:szCs w:val="17"/>
        </w:rPr>
        <w:t> В</w:t>
      </w:r>
      <w:r w:rsidRPr="00C8370E">
        <w:rPr>
          <w:rStyle w:val="ab"/>
          <w:b/>
          <w:color w:val="auto"/>
          <w:szCs w:val="17"/>
        </w:rPr>
        <w:t>кладчику</w:t>
      </w:r>
      <w:r w:rsidRPr="00C8370E">
        <w:rPr>
          <w:b/>
          <w:color w:val="auto"/>
          <w:szCs w:val="17"/>
        </w:rPr>
        <w:t>:</w:t>
      </w:r>
    </w:p>
    <w:p w14:paraId="0F5ECB62" w14:textId="77777777" w:rsidR="0021126C" w:rsidRPr="00C8370E" w:rsidRDefault="00245D5F" w:rsidP="00E15A00">
      <w:pPr>
        <w:pStyle w:val="21"/>
        <w:spacing w:before="80"/>
        <w:ind w:firstLine="567"/>
        <w:rPr>
          <w:b w:val="0"/>
        </w:rPr>
      </w:pPr>
      <w:r w:rsidRPr="00C8370E">
        <w:rPr>
          <w:b w:val="0"/>
        </w:rPr>
        <w:t xml:space="preserve">при расторжении пенсионного договора </w:t>
      </w:r>
      <w:r w:rsidR="0021126C" w:rsidRPr="00C8370E">
        <w:rPr>
          <w:b w:val="0"/>
        </w:rPr>
        <w:t xml:space="preserve">размер выплачиваемой выкупной суммы равен выкупной сумме пенсионных резервов, сформированных за счет пенсионных взносов, внесенных данным Вкладчиком, </w:t>
      </w:r>
      <w:r w:rsidR="00D86443" w:rsidRPr="00C8370E">
        <w:rPr>
          <w:b w:val="0"/>
        </w:rPr>
        <w:t xml:space="preserve">увеличенную на выкупную стоимость начисленного инвестиционного дохода от размещения пенсионных резервов за весь период накопления и </w:t>
      </w:r>
      <w:r w:rsidR="0021126C" w:rsidRPr="00C8370E">
        <w:rPr>
          <w:b w:val="0"/>
        </w:rPr>
        <w:t>уменьшенную на величину затрат, связанных с расторжением договора и перечислением выкупной суммы на счет Вкладчика</w:t>
      </w:r>
      <w:r w:rsidR="00D86443" w:rsidRPr="00C8370E">
        <w:rPr>
          <w:b w:val="0"/>
        </w:rPr>
        <w:t xml:space="preserve"> или на счет другого негосударственного пенсионного фонда</w:t>
      </w:r>
      <w:r w:rsidR="0021126C" w:rsidRPr="00C8370E">
        <w:rPr>
          <w:b w:val="0"/>
        </w:rPr>
        <w:t xml:space="preserve">. В расчетных формулах для определения размера выкупной суммы, приведенных в описании  пенсионных схем настоящих Правил, возвращаемая доля выкупной стоимости пенсионных взносов и возвращаемая доля выкупной стоимости начисленного инвестиционного дохода на момент расчета выкупной суммы, </w:t>
      </w:r>
      <w:r w:rsidR="007A18AA" w:rsidRPr="00C8370E">
        <w:rPr>
          <w:b w:val="0"/>
        </w:rPr>
        <w:t>определяются Советом фонда и зависят от срока действия договора, от сумм пенсионных взносов</w:t>
      </w:r>
      <w:r w:rsidR="002C6CA1" w:rsidRPr="00C8370E">
        <w:rPr>
          <w:b w:val="0"/>
        </w:rPr>
        <w:t>, от обстоятельств, являющихся основанием расторжения пенсионного договора</w:t>
      </w:r>
      <w:r w:rsidR="007A18AA" w:rsidRPr="00C8370E">
        <w:rPr>
          <w:b w:val="0"/>
        </w:rPr>
        <w:t xml:space="preserve"> и </w:t>
      </w:r>
      <w:r w:rsidR="0021126C" w:rsidRPr="00C8370E">
        <w:rPr>
          <w:b w:val="0"/>
        </w:rPr>
        <w:t>устанавливаютс</w:t>
      </w:r>
      <w:r w:rsidR="009A4512" w:rsidRPr="00C8370E">
        <w:rPr>
          <w:b w:val="0"/>
        </w:rPr>
        <w:t>я пенсионным договором</w:t>
      </w:r>
      <w:r w:rsidR="0021126C" w:rsidRPr="00C8370E">
        <w:rPr>
          <w:b w:val="0"/>
        </w:rPr>
        <w:t>;</w:t>
      </w:r>
    </w:p>
    <w:p w14:paraId="42AD2753" w14:textId="77777777" w:rsidR="00B92F54" w:rsidRPr="00C8370E" w:rsidRDefault="00B92F54" w:rsidP="00FC289A">
      <w:pPr>
        <w:pStyle w:val="aa"/>
        <w:spacing w:before="80" w:after="0" w:line="300" w:lineRule="atLeast"/>
        <w:ind w:left="0" w:right="102" w:firstLine="567"/>
        <w:jc w:val="both"/>
        <w:rPr>
          <w:color w:val="auto"/>
        </w:rPr>
      </w:pPr>
      <w:r w:rsidRPr="00C8370E">
        <w:rPr>
          <w:color w:val="auto"/>
        </w:rPr>
        <w:t>17.</w:t>
      </w:r>
      <w:r w:rsidR="00A10157" w:rsidRPr="00C8370E">
        <w:rPr>
          <w:color w:val="auto"/>
        </w:rPr>
        <w:t>9</w:t>
      </w:r>
      <w:r w:rsidRPr="00C8370E">
        <w:rPr>
          <w:color w:val="auto"/>
        </w:rPr>
        <w:t>. Пенсионные резервы, сформированные в пользу Участников, которые приобрели пенсионные основания, не могут выплачиваться Вкладчику или переводиться в другой негосударственный пенсионный фонд в качестве выкупной суммы по требованию Вкладчика.</w:t>
      </w:r>
    </w:p>
    <w:p w14:paraId="07CA61E3" w14:textId="77777777" w:rsidR="00B92F54" w:rsidRPr="00C8370E" w:rsidRDefault="00B92F54" w:rsidP="00FC289A">
      <w:pPr>
        <w:pStyle w:val="aa"/>
        <w:spacing w:before="80" w:after="0" w:line="300" w:lineRule="atLeast"/>
        <w:ind w:left="0" w:right="102" w:firstLine="567"/>
        <w:jc w:val="both"/>
        <w:rPr>
          <w:b/>
          <w:color w:val="auto"/>
        </w:rPr>
      </w:pPr>
      <w:r w:rsidRPr="00C8370E">
        <w:rPr>
          <w:b/>
          <w:color w:val="auto"/>
        </w:rPr>
        <w:t>17.</w:t>
      </w:r>
      <w:r w:rsidR="00A10157" w:rsidRPr="00C8370E">
        <w:rPr>
          <w:b/>
          <w:color w:val="auto"/>
        </w:rPr>
        <w:t>10</w:t>
      </w:r>
      <w:r w:rsidRPr="00C8370E">
        <w:rPr>
          <w:b/>
          <w:color w:val="auto"/>
        </w:rPr>
        <w:t xml:space="preserve">.  Порядок определения выкупной суммы -  </w:t>
      </w:r>
      <w:r w:rsidRPr="00C8370E">
        <w:rPr>
          <w:b/>
          <w:i/>
          <w:iCs/>
          <w:color w:val="auto"/>
        </w:rPr>
        <w:t>У</w:t>
      </w:r>
      <w:r w:rsidRPr="00C8370E">
        <w:rPr>
          <w:rStyle w:val="ab"/>
          <w:b/>
          <w:color w:val="auto"/>
          <w:szCs w:val="17"/>
        </w:rPr>
        <w:t>частнику</w:t>
      </w:r>
      <w:r w:rsidRPr="00C8370E">
        <w:rPr>
          <w:b/>
          <w:color w:val="auto"/>
        </w:rPr>
        <w:t>:</w:t>
      </w:r>
    </w:p>
    <w:p w14:paraId="7A1A06EC" w14:textId="77777777" w:rsidR="00A10157" w:rsidRPr="00C8370E" w:rsidRDefault="00A10157" w:rsidP="00E15A00">
      <w:pPr>
        <w:pStyle w:val="30"/>
        <w:spacing w:before="80"/>
        <w:ind w:firstLine="567"/>
        <w:rPr>
          <w:rFonts w:ascii="Verdana" w:hAnsi="Verdana"/>
          <w:sz w:val="17"/>
          <w:szCs w:val="17"/>
        </w:rPr>
      </w:pPr>
      <w:r w:rsidRPr="00C8370E">
        <w:t xml:space="preserve">по пенсионному договору между Фондом и Вкладчиком – юридическим лицом </w:t>
      </w:r>
      <w:r w:rsidR="00B92F54" w:rsidRPr="00C8370E">
        <w:t xml:space="preserve">размер </w:t>
      </w:r>
      <w:r w:rsidR="00FC289A" w:rsidRPr="00C8370E">
        <w:t xml:space="preserve">выплачиваемой </w:t>
      </w:r>
      <w:r w:rsidR="00B92F54" w:rsidRPr="00C8370E">
        <w:t>выкупной суммы Участнику,</w:t>
      </w:r>
      <w:r w:rsidRPr="00C8370E">
        <w:t xml:space="preserve"> либо</w:t>
      </w:r>
      <w:r w:rsidR="00FC289A" w:rsidRPr="00C8370E">
        <w:t xml:space="preserve"> </w:t>
      </w:r>
      <w:r w:rsidRPr="00C8370E">
        <w:t>правопреемникам в случае смерти Участника или признания его умершим по решению суда,</w:t>
      </w:r>
      <w:r w:rsidR="00B92F54" w:rsidRPr="00C8370E">
        <w:t xml:space="preserve"> определяется Положением о негосударственном пенсионном обеспечении Вкладчика и пенсионным договором;</w:t>
      </w:r>
    </w:p>
    <w:p w14:paraId="5388742F" w14:textId="77777777" w:rsidR="00A10157" w:rsidRPr="00C8370E" w:rsidRDefault="00A10157" w:rsidP="00FC289A">
      <w:pPr>
        <w:pStyle w:val="30"/>
        <w:tabs>
          <w:tab w:val="center" w:pos="851"/>
        </w:tabs>
        <w:spacing w:before="80"/>
        <w:ind w:left="567"/>
        <w:rPr>
          <w:b/>
        </w:rPr>
      </w:pPr>
      <w:r w:rsidRPr="00C8370E">
        <w:rPr>
          <w:b/>
        </w:rPr>
        <w:t>17.11.Порядок определения выкупной суммы Вкладчику – физическому лицу</w:t>
      </w:r>
      <w:r w:rsidR="002C6CA1" w:rsidRPr="00C8370E">
        <w:rPr>
          <w:b/>
        </w:rPr>
        <w:t xml:space="preserve"> в период пенсионных выплат</w:t>
      </w:r>
      <w:r w:rsidRPr="00C8370E">
        <w:rPr>
          <w:b/>
        </w:rPr>
        <w:t>:</w:t>
      </w:r>
    </w:p>
    <w:p w14:paraId="34DE1102" w14:textId="77777777" w:rsidR="00D86443" w:rsidRPr="00C8370E" w:rsidRDefault="00A85823" w:rsidP="00E15A00">
      <w:pPr>
        <w:pStyle w:val="21"/>
        <w:spacing w:before="80"/>
        <w:ind w:firstLine="567"/>
        <w:rPr>
          <w:b w:val="0"/>
        </w:rPr>
      </w:pPr>
      <w:r w:rsidRPr="00C8370E">
        <w:rPr>
          <w:b w:val="0"/>
          <w:szCs w:val="17"/>
        </w:rPr>
        <w:t>при расторжении пенсионного договора по инициативе Вкладчика (Участника) – физического лица в период пенсионных выплат</w:t>
      </w:r>
      <w:r w:rsidR="00FC289A" w:rsidRPr="00C8370E">
        <w:rPr>
          <w:b w:val="0"/>
          <w:szCs w:val="17"/>
        </w:rPr>
        <w:t xml:space="preserve"> либо смерти Участника или признания его умершим по решению суда,</w:t>
      </w:r>
      <w:r w:rsidRPr="00C8370E">
        <w:rPr>
          <w:b w:val="0"/>
          <w:szCs w:val="17"/>
        </w:rPr>
        <w:t xml:space="preserve"> размер выкупной суммы равен сумме остатка пенсионных резервов, сформированных за счет пенсионных взносов, внесенных данным Вкладчиком</w:t>
      </w:r>
      <w:r w:rsidR="00FC289A" w:rsidRPr="00C8370E">
        <w:rPr>
          <w:b w:val="0"/>
          <w:szCs w:val="17"/>
        </w:rPr>
        <w:t xml:space="preserve"> (Участником)</w:t>
      </w:r>
      <w:r w:rsidRPr="00C8370E">
        <w:rPr>
          <w:b w:val="0"/>
          <w:szCs w:val="17"/>
        </w:rPr>
        <w:t>,</w:t>
      </w:r>
      <w:r w:rsidR="00D86443" w:rsidRPr="00C8370E">
        <w:rPr>
          <w:b w:val="0"/>
        </w:rPr>
        <w:t xml:space="preserve"> увеличенную на выкупную стоимость начисленного инвестиционного дохода от размещения пенсионных резервов за весь период накопления и уменьшенную на величину затрат, связанных с расторжением договора и перечислением выкупной суммы на счет Вкладчика (Участника) или на счет другого негосударственного пенсионного фонда.</w:t>
      </w:r>
      <w:r w:rsidRPr="00C8370E">
        <w:rPr>
          <w:b w:val="0"/>
          <w:szCs w:val="17"/>
        </w:rPr>
        <w:t xml:space="preserve">  </w:t>
      </w:r>
      <w:r w:rsidRPr="00C8370E">
        <w:rPr>
          <w:b w:val="0"/>
        </w:rPr>
        <w:t xml:space="preserve">В расчетных формулах для определения размера выкупной суммы, </w:t>
      </w:r>
      <w:r w:rsidR="00D86443" w:rsidRPr="00C8370E">
        <w:rPr>
          <w:b w:val="0"/>
        </w:rPr>
        <w:t>приведенных в описании  пенсионных схем настоящих Правил, возвращаемая доля выкупной стоимости пенсионных взносов и возвращаемая доля выкупной стоимости начисленного инвестиционного дохода на момент расчета выкупной суммы, определяются Советом фонда и зависят от срока действия договора, от сумм пенсионных взносов, от обстоятельств, являющихся основанием расторжения пенсионного договора и устанавливаются пенсионным договором</w:t>
      </w:r>
      <w:r w:rsidR="00E15A00" w:rsidRPr="00C8370E">
        <w:rPr>
          <w:b w:val="0"/>
        </w:rPr>
        <w:t>.</w:t>
      </w:r>
    </w:p>
    <w:p w14:paraId="463F3CB6" w14:textId="77777777" w:rsidR="004E3DF2" w:rsidRPr="00C8370E" w:rsidRDefault="004E3DF2" w:rsidP="00D86443">
      <w:pPr>
        <w:pStyle w:val="21"/>
        <w:tabs>
          <w:tab w:val="num" w:pos="851"/>
        </w:tabs>
        <w:spacing w:before="80"/>
        <w:ind w:firstLine="0"/>
        <w:rPr>
          <w:b w:val="0"/>
        </w:rPr>
        <w:sectPr w:rsidR="004E3DF2" w:rsidRPr="00C8370E" w:rsidSect="009F1604">
          <w:footerReference w:type="default" r:id="rId143"/>
          <w:pgSz w:w="11907" w:h="16840"/>
          <w:pgMar w:top="1134" w:right="794" w:bottom="907" w:left="1134" w:header="680" w:footer="680" w:gutter="0"/>
          <w:pgNumType w:start="46"/>
          <w:cols w:space="720"/>
        </w:sectPr>
      </w:pPr>
    </w:p>
    <w:p w14:paraId="0308FACC" w14:textId="77777777" w:rsidR="00785E0A" w:rsidRPr="00C8370E" w:rsidRDefault="00785E0A" w:rsidP="00F1530C">
      <w:pPr>
        <w:pStyle w:val="21"/>
        <w:spacing w:before="80"/>
        <w:ind w:firstLine="0"/>
        <w:jc w:val="center"/>
      </w:pPr>
      <w:bookmarkStart w:id="58" w:name="_Toc495205689"/>
      <w:bookmarkStart w:id="59" w:name="_Toc34183969"/>
      <w:r w:rsidRPr="00C8370E">
        <w:t>18.  МЕТОДИКА АКТУАРНЫХ РАСЧЕТОВ</w:t>
      </w:r>
      <w:bookmarkEnd w:id="58"/>
      <w:bookmarkEnd w:id="59"/>
    </w:p>
    <w:p w14:paraId="0A8A0E13" w14:textId="77777777" w:rsidR="00785E0A" w:rsidRPr="00C8370E" w:rsidRDefault="00785E0A" w:rsidP="00785E0A">
      <w:pPr>
        <w:spacing w:after="120"/>
      </w:pPr>
      <w:bookmarkStart w:id="60" w:name="_Toc480083078"/>
      <w:r w:rsidRPr="00C8370E">
        <w:t>Принятые обозначения:</w:t>
      </w:r>
      <w:bookmarkEnd w:id="60"/>
    </w:p>
    <w:p w14:paraId="6D4A9797" w14:textId="77777777" w:rsidR="00785E0A" w:rsidRPr="00C8370E" w:rsidRDefault="00785E0A" w:rsidP="00785E0A">
      <w:pPr>
        <w:tabs>
          <w:tab w:val="num" w:pos="720"/>
        </w:tabs>
        <w:jc w:val="both"/>
        <w:rPr>
          <w:i/>
        </w:rPr>
      </w:pPr>
      <w:r w:rsidRPr="00C8370E">
        <w:rPr>
          <w:i/>
          <w:position w:val="-10"/>
        </w:rPr>
        <w:object w:dxaOrig="279" w:dyaOrig="340" w14:anchorId="1781D69B">
          <v:shape id="_x0000_i1111" type="#_x0000_t75" style="width:14pt;height:17pt" o:ole="" o:bullet="t" fillcolor="window">
            <v:imagedata r:id="rId144" o:title=""/>
          </v:shape>
          <o:OLEObject Type="Embed" ProgID="Equation.3" ShapeID="_x0000_i1111" DrawAspect="Content" ObjectID="_1821961340" r:id="rId145"/>
        </w:object>
      </w:r>
      <w:r w:rsidRPr="00C8370E">
        <w:rPr>
          <w:i/>
        </w:rPr>
        <w:t>- сумма, учтенная на именном пенсионном счете Участника на момент выхода на пенсию;</w:t>
      </w:r>
    </w:p>
    <w:p w14:paraId="61A65E86" w14:textId="77777777" w:rsidR="00785E0A" w:rsidRPr="00C8370E" w:rsidRDefault="00785E0A" w:rsidP="00785E0A">
      <w:pPr>
        <w:jc w:val="both"/>
        <w:rPr>
          <w:i/>
        </w:rPr>
      </w:pPr>
      <w:r w:rsidRPr="00C8370E">
        <w:rPr>
          <w:i/>
          <w:position w:val="-12"/>
        </w:rPr>
        <w:object w:dxaOrig="320" w:dyaOrig="380" w14:anchorId="6B12AA49">
          <v:shape id="_x0000_i1112" type="#_x0000_t75" style="width:16pt;height:19pt" o:ole="" fillcolor="window">
            <v:imagedata r:id="rId146" o:title=""/>
          </v:shape>
          <o:OLEObject Type="Embed" ProgID="Equation.3" ShapeID="_x0000_i1112" DrawAspect="Content" ObjectID="_1821961341" r:id="rId147"/>
        </w:object>
      </w:r>
      <w:r w:rsidRPr="00C8370E">
        <w:rPr>
          <w:i/>
        </w:rPr>
        <w:t>- сумма, учтенная на именном пенсионном счете Участника на момент выхода на пенсию, сформированная за счет взносов Вкладчика в пользу Участника;</w:t>
      </w:r>
    </w:p>
    <w:p w14:paraId="46853423" w14:textId="77777777" w:rsidR="00785E0A" w:rsidRPr="00C8370E" w:rsidRDefault="00785E0A" w:rsidP="00785E0A">
      <w:pPr>
        <w:jc w:val="both"/>
        <w:rPr>
          <w:i/>
        </w:rPr>
      </w:pPr>
      <w:r w:rsidRPr="00C8370E">
        <w:rPr>
          <w:i/>
          <w:position w:val="-14"/>
        </w:rPr>
        <w:object w:dxaOrig="320" w:dyaOrig="400" w14:anchorId="461B9247">
          <v:shape id="_x0000_i1113" type="#_x0000_t75" style="width:16pt;height:20pt" o:ole="" fillcolor="window">
            <v:imagedata r:id="rId148" o:title=""/>
          </v:shape>
          <o:OLEObject Type="Embed" ProgID="Equation.3" ShapeID="_x0000_i1113" DrawAspect="Content" ObjectID="_1821961342" r:id="rId149"/>
        </w:object>
      </w:r>
      <w:r w:rsidRPr="00C8370E">
        <w:rPr>
          <w:i/>
        </w:rPr>
        <w:t>- сумма, учтенная на именном пенсионном счете Участника на момент выхода на пенсию, сформированная Участником в свою пользу;</w:t>
      </w:r>
    </w:p>
    <w:p w14:paraId="7F2E0D69" w14:textId="77777777" w:rsidR="00785E0A" w:rsidRPr="00C8370E" w:rsidRDefault="00785E0A" w:rsidP="00785E0A">
      <w:pPr>
        <w:jc w:val="both"/>
        <w:rPr>
          <w:i/>
        </w:rPr>
      </w:pPr>
      <w:r w:rsidRPr="00C8370E">
        <w:rPr>
          <w:i/>
          <w:position w:val="-10"/>
        </w:rPr>
        <w:object w:dxaOrig="260" w:dyaOrig="340" w14:anchorId="2AC78D07">
          <v:shape id="_x0000_i1114" type="#_x0000_t75" style="width:13pt;height:17pt" o:ole="" fillcolor="window">
            <v:imagedata r:id="rId150" o:title=""/>
          </v:shape>
          <o:OLEObject Type="Embed" ProgID="Equation.3" ShapeID="_x0000_i1114" DrawAspect="Content" ObjectID="_1821961343" r:id="rId151"/>
        </w:object>
      </w:r>
      <w:r w:rsidRPr="00C8370E">
        <w:rPr>
          <w:i/>
        </w:rPr>
        <w:t xml:space="preserve"> - сумма, учтенная на именном пенсионном счете Участника в </w:t>
      </w:r>
      <w:r w:rsidRPr="00C8370E">
        <w:rPr>
          <w:i/>
          <w:position w:val="-4"/>
        </w:rPr>
        <w:object w:dxaOrig="340" w:dyaOrig="220" w14:anchorId="447A1A36">
          <v:shape id="_x0000_i1115" type="#_x0000_t75" style="width:17pt;height:11pt" o:ole="" fillcolor="window">
            <v:imagedata r:id="rId152" o:title=""/>
          </v:shape>
          <o:OLEObject Type="Embed" ProgID="Equation.3" ShapeID="_x0000_i1115" DrawAspect="Content" ObjectID="_1821961344" r:id="rId153"/>
        </w:object>
      </w:r>
      <w:r w:rsidRPr="00C8370E">
        <w:rPr>
          <w:i/>
        </w:rPr>
        <w:t>м году;</w:t>
      </w:r>
    </w:p>
    <w:p w14:paraId="24C56829" w14:textId="77777777" w:rsidR="00785E0A" w:rsidRPr="00C8370E" w:rsidRDefault="00785E0A" w:rsidP="00785E0A">
      <w:pPr>
        <w:jc w:val="both"/>
        <w:rPr>
          <w:i/>
        </w:rPr>
      </w:pPr>
      <w:r w:rsidRPr="00C8370E">
        <w:rPr>
          <w:i/>
          <w:position w:val="-6"/>
        </w:rPr>
        <w:object w:dxaOrig="220" w:dyaOrig="279" w14:anchorId="1B4C6D33">
          <v:shape id="_x0000_i1116" type="#_x0000_t75" style="width:11pt;height:14pt" o:ole="">
            <v:imagedata r:id="rId154" o:title=""/>
          </v:shape>
          <o:OLEObject Type="Embed" ProgID="Equation.3" ShapeID="_x0000_i1116" DrawAspect="Content" ObjectID="_1821961345" r:id="rId155"/>
        </w:object>
      </w:r>
      <w:r w:rsidRPr="00C8370E">
        <w:rPr>
          <w:i/>
        </w:rPr>
        <w:t xml:space="preserve"> - сумма, учтенная на солидарном счете;</w:t>
      </w:r>
    </w:p>
    <w:p w14:paraId="4439BFD7" w14:textId="77777777" w:rsidR="00785E0A" w:rsidRPr="00C8370E" w:rsidRDefault="00785E0A" w:rsidP="00785E0A">
      <w:pPr>
        <w:tabs>
          <w:tab w:val="num" w:pos="720"/>
        </w:tabs>
        <w:jc w:val="both"/>
        <w:rPr>
          <w:i/>
        </w:rPr>
      </w:pPr>
      <w:r w:rsidRPr="00C8370E">
        <w:rPr>
          <w:i/>
          <w:position w:val="-10"/>
        </w:rPr>
        <w:object w:dxaOrig="180" w:dyaOrig="340" w14:anchorId="5E06005D">
          <v:shape id="_x0000_i1117" type="#_x0000_t75" style="width:9pt;height:17pt" o:ole="" o:bullet="t" fillcolor="window">
            <v:imagedata r:id="rId156" o:title=""/>
          </v:shape>
          <o:OLEObject Type="Embed" ProgID="Equation.3" ShapeID="_x0000_i1117" DrawAspect="Content" ObjectID="_1821961346" r:id="rId157"/>
        </w:object>
      </w:r>
      <w:r w:rsidRPr="00C8370E">
        <w:rPr>
          <w:i/>
        </w:rPr>
        <w:t xml:space="preserve">- актуарная норма доходности за </w:t>
      </w:r>
      <w:r w:rsidRPr="00C8370E">
        <w:rPr>
          <w:i/>
          <w:position w:val="-6"/>
        </w:rPr>
        <w:object w:dxaOrig="139" w:dyaOrig="240" w14:anchorId="2748CA86">
          <v:shape id="_x0000_i1118" type="#_x0000_t75" style="width:7pt;height:12pt" o:ole="" fillcolor="window">
            <v:imagedata r:id="rId158" o:title=""/>
          </v:shape>
          <o:OLEObject Type="Embed" ProgID="Equation.3" ShapeID="_x0000_i1118" DrawAspect="Content" ObjectID="_1821961347" r:id="rId159"/>
        </w:object>
      </w:r>
      <w:r w:rsidRPr="00C8370E">
        <w:rPr>
          <w:i/>
        </w:rPr>
        <w:t>год;</w:t>
      </w:r>
    </w:p>
    <w:p w14:paraId="768177DD" w14:textId="77777777" w:rsidR="00785E0A" w:rsidRPr="00C8370E" w:rsidRDefault="00785E0A" w:rsidP="00F96EB3">
      <w:pPr>
        <w:tabs>
          <w:tab w:val="num" w:pos="720"/>
        </w:tabs>
        <w:jc w:val="both"/>
        <w:rPr>
          <w:i/>
        </w:rPr>
      </w:pPr>
      <w:r w:rsidRPr="00C8370E">
        <w:rPr>
          <w:i/>
          <w:position w:val="-12"/>
        </w:rPr>
        <w:object w:dxaOrig="260" w:dyaOrig="360" w14:anchorId="2E8E4F3F">
          <v:shape id="_x0000_i1119" type="#_x0000_t75" style="width:13pt;height:18pt" o:ole="" fillcolor="window">
            <v:imagedata r:id="rId160" o:title=""/>
          </v:shape>
          <o:OLEObject Type="Embed" ProgID="Equation.3" ShapeID="_x0000_i1119" DrawAspect="Content" ObjectID="_1821961348" r:id="rId161"/>
        </w:object>
      </w:r>
      <w:r w:rsidRPr="00C8370E">
        <w:rPr>
          <w:i/>
        </w:rPr>
        <w:t xml:space="preserve"> -норма индексации за </w:t>
      </w:r>
      <w:r w:rsidRPr="00C8370E">
        <w:rPr>
          <w:i/>
          <w:position w:val="-6"/>
        </w:rPr>
        <w:object w:dxaOrig="139" w:dyaOrig="240" w14:anchorId="2482F230">
          <v:shape id="_x0000_i1120" type="#_x0000_t75" style="width:7pt;height:12pt" o:ole="" fillcolor="window">
            <v:imagedata r:id="rId162" o:title=""/>
          </v:shape>
          <o:OLEObject Type="Embed" ProgID="Equation.3" ShapeID="_x0000_i1120" DrawAspect="Content" ObjectID="_1821961349" r:id="rId163"/>
        </w:object>
      </w:r>
      <w:r w:rsidRPr="00C8370E">
        <w:rPr>
          <w:i/>
        </w:rPr>
        <w:t xml:space="preserve"> год;</w:t>
      </w:r>
    </w:p>
    <w:p w14:paraId="5FE0548A" w14:textId="77777777" w:rsidR="00785E0A" w:rsidRPr="00C8370E" w:rsidRDefault="00785E0A" w:rsidP="00785E0A">
      <w:pPr>
        <w:tabs>
          <w:tab w:val="num" w:pos="720"/>
        </w:tabs>
        <w:jc w:val="both"/>
        <w:rPr>
          <w:i/>
        </w:rPr>
      </w:pPr>
      <w:r w:rsidRPr="00C8370E">
        <w:rPr>
          <w:i/>
          <w:position w:val="-12"/>
        </w:rPr>
        <w:object w:dxaOrig="260" w:dyaOrig="360" w14:anchorId="4E91EE28">
          <v:shape id="_x0000_i1121" type="#_x0000_t75" style="width:13pt;height:18pt" o:ole="" fillcolor="window">
            <v:imagedata r:id="rId164" o:title=""/>
          </v:shape>
          <o:OLEObject Type="Embed" ProgID="Equation.3" ShapeID="_x0000_i1121" DrawAspect="Content" ObjectID="_1821961350" r:id="rId165"/>
        </w:object>
      </w:r>
      <w:r w:rsidRPr="00C8370E">
        <w:rPr>
          <w:i/>
        </w:rPr>
        <w:t xml:space="preserve">- коэффициент дисконтирования за </w:t>
      </w:r>
      <w:r w:rsidRPr="00C8370E">
        <w:rPr>
          <w:i/>
          <w:position w:val="-6"/>
        </w:rPr>
        <w:object w:dxaOrig="139" w:dyaOrig="240" w14:anchorId="4F6A62C0">
          <v:shape id="_x0000_i1122" type="#_x0000_t75" style="width:7pt;height:12pt" o:ole="" fillcolor="window">
            <v:imagedata r:id="rId158" o:title=""/>
          </v:shape>
          <o:OLEObject Type="Embed" ProgID="Equation.3" ShapeID="_x0000_i1122" DrawAspect="Content" ObjectID="_1821961351" r:id="rId166"/>
        </w:object>
      </w:r>
      <w:r w:rsidRPr="00C8370E">
        <w:rPr>
          <w:i/>
        </w:rPr>
        <w:t>год;</w:t>
      </w:r>
    </w:p>
    <w:p w14:paraId="3C182AB1" w14:textId="77777777" w:rsidR="00785E0A" w:rsidRPr="00C8370E" w:rsidRDefault="00785E0A" w:rsidP="00785E0A">
      <w:pPr>
        <w:tabs>
          <w:tab w:val="num" w:pos="720"/>
        </w:tabs>
        <w:jc w:val="both"/>
        <w:rPr>
          <w:i/>
        </w:rPr>
      </w:pPr>
      <w:r w:rsidRPr="00C8370E">
        <w:rPr>
          <w:i/>
        </w:rPr>
        <w:tab/>
      </w:r>
      <w:r w:rsidRPr="00C8370E">
        <w:rPr>
          <w:i/>
          <w:position w:val="-30"/>
        </w:rPr>
        <w:object w:dxaOrig="1060" w:dyaOrig="680" w14:anchorId="3F5B4102">
          <v:shape id="_x0000_i1123" type="#_x0000_t75" style="width:53pt;height:34pt" o:ole="" fillcolor="window">
            <v:imagedata r:id="rId167" o:title=""/>
          </v:shape>
          <o:OLEObject Type="Embed" ProgID="Equation.3" ShapeID="_x0000_i1123" DrawAspect="Content" ObjectID="_1821961352" r:id="rId168"/>
        </w:object>
      </w:r>
    </w:p>
    <w:p w14:paraId="062AAC1C" w14:textId="77777777" w:rsidR="00785E0A" w:rsidRPr="00C8370E" w:rsidRDefault="00785E0A" w:rsidP="00785E0A">
      <w:pPr>
        <w:jc w:val="both"/>
        <w:rPr>
          <w:i/>
        </w:rPr>
      </w:pPr>
      <w:r w:rsidRPr="00C8370E">
        <w:rPr>
          <w:i/>
          <w:position w:val="-8"/>
        </w:rPr>
        <w:object w:dxaOrig="200" w:dyaOrig="300" w14:anchorId="2AD9BABA">
          <v:shape id="_x0000_i1124" type="#_x0000_t75" style="width:10pt;height:15pt" o:ole="" fillcolor="window">
            <v:imagedata r:id="rId169" o:title=""/>
          </v:shape>
          <o:OLEObject Type="Embed" ProgID="Equation.3" ShapeID="_x0000_i1124" DrawAspect="Content" ObjectID="_1821961353" r:id="rId170"/>
        </w:object>
      </w:r>
      <w:r w:rsidRPr="00C8370E">
        <w:rPr>
          <w:i/>
        </w:rPr>
        <w:t xml:space="preserve"> - размер пенсии, выплачиваемой в t-ый год, t = 1, 2 ...;</w:t>
      </w:r>
    </w:p>
    <w:p w14:paraId="2E195F8D" w14:textId="77777777" w:rsidR="00785E0A" w:rsidRPr="00C8370E" w:rsidRDefault="00785E0A" w:rsidP="00785E0A">
      <w:pPr>
        <w:jc w:val="both"/>
        <w:rPr>
          <w:i/>
        </w:rPr>
      </w:pPr>
      <w:r w:rsidRPr="00C8370E">
        <w:rPr>
          <w:i/>
          <w:position w:val="-10"/>
          <w:lang w:val="en-US"/>
        </w:rPr>
        <w:object w:dxaOrig="340" w:dyaOrig="360" w14:anchorId="7DDD329B">
          <v:shape id="_x0000_i1125" type="#_x0000_t75" style="width:17pt;height:18pt" o:ole="" fillcolor="window">
            <v:imagedata r:id="rId171" o:title=""/>
          </v:shape>
          <o:OLEObject Type="Embed" ProgID="Equation.3" ShapeID="_x0000_i1125" DrawAspect="Content" ObjectID="_1821961354" r:id="rId172"/>
        </w:object>
      </w:r>
      <w:r w:rsidRPr="00C8370E">
        <w:rPr>
          <w:i/>
        </w:rPr>
        <w:t xml:space="preserve">- размер периодической пенсии, выплачиваемой в t-ый год </w:t>
      </w:r>
      <w:r w:rsidRPr="00C8370E">
        <w:rPr>
          <w:i/>
          <w:position w:val="-4"/>
        </w:rPr>
        <w:object w:dxaOrig="240" w:dyaOrig="200" w14:anchorId="29EB57A0">
          <v:shape id="_x0000_i1126" type="#_x0000_t75" style="width:12pt;height:10pt" o:ole="" fillcolor="window">
            <v:imagedata r:id="rId173" o:title=""/>
          </v:shape>
          <o:OLEObject Type="Embed" ProgID="Equation.3" ShapeID="_x0000_i1126" DrawAspect="Content" ObjectID="_1821961355" r:id="rId174"/>
        </w:object>
      </w:r>
      <w:r w:rsidRPr="00C8370E">
        <w:rPr>
          <w:i/>
        </w:rPr>
        <w:t xml:space="preserve"> раз, t = 1, 2 ...;</w:t>
      </w:r>
    </w:p>
    <w:p w14:paraId="1E73729A" w14:textId="77777777" w:rsidR="00785E0A" w:rsidRPr="00C8370E" w:rsidRDefault="00785E0A" w:rsidP="00785E0A">
      <w:pPr>
        <w:tabs>
          <w:tab w:val="num" w:pos="720"/>
        </w:tabs>
        <w:jc w:val="both"/>
        <w:rPr>
          <w:i/>
        </w:rPr>
      </w:pPr>
      <w:r w:rsidRPr="00C8370E">
        <w:rPr>
          <w:i/>
          <w:position w:val="-10"/>
        </w:rPr>
        <w:object w:dxaOrig="420" w:dyaOrig="320" w14:anchorId="448D5D95">
          <v:shape id="_x0000_i1127" type="#_x0000_t75" style="width:21pt;height:16pt" o:ole="" fillcolor="window">
            <v:imagedata r:id="rId175" o:title=""/>
          </v:shape>
          <o:OLEObject Type="Embed" ProgID="Equation.3" ShapeID="_x0000_i1127" DrawAspect="Content" ObjectID="_1821961356" r:id="rId176"/>
        </w:object>
      </w:r>
      <w:r w:rsidRPr="00C8370E">
        <w:rPr>
          <w:i/>
        </w:rPr>
        <w:tab/>
        <w:t>- установленный размер минимальной пенсии;</w:t>
      </w:r>
    </w:p>
    <w:p w14:paraId="4E003145" w14:textId="77777777" w:rsidR="00785E0A" w:rsidRPr="00C8370E" w:rsidRDefault="00785E0A" w:rsidP="00785E0A">
      <w:pPr>
        <w:jc w:val="both"/>
        <w:rPr>
          <w:i/>
        </w:rPr>
      </w:pPr>
      <w:r w:rsidRPr="00C8370E">
        <w:rPr>
          <w:i/>
          <w:position w:val="-4"/>
        </w:rPr>
        <w:object w:dxaOrig="200" w:dyaOrig="200" w14:anchorId="7E4BE967">
          <v:shape id="_x0000_i1128" type="#_x0000_t75" style="width:10pt;height:10pt" o:ole="" fillcolor="window">
            <v:imagedata r:id="rId177" o:title=""/>
          </v:shape>
          <o:OLEObject Type="Embed" ProgID="Equation.3" ShapeID="_x0000_i1128" DrawAspect="Content" ObjectID="_1821961357" r:id="rId178"/>
        </w:object>
      </w:r>
      <w:r w:rsidRPr="00C8370E">
        <w:rPr>
          <w:i/>
        </w:rPr>
        <w:t xml:space="preserve"> - количество лет выплат (для схемы № 2);</w:t>
      </w:r>
    </w:p>
    <w:p w14:paraId="786F0E29" w14:textId="77777777" w:rsidR="00785E0A" w:rsidRPr="00C8370E" w:rsidRDefault="00785E0A" w:rsidP="00785E0A">
      <w:pPr>
        <w:jc w:val="both"/>
        <w:rPr>
          <w:i/>
        </w:rPr>
      </w:pPr>
      <w:r w:rsidRPr="00C8370E">
        <w:rPr>
          <w:i/>
          <w:position w:val="-4"/>
        </w:rPr>
        <w:object w:dxaOrig="240" w:dyaOrig="200" w14:anchorId="4146112C">
          <v:shape id="_x0000_i1129" type="#_x0000_t75" style="width:12pt;height:10pt" o:ole="" fillcolor="window">
            <v:imagedata r:id="rId173" o:title=""/>
          </v:shape>
          <o:OLEObject Type="Embed" ProgID="Equation.3" ShapeID="_x0000_i1129" DrawAspect="Content" ObjectID="_1821961358" r:id="rId179"/>
        </w:object>
      </w:r>
      <w:r w:rsidRPr="00C8370E">
        <w:rPr>
          <w:i/>
        </w:rPr>
        <w:t>- количество выплат пенсии в году;</w:t>
      </w:r>
    </w:p>
    <w:p w14:paraId="577F42E3" w14:textId="77777777" w:rsidR="00785E0A" w:rsidRPr="00C8370E" w:rsidRDefault="00785E0A" w:rsidP="00785E0A">
      <w:pPr>
        <w:jc w:val="both"/>
        <w:rPr>
          <w:i/>
        </w:rPr>
      </w:pPr>
      <w:r w:rsidRPr="00C8370E">
        <w:rPr>
          <w:i/>
          <w:position w:val="-4"/>
        </w:rPr>
        <w:object w:dxaOrig="200" w:dyaOrig="180" w14:anchorId="380DAF75">
          <v:shape id="_x0000_i1130" type="#_x0000_t75" style="width:10pt;height:9pt" o:ole="" fillcolor="window">
            <v:imagedata r:id="rId180" o:title=""/>
          </v:shape>
          <o:OLEObject Type="Embed" ProgID="Equation.3" ShapeID="_x0000_i1130" DrawAspect="Content" ObjectID="_1821961359" r:id="rId181"/>
        </w:object>
      </w:r>
      <w:r w:rsidRPr="00C8370E">
        <w:rPr>
          <w:i/>
        </w:rPr>
        <w:t xml:space="preserve"> - принятый предельный возраст пенсионеров </w:t>
      </w:r>
      <w:r w:rsidRPr="00C8370E">
        <w:rPr>
          <w:i/>
          <w:position w:val="-6"/>
        </w:rPr>
        <w:object w:dxaOrig="840" w:dyaOrig="279" w14:anchorId="0010F99E">
          <v:shape id="_x0000_i1131" type="#_x0000_t75" style="width:42pt;height:14pt" o:ole="" fillcolor="window">
            <v:imagedata r:id="rId182" o:title=""/>
          </v:shape>
          <o:OLEObject Type="Embed" ProgID="Equation.3" ShapeID="_x0000_i1131" DrawAspect="Content" ObjectID="_1821961360" r:id="rId183"/>
        </w:object>
      </w:r>
      <w:r w:rsidRPr="00C8370E">
        <w:rPr>
          <w:i/>
        </w:rPr>
        <w:t>;</w:t>
      </w:r>
    </w:p>
    <w:p w14:paraId="4835F261" w14:textId="77777777" w:rsidR="00785E0A" w:rsidRPr="00C8370E" w:rsidRDefault="00785E0A" w:rsidP="00785E0A">
      <w:pPr>
        <w:jc w:val="both"/>
        <w:rPr>
          <w:i/>
        </w:rPr>
      </w:pPr>
      <w:r w:rsidRPr="00C8370E">
        <w:rPr>
          <w:position w:val="-8"/>
        </w:rPr>
        <w:object w:dxaOrig="180" w:dyaOrig="300" w14:anchorId="2644DB45">
          <v:shape id="_x0000_i1132" type="#_x0000_t75" style="width:9pt;height:15pt" o:ole="" fillcolor="window">
            <v:imagedata r:id="rId184" o:title=""/>
          </v:shape>
          <o:OLEObject Type="Embed" ProgID="Equation.3" ShapeID="_x0000_i1132" DrawAspect="Content" ObjectID="_1821961361" r:id="rId185"/>
        </w:object>
      </w:r>
      <w:r w:rsidRPr="00C8370E">
        <w:t xml:space="preserve"> - число лиц из 100000 родившихся, доживших до </w:t>
      </w:r>
      <w:r w:rsidRPr="00C8370E">
        <w:rPr>
          <w:position w:val="-4"/>
        </w:rPr>
        <w:object w:dxaOrig="200" w:dyaOrig="200" w14:anchorId="3A9CBABD">
          <v:shape id="_x0000_i1133" type="#_x0000_t75" style="width:10pt;height:10pt" o:ole="" fillcolor="window">
            <v:imagedata r:id="rId186" o:title=""/>
          </v:shape>
          <o:OLEObject Type="Embed" ProgID="Equation.3" ShapeID="_x0000_i1133" DrawAspect="Content" ObjectID="_1821961362" r:id="rId187"/>
        </w:object>
      </w:r>
      <w:r w:rsidRPr="00C8370E">
        <w:t xml:space="preserve"> лет (определяется по таблице </w:t>
      </w:r>
      <w:r w:rsidRPr="00C8370E">
        <w:rPr>
          <w:i/>
        </w:rPr>
        <w:t xml:space="preserve">      продолжительности жизни);</w:t>
      </w:r>
    </w:p>
    <w:p w14:paraId="58A04D00" w14:textId="77777777" w:rsidR="00785E0A" w:rsidRPr="00C8370E" w:rsidRDefault="00785E0A" w:rsidP="00785E0A">
      <w:pPr>
        <w:jc w:val="both"/>
        <w:rPr>
          <w:i/>
        </w:rPr>
      </w:pPr>
      <w:r w:rsidRPr="00C8370E">
        <w:rPr>
          <w:i/>
          <w:position w:val="-6"/>
        </w:rPr>
        <w:object w:dxaOrig="220" w:dyaOrig="220" w14:anchorId="29B4AF84">
          <v:shape id="_x0000_i1134" type="#_x0000_t75" style="width:11pt;height:11pt" o:ole="" fillcolor="window">
            <v:imagedata r:id="rId188" o:title=""/>
          </v:shape>
          <o:OLEObject Type="Embed" ProgID="Equation.3" ShapeID="_x0000_i1134" DrawAspect="Content" ObjectID="_1821961363" r:id="rId189"/>
        </w:object>
      </w:r>
      <w:r w:rsidRPr="00C8370E">
        <w:rPr>
          <w:i/>
        </w:rPr>
        <w:t xml:space="preserve"> - возраст выхода на пенсию;</w:t>
      </w:r>
    </w:p>
    <w:p w14:paraId="18B6EA12" w14:textId="77777777" w:rsidR="00785E0A" w:rsidRPr="00C8370E" w:rsidRDefault="00785E0A" w:rsidP="00785E0A">
      <w:pPr>
        <w:jc w:val="both"/>
        <w:rPr>
          <w:i/>
        </w:rPr>
      </w:pPr>
      <w:r w:rsidRPr="00C8370E">
        <w:rPr>
          <w:i/>
          <w:position w:val="-12"/>
        </w:rPr>
        <w:object w:dxaOrig="279" w:dyaOrig="360" w14:anchorId="13BE200A">
          <v:shape id="_x0000_i1135" type="#_x0000_t75" style="width:14pt;height:18pt" o:ole="" fillcolor="window">
            <v:imagedata r:id="rId190" o:title=""/>
          </v:shape>
          <o:OLEObject Type="Embed" ProgID="Equation.3" ShapeID="_x0000_i1135" DrawAspect="Content" ObjectID="_1821961364" r:id="rId191"/>
        </w:object>
      </w:r>
      <w:r w:rsidRPr="00C8370E">
        <w:rPr>
          <w:i/>
        </w:rPr>
        <w:t xml:space="preserve"> - средняя продолжительность оставшейся жизни для Участника, дожившего до  </w:t>
      </w:r>
    </w:p>
    <w:p w14:paraId="3C3E6BB0" w14:textId="77777777" w:rsidR="00785E0A" w:rsidRPr="00C8370E" w:rsidRDefault="00785E0A" w:rsidP="00785E0A">
      <w:pPr>
        <w:jc w:val="both"/>
        <w:rPr>
          <w:i/>
        </w:rPr>
      </w:pPr>
      <w:r w:rsidRPr="00C8370E">
        <w:rPr>
          <w:i/>
        </w:rPr>
        <w:t xml:space="preserve">       возраста </w:t>
      </w:r>
      <w:r w:rsidRPr="00C8370E">
        <w:rPr>
          <w:i/>
        </w:rPr>
        <w:sym w:font="Times New Roman" w:char="0078"/>
      </w:r>
      <w:r w:rsidRPr="00C8370E">
        <w:rPr>
          <w:i/>
        </w:rPr>
        <w:t xml:space="preserve"> (определяется по таблице продолжительности жизни);</w:t>
      </w:r>
    </w:p>
    <w:p w14:paraId="41B60CCA" w14:textId="77777777" w:rsidR="00785E0A" w:rsidRPr="00C8370E" w:rsidRDefault="00785E0A" w:rsidP="00785E0A">
      <w:pPr>
        <w:jc w:val="both"/>
        <w:rPr>
          <w:i/>
        </w:rPr>
      </w:pPr>
      <w:r w:rsidRPr="00C8370E">
        <w:rPr>
          <w:i/>
          <w:position w:val="-12"/>
        </w:rPr>
        <w:object w:dxaOrig="400" w:dyaOrig="360" w14:anchorId="7FDFE53D">
          <v:shape id="_x0000_i1136" type="#_x0000_t75" style="width:20pt;height:18pt" o:ole="" fillcolor="window">
            <v:imagedata r:id="rId192" o:title=""/>
          </v:shape>
          <o:OLEObject Type="Embed" ProgID="Equation.3" ShapeID="_x0000_i1136" DrawAspect="Content" ObjectID="_1821961365" r:id="rId193"/>
        </w:object>
      </w:r>
      <w:r w:rsidRPr="00C8370E">
        <w:rPr>
          <w:i/>
        </w:rPr>
        <w:t xml:space="preserve"> - вероятность умереть в течение </w:t>
      </w:r>
      <w:r w:rsidRPr="00C8370E">
        <w:rPr>
          <w:i/>
          <w:lang w:val="en-US"/>
        </w:rPr>
        <w:t>n</w:t>
      </w:r>
      <w:r w:rsidRPr="00C8370E">
        <w:rPr>
          <w:i/>
        </w:rPr>
        <w:t xml:space="preserve"> лет по достижению возраста </w:t>
      </w:r>
      <w:r w:rsidRPr="00C8370E">
        <w:rPr>
          <w:i/>
          <w:position w:val="-2"/>
        </w:rPr>
        <w:object w:dxaOrig="180" w:dyaOrig="173" w14:anchorId="4B6A4B8C">
          <v:shape id="_x0000_i1137" type="#_x0000_t75" style="width:9pt;height:8.5pt" o:ole="" fillcolor="window">
            <v:imagedata r:id="rId194" o:title=""/>
          </v:shape>
          <o:OLEObject Type="Embed" ProgID="Equation.3" ShapeID="_x0000_i1137" DrawAspect="Content" ObjectID="_1821961366" r:id="rId195"/>
        </w:object>
      </w:r>
      <w:r w:rsidRPr="00C8370E">
        <w:rPr>
          <w:i/>
        </w:rPr>
        <w:t>, где:</w:t>
      </w:r>
    </w:p>
    <w:p w14:paraId="001570A9" w14:textId="77777777" w:rsidR="00785E0A" w:rsidRPr="00C8370E" w:rsidRDefault="00785E0A" w:rsidP="00785E0A">
      <w:pPr>
        <w:jc w:val="both"/>
        <w:rPr>
          <w:i/>
        </w:rPr>
      </w:pPr>
      <w:r w:rsidRPr="00C8370E">
        <w:rPr>
          <w:i/>
        </w:rPr>
        <w:tab/>
      </w:r>
      <w:r w:rsidRPr="00C8370E">
        <w:rPr>
          <w:i/>
          <w:position w:val="-30"/>
        </w:rPr>
        <w:object w:dxaOrig="1420" w:dyaOrig="680" w14:anchorId="47E11366">
          <v:shape id="_x0000_i1138" type="#_x0000_t75" style="width:71pt;height:34pt" o:ole="" fillcolor="window">
            <v:imagedata r:id="rId196" o:title=""/>
          </v:shape>
          <o:OLEObject Type="Embed" ProgID="Equation.3" ShapeID="_x0000_i1138" DrawAspect="Content" ObjectID="_1821961367" r:id="rId197"/>
        </w:object>
      </w:r>
      <w:r w:rsidRPr="00C8370E">
        <w:rPr>
          <w:i/>
        </w:rPr>
        <w:t>;</w:t>
      </w:r>
    </w:p>
    <w:p w14:paraId="518FBD9D" w14:textId="77777777" w:rsidR="00785E0A" w:rsidRPr="00C8370E" w:rsidRDefault="00785E0A" w:rsidP="00785E0A">
      <w:pPr>
        <w:jc w:val="both"/>
        <w:rPr>
          <w:i/>
        </w:rPr>
      </w:pPr>
      <w:r w:rsidRPr="00C8370E">
        <w:rPr>
          <w:i/>
          <w:position w:val="-12"/>
        </w:rPr>
        <w:object w:dxaOrig="420" w:dyaOrig="360" w14:anchorId="20B20C38">
          <v:shape id="_x0000_i1139" type="#_x0000_t75" style="width:21pt;height:18pt" o:ole="" fillcolor="window">
            <v:imagedata r:id="rId198" o:title=""/>
          </v:shape>
          <o:OLEObject Type="Embed" ProgID="Equation.3" ShapeID="_x0000_i1139" DrawAspect="Content" ObjectID="_1821961368" r:id="rId199"/>
        </w:object>
      </w:r>
      <w:r w:rsidRPr="00C8370E">
        <w:rPr>
          <w:i/>
        </w:rPr>
        <w:t xml:space="preserve"> - вероятность прожития </w:t>
      </w:r>
      <w:r w:rsidRPr="00C8370E">
        <w:rPr>
          <w:i/>
          <w:lang w:val="en-US"/>
        </w:rPr>
        <w:t>n</w:t>
      </w:r>
      <w:r w:rsidRPr="00C8370E">
        <w:rPr>
          <w:i/>
        </w:rPr>
        <w:t xml:space="preserve"> лет в возрасте </w:t>
      </w:r>
      <w:r w:rsidRPr="00C8370E">
        <w:rPr>
          <w:i/>
          <w:position w:val="-2"/>
        </w:rPr>
        <w:object w:dxaOrig="180" w:dyaOrig="173" w14:anchorId="698B83DA">
          <v:shape id="_x0000_i1140" type="#_x0000_t75" style="width:9pt;height:8.5pt" o:ole="" fillcolor="window">
            <v:imagedata r:id="rId200" o:title=""/>
          </v:shape>
          <o:OLEObject Type="Embed" ProgID="Equation.3" ShapeID="_x0000_i1140" DrawAspect="Content" ObjectID="_1821961369" r:id="rId201"/>
        </w:object>
      </w:r>
      <w:r w:rsidRPr="00C8370E">
        <w:rPr>
          <w:i/>
        </w:rPr>
        <w:t>, где:</w:t>
      </w:r>
    </w:p>
    <w:p w14:paraId="126A0F0C" w14:textId="77777777" w:rsidR="00785E0A" w:rsidRPr="00C8370E" w:rsidRDefault="00785E0A" w:rsidP="00785E0A">
      <w:pPr>
        <w:jc w:val="both"/>
        <w:rPr>
          <w:i/>
        </w:rPr>
      </w:pPr>
      <w:r w:rsidRPr="00C8370E">
        <w:rPr>
          <w:i/>
        </w:rPr>
        <w:tab/>
      </w:r>
      <w:r w:rsidRPr="00C8370E">
        <w:rPr>
          <w:i/>
          <w:position w:val="-12"/>
        </w:rPr>
        <w:object w:dxaOrig="1219" w:dyaOrig="360" w14:anchorId="284E3549">
          <v:shape id="_x0000_i1141" type="#_x0000_t75" style="width:61pt;height:18pt" o:ole="" fillcolor="window">
            <v:imagedata r:id="rId202" o:title=""/>
          </v:shape>
          <o:OLEObject Type="Embed" ProgID="Equation.3" ShapeID="_x0000_i1141" DrawAspect="Content" ObjectID="_1821961370" r:id="rId203"/>
        </w:object>
      </w:r>
      <w:r w:rsidRPr="00C8370E">
        <w:rPr>
          <w:i/>
        </w:rPr>
        <w:t>;</w:t>
      </w:r>
    </w:p>
    <w:p w14:paraId="09D00CC4" w14:textId="77777777" w:rsidR="00785E0A" w:rsidRPr="00C8370E" w:rsidRDefault="00785E0A" w:rsidP="00785E0A">
      <w:pPr>
        <w:tabs>
          <w:tab w:val="num" w:pos="720"/>
        </w:tabs>
        <w:rPr>
          <w:i/>
        </w:rPr>
      </w:pPr>
      <w:r w:rsidRPr="00C8370E">
        <w:rPr>
          <w:position w:val="-14"/>
        </w:rPr>
        <w:object w:dxaOrig="340" w:dyaOrig="380" w14:anchorId="5B5F0B5B">
          <v:shape id="_x0000_i1142" type="#_x0000_t75" style="width:17pt;height:19pt" o:ole="" fillcolor="window">
            <v:imagedata r:id="rId204" o:title=""/>
          </v:shape>
          <o:OLEObject Type="Embed" ProgID="Equation.3" ShapeID="_x0000_i1142" DrawAspect="Content" ObjectID="_1821961371" r:id="rId205"/>
        </w:object>
      </w:r>
      <w:r w:rsidRPr="00C8370E">
        <w:tab/>
      </w:r>
      <w:r w:rsidRPr="00C8370E">
        <w:rPr>
          <w:i/>
        </w:rPr>
        <w:t>- величина пенсионных обязательств Фонда;</w:t>
      </w:r>
    </w:p>
    <w:p w14:paraId="0D8660AC" w14:textId="77777777" w:rsidR="00785E0A" w:rsidRPr="00C8370E" w:rsidRDefault="00785E0A" w:rsidP="00785E0A">
      <w:pPr>
        <w:rPr>
          <w:i/>
        </w:rPr>
      </w:pPr>
      <w:r w:rsidRPr="00C8370E">
        <w:rPr>
          <w:position w:val="-14"/>
        </w:rPr>
        <w:object w:dxaOrig="420" w:dyaOrig="400" w14:anchorId="68439A17">
          <v:shape id="_x0000_i1143" type="#_x0000_t75" style="width:21pt;height:20pt" o:ole="" fillcolor="window">
            <v:imagedata r:id="rId206" o:title=""/>
          </v:shape>
          <o:OLEObject Type="Embed" ProgID="Equation.3" ShapeID="_x0000_i1143" DrawAspect="Content" ObjectID="_1821961372" r:id="rId207"/>
        </w:object>
      </w:r>
      <w:r w:rsidRPr="00C8370E">
        <w:tab/>
      </w:r>
      <w:r w:rsidRPr="00C8370E">
        <w:rPr>
          <w:i/>
        </w:rPr>
        <w:t xml:space="preserve">-  пенсионные обязательства по </w:t>
      </w:r>
      <w:r w:rsidRPr="00C8370E">
        <w:rPr>
          <w:i/>
          <w:lang w:val="en-US"/>
        </w:rPr>
        <w:t>i</w:t>
      </w:r>
      <w:r w:rsidRPr="00C8370E">
        <w:rPr>
          <w:i/>
        </w:rPr>
        <w:t xml:space="preserve">-ой пенсионной схеме в </w:t>
      </w:r>
      <w:r w:rsidRPr="00C8370E">
        <w:rPr>
          <w:i/>
          <w:lang w:val="en-US"/>
        </w:rPr>
        <w:t>t</w:t>
      </w:r>
      <w:r w:rsidRPr="00C8370E">
        <w:rPr>
          <w:i/>
        </w:rPr>
        <w:t>-й момент времени;</w:t>
      </w:r>
    </w:p>
    <w:p w14:paraId="77375310" w14:textId="77777777" w:rsidR="00785E0A" w:rsidRPr="00C8370E" w:rsidRDefault="00785E0A" w:rsidP="00785E0A">
      <w:pPr>
        <w:tabs>
          <w:tab w:val="num" w:pos="720"/>
        </w:tabs>
        <w:rPr>
          <w:i/>
        </w:rPr>
      </w:pPr>
      <w:r w:rsidRPr="00C8370E">
        <w:rPr>
          <w:position w:val="-6"/>
        </w:rPr>
        <w:object w:dxaOrig="340" w:dyaOrig="320" w14:anchorId="047B641D">
          <v:shape id="_x0000_i1144" type="#_x0000_t75" style="width:17pt;height:16pt" o:ole="">
            <v:imagedata r:id="rId208" o:title=""/>
          </v:shape>
          <o:OLEObject Type="Embed" ProgID="Equation.3" ShapeID="_x0000_i1144" DrawAspect="Content" ObjectID="_1821961373" r:id="rId209"/>
        </w:object>
      </w:r>
      <w:r w:rsidRPr="00C8370E">
        <w:tab/>
      </w:r>
      <w:r w:rsidRPr="00C8370E">
        <w:rPr>
          <w:i/>
        </w:rPr>
        <w:t>-  количество пенсионных схем, в соответствии с правилами фонда;</w:t>
      </w:r>
    </w:p>
    <w:p w14:paraId="207A8FF0" w14:textId="77777777" w:rsidR="00785E0A" w:rsidRPr="00C8370E" w:rsidRDefault="00785E0A" w:rsidP="00785E0A">
      <w:pPr>
        <w:tabs>
          <w:tab w:val="num" w:pos="720"/>
        </w:tabs>
        <w:rPr>
          <w:i/>
        </w:rPr>
      </w:pPr>
      <w:r w:rsidRPr="00C8370E">
        <w:rPr>
          <w:position w:val="-10"/>
        </w:rPr>
        <w:object w:dxaOrig="340" w:dyaOrig="340" w14:anchorId="0CBC5467">
          <v:shape id="_x0000_i1145" type="#_x0000_t75" style="width:17pt;height:17pt" o:ole="" o:bullet="t">
            <v:imagedata r:id="rId210" o:title=""/>
          </v:shape>
          <o:OLEObject Type="Embed" ProgID="Equation.3" ShapeID="_x0000_i1145" DrawAspect="Content" ObjectID="_1821961374" r:id="rId211"/>
        </w:object>
      </w:r>
      <w:r w:rsidRPr="00C8370E">
        <w:tab/>
      </w:r>
      <w:r w:rsidRPr="00C8370E">
        <w:rPr>
          <w:i/>
        </w:rPr>
        <w:t>-  административные расходы фонда за предшествующий оценке год;</w:t>
      </w:r>
    </w:p>
    <w:p w14:paraId="18F0BF3C" w14:textId="77777777" w:rsidR="00785E0A" w:rsidRPr="00C8370E" w:rsidRDefault="00785E0A" w:rsidP="00785E0A">
      <w:pPr>
        <w:tabs>
          <w:tab w:val="num" w:pos="720"/>
          <w:tab w:val="num" w:pos="1080"/>
        </w:tabs>
        <w:rPr>
          <w:i/>
        </w:rPr>
      </w:pPr>
      <w:r w:rsidRPr="00C8370E">
        <w:rPr>
          <w:position w:val="-10"/>
        </w:rPr>
        <w:object w:dxaOrig="360" w:dyaOrig="340" w14:anchorId="2FFE98CF">
          <v:shape id="_x0000_i1146" type="#_x0000_t75" style="width:18pt;height:17pt" o:ole="" o:bullet="t">
            <v:imagedata r:id="rId212" o:title=""/>
          </v:shape>
          <o:OLEObject Type="Embed" ProgID="Equation.3" ShapeID="_x0000_i1146" DrawAspect="Content" ObjectID="_1821961375" r:id="rId213"/>
        </w:object>
      </w:r>
      <w:r w:rsidRPr="00C8370E">
        <w:tab/>
      </w:r>
      <w:r w:rsidRPr="00C8370E">
        <w:rPr>
          <w:i/>
        </w:rPr>
        <w:t>-  количество счетов на 31 декабря в предшествующий оценке год;</w:t>
      </w:r>
    </w:p>
    <w:p w14:paraId="66E51A7D" w14:textId="77777777" w:rsidR="00785E0A" w:rsidRPr="00C8370E" w:rsidRDefault="00785E0A" w:rsidP="00785E0A">
      <w:pPr>
        <w:pStyle w:val="a4"/>
        <w:ind w:firstLine="0"/>
        <w:rPr>
          <w:b w:val="0"/>
          <w:i/>
        </w:rPr>
      </w:pPr>
      <w:r w:rsidRPr="00C8370E">
        <w:rPr>
          <w:position w:val="-10"/>
        </w:rPr>
        <w:object w:dxaOrig="320" w:dyaOrig="360" w14:anchorId="5539092D">
          <v:shape id="_x0000_i1147" type="#_x0000_t75" style="width:16pt;height:18pt" o:ole="">
            <v:imagedata r:id="rId214" o:title=""/>
          </v:shape>
          <o:OLEObject Type="Embed" ProgID="Equation.3" ShapeID="_x0000_i1147" DrawAspect="Content" ObjectID="_1821961376" r:id="rId215"/>
        </w:object>
      </w:r>
      <w:r w:rsidRPr="00C8370E">
        <w:rPr>
          <w:b w:val="0"/>
        </w:rPr>
        <w:tab/>
      </w:r>
      <w:r w:rsidRPr="00C8370E">
        <w:rPr>
          <w:b w:val="0"/>
          <w:i/>
        </w:rPr>
        <w:t xml:space="preserve">-  обязательства по выплате пенсий будущим пенсионерам по </w:t>
      </w:r>
      <w:r w:rsidRPr="00C8370E">
        <w:rPr>
          <w:b w:val="0"/>
          <w:i/>
          <w:lang w:val="en-US"/>
        </w:rPr>
        <w:t>i</w:t>
      </w:r>
      <w:r w:rsidRPr="00C8370E">
        <w:rPr>
          <w:b w:val="0"/>
          <w:i/>
        </w:rPr>
        <w:t>-ой схеме;</w:t>
      </w:r>
    </w:p>
    <w:p w14:paraId="7E36285D" w14:textId="77777777" w:rsidR="00785E0A" w:rsidRPr="00C8370E" w:rsidRDefault="00785E0A" w:rsidP="00785E0A">
      <w:pPr>
        <w:pStyle w:val="a4"/>
        <w:ind w:firstLine="0"/>
        <w:rPr>
          <w:b w:val="0"/>
          <w:i/>
        </w:rPr>
      </w:pPr>
      <w:r w:rsidRPr="00C8370E">
        <w:rPr>
          <w:position w:val="-10"/>
        </w:rPr>
        <w:object w:dxaOrig="360" w:dyaOrig="360" w14:anchorId="0821E43C">
          <v:shape id="_x0000_i1148" type="#_x0000_t75" style="width:18pt;height:18pt" o:ole="">
            <v:imagedata r:id="rId216" o:title=""/>
          </v:shape>
          <o:OLEObject Type="Embed" ProgID="Equation.3" ShapeID="_x0000_i1148" DrawAspect="Content" ObjectID="_1821961377" r:id="rId217"/>
        </w:object>
      </w:r>
      <w:r w:rsidRPr="00C8370E">
        <w:tab/>
      </w:r>
      <w:r w:rsidRPr="00C8370E">
        <w:rPr>
          <w:b w:val="0"/>
          <w:i/>
        </w:rPr>
        <w:t xml:space="preserve">-  обязательства по выплате пенсий пенсионерам по </w:t>
      </w:r>
      <w:r w:rsidRPr="00C8370E">
        <w:rPr>
          <w:b w:val="0"/>
          <w:i/>
          <w:lang w:val="en-US"/>
        </w:rPr>
        <w:t>i</w:t>
      </w:r>
      <w:r w:rsidRPr="00C8370E">
        <w:rPr>
          <w:b w:val="0"/>
          <w:i/>
        </w:rPr>
        <w:t>-ой схеме;</w:t>
      </w:r>
    </w:p>
    <w:p w14:paraId="7EB77AC2" w14:textId="77777777" w:rsidR="004472F4" w:rsidRPr="00C8370E" w:rsidRDefault="004472F4" w:rsidP="004472F4">
      <w:pPr>
        <w:jc w:val="both"/>
        <w:rPr>
          <w:i/>
        </w:rPr>
      </w:pPr>
      <w:r w:rsidRPr="00C8370E">
        <w:rPr>
          <w:position w:val="-14"/>
        </w:rPr>
        <w:object w:dxaOrig="380" w:dyaOrig="400" w14:anchorId="173D7FF5">
          <v:shape id="_x0000_i1149" type="#_x0000_t75" style="width:19pt;height:20pt" o:ole="" fillcolor="window">
            <v:imagedata r:id="rId218" o:title=""/>
          </v:shape>
          <o:OLEObject Type="Embed" ProgID="Equation.3" ShapeID="_x0000_i1149" DrawAspect="Content" ObjectID="_1821961378" r:id="rId219"/>
        </w:object>
      </w:r>
      <w:r w:rsidRPr="00C8370E">
        <w:tab/>
      </w:r>
      <w:r w:rsidRPr="00C8370E">
        <w:rPr>
          <w:i/>
        </w:rPr>
        <w:t>- средняя заработная плата работников Вкладчика;</w:t>
      </w:r>
    </w:p>
    <w:p w14:paraId="5FED51CC" w14:textId="77777777" w:rsidR="004472F4" w:rsidRPr="00C8370E" w:rsidRDefault="004472F4" w:rsidP="004472F4">
      <w:pPr>
        <w:rPr>
          <w:i/>
        </w:rPr>
      </w:pPr>
      <w:r w:rsidRPr="00C8370E">
        <w:rPr>
          <w:position w:val="-10"/>
        </w:rPr>
        <w:object w:dxaOrig="200" w:dyaOrig="260" w14:anchorId="2D628949">
          <v:shape id="_x0000_i1150" type="#_x0000_t75" style="width:10pt;height:13pt" o:ole="">
            <v:imagedata r:id="rId220" o:title=""/>
          </v:shape>
          <o:OLEObject Type="Embed" ProgID="Equation.3" ShapeID="_x0000_i1150" DrawAspect="Content" ObjectID="_1821961379" r:id="rId221"/>
        </w:object>
      </w:r>
      <w:r w:rsidRPr="00C8370E">
        <w:tab/>
        <w:t xml:space="preserve"> </w:t>
      </w:r>
      <w:r w:rsidRPr="00C8370E">
        <w:rPr>
          <w:i/>
        </w:rPr>
        <w:t>- тариф взносов (доля от ФОТ);</w:t>
      </w:r>
    </w:p>
    <w:p w14:paraId="2E67D98D" w14:textId="77777777" w:rsidR="004472F4" w:rsidRPr="00C8370E" w:rsidRDefault="004472F4" w:rsidP="004472F4">
      <w:pPr>
        <w:tabs>
          <w:tab w:val="num" w:pos="720"/>
        </w:tabs>
        <w:rPr>
          <w:i/>
        </w:rPr>
      </w:pPr>
      <w:r w:rsidRPr="00C8370E">
        <w:rPr>
          <w:position w:val="-6"/>
        </w:rPr>
        <w:object w:dxaOrig="220" w:dyaOrig="279" w14:anchorId="38398099">
          <v:shape id="_x0000_i1151" type="#_x0000_t75" style="width:11pt;height:14pt" o:ole="">
            <v:imagedata r:id="rId222" o:title=""/>
          </v:shape>
          <o:OLEObject Type="Embed" ProgID="Equation.3" ShapeID="_x0000_i1151" DrawAspect="Content" ObjectID="_1821961380" r:id="rId223"/>
        </w:object>
      </w:r>
      <w:r w:rsidRPr="00C8370E">
        <w:tab/>
      </w:r>
      <w:r w:rsidRPr="00C8370E">
        <w:rPr>
          <w:i/>
        </w:rPr>
        <w:t>- доля пенсии от зарплаты;</w:t>
      </w:r>
    </w:p>
    <w:p w14:paraId="6111B2EA" w14:textId="77777777" w:rsidR="004472F4" w:rsidRPr="00C8370E" w:rsidRDefault="004472F4" w:rsidP="004472F4">
      <w:pPr>
        <w:tabs>
          <w:tab w:val="num" w:pos="1080"/>
        </w:tabs>
        <w:rPr>
          <w:i/>
        </w:rPr>
      </w:pPr>
      <w:r w:rsidRPr="00C8370E">
        <w:rPr>
          <w:position w:val="-12"/>
          <w:lang w:val="en-US"/>
        </w:rPr>
        <w:object w:dxaOrig="340" w:dyaOrig="360" w14:anchorId="11074793">
          <v:shape id="_x0000_i1152" type="#_x0000_t75" style="width:17pt;height:18pt" o:ole="">
            <v:imagedata r:id="rId224" o:title=""/>
          </v:shape>
          <o:OLEObject Type="Embed" ProgID="Equation.3" ShapeID="_x0000_i1152" DrawAspect="Content" ObjectID="_1821961381" r:id="rId225"/>
        </w:object>
      </w:r>
      <w:r w:rsidRPr="00C8370E">
        <w:t xml:space="preserve">     </w:t>
      </w:r>
      <w:r w:rsidRPr="00C8370E">
        <w:rPr>
          <w:i/>
        </w:rPr>
        <w:t xml:space="preserve"> - общее число работающих на предприятии;</w:t>
      </w:r>
    </w:p>
    <w:p w14:paraId="7F0999CA" w14:textId="77777777" w:rsidR="004472F4" w:rsidRPr="00C8370E" w:rsidRDefault="004472F4" w:rsidP="004472F4">
      <w:pPr>
        <w:tabs>
          <w:tab w:val="num" w:pos="1080"/>
        </w:tabs>
        <w:rPr>
          <w:i/>
        </w:rPr>
      </w:pPr>
      <w:r w:rsidRPr="00C8370E">
        <w:rPr>
          <w:position w:val="-12"/>
          <w:lang w:val="en-US"/>
        </w:rPr>
        <w:object w:dxaOrig="340" w:dyaOrig="360" w14:anchorId="5F518BA5">
          <v:shape id="_x0000_i1153" type="#_x0000_t75" style="width:17pt;height:18pt" o:ole="">
            <v:imagedata r:id="rId226" o:title=""/>
          </v:shape>
          <o:OLEObject Type="Embed" ProgID="Equation.3" ShapeID="_x0000_i1153" DrawAspect="Content" ObjectID="_1821961382" r:id="rId227"/>
        </w:object>
      </w:r>
      <w:r w:rsidRPr="00C8370E">
        <w:t xml:space="preserve">      </w:t>
      </w:r>
      <w:r w:rsidRPr="00C8370E">
        <w:rPr>
          <w:i/>
        </w:rPr>
        <w:t>- число работников возраста X;.</w:t>
      </w:r>
    </w:p>
    <w:p w14:paraId="2E5DD1F8" w14:textId="77777777" w:rsidR="004472F4" w:rsidRPr="00C8370E" w:rsidRDefault="004472F4" w:rsidP="004472F4">
      <w:pPr>
        <w:rPr>
          <w:i/>
        </w:rPr>
      </w:pPr>
      <w:r w:rsidRPr="00C8370E">
        <w:rPr>
          <w:position w:val="-12"/>
        </w:rPr>
        <w:object w:dxaOrig="320" w:dyaOrig="360" w14:anchorId="56673073">
          <v:shape id="_x0000_i1154" type="#_x0000_t75" style="width:16pt;height:18pt" o:ole="">
            <v:imagedata r:id="rId228" o:title=""/>
          </v:shape>
          <o:OLEObject Type="Embed" ProgID="Equation.3" ShapeID="_x0000_i1154" DrawAspect="Content" ObjectID="_1821961383" r:id="rId229"/>
        </w:object>
      </w:r>
      <w:r w:rsidRPr="00C8370E">
        <w:tab/>
      </w:r>
      <w:r w:rsidRPr="00C8370E">
        <w:rPr>
          <w:i/>
        </w:rPr>
        <w:t>- взнос за одного работника в возрасте х при получении единичной пенсии;</w:t>
      </w:r>
    </w:p>
    <w:p w14:paraId="604CED09" w14:textId="77777777" w:rsidR="004472F4" w:rsidRPr="00C8370E" w:rsidRDefault="004472F4" w:rsidP="004472F4">
      <w:pPr>
        <w:rPr>
          <w:i/>
        </w:rPr>
      </w:pPr>
      <w:r w:rsidRPr="00C8370E">
        <w:rPr>
          <w:position w:val="-6"/>
        </w:rPr>
        <w:object w:dxaOrig="240" w:dyaOrig="279" w14:anchorId="4FBAA11D">
          <v:shape id="_x0000_i1155" type="#_x0000_t75" style="width:12pt;height:14pt" o:ole="" fillcolor="window">
            <v:imagedata r:id="rId230" o:title=""/>
          </v:shape>
          <o:OLEObject Type="Embed" ProgID="Equation.3" ShapeID="_x0000_i1155" DrawAspect="Content" ObjectID="_1821961384" r:id="rId231"/>
        </w:object>
      </w:r>
      <w:r w:rsidRPr="00C8370E">
        <w:tab/>
      </w:r>
      <w:r w:rsidRPr="00C8370E">
        <w:rPr>
          <w:i/>
        </w:rPr>
        <w:t>- размер взноса Вкладчика;</w:t>
      </w:r>
    </w:p>
    <w:p w14:paraId="022E593A" w14:textId="77777777" w:rsidR="004472F4" w:rsidRPr="00C8370E" w:rsidRDefault="004472F4" w:rsidP="004472F4">
      <w:pPr>
        <w:tabs>
          <w:tab w:val="num" w:pos="720"/>
        </w:tabs>
        <w:rPr>
          <w:i/>
        </w:rPr>
      </w:pPr>
      <w:r w:rsidRPr="00C8370E">
        <w:rPr>
          <w:i/>
          <w:position w:val="-4"/>
        </w:rPr>
        <w:object w:dxaOrig="220" w:dyaOrig="240" w14:anchorId="45C3C09C">
          <v:shape id="_x0000_i1156" type="#_x0000_t75" style="width:11pt;height:12pt" o:ole="" fillcolor="window">
            <v:imagedata r:id="rId232" o:title=""/>
          </v:shape>
          <o:OLEObject Type="Embed" ProgID="Equation.3" ShapeID="_x0000_i1156" DrawAspect="Content" ObjectID="_1821961385" r:id="rId233"/>
        </w:object>
      </w:r>
      <w:r w:rsidRPr="00C8370E">
        <w:rPr>
          <w:i/>
        </w:rPr>
        <w:tab/>
        <w:t>- число взносов по договору;</w:t>
      </w:r>
    </w:p>
    <w:p w14:paraId="4721A936" w14:textId="77777777" w:rsidR="004472F4" w:rsidRPr="00C8370E" w:rsidRDefault="004472F4" w:rsidP="004472F4">
      <w:pPr>
        <w:tabs>
          <w:tab w:val="num" w:pos="720"/>
        </w:tabs>
        <w:ind w:left="708" w:hanging="708"/>
        <w:rPr>
          <w:i/>
        </w:rPr>
      </w:pPr>
      <w:r w:rsidRPr="00C8370E">
        <w:rPr>
          <w:position w:val="-10"/>
        </w:rPr>
        <w:object w:dxaOrig="300" w:dyaOrig="340" w14:anchorId="01C0E9CE">
          <v:shape id="_x0000_i1157" type="#_x0000_t75" style="width:15pt;height:17pt" o:ole="" fillcolor="window">
            <v:imagedata r:id="rId234" o:title=""/>
          </v:shape>
          <o:OLEObject Type="Embed" ProgID="Equation.3" ShapeID="_x0000_i1157" DrawAspect="Content" ObjectID="_1821961386" r:id="rId235"/>
        </w:object>
      </w:r>
      <w:r w:rsidRPr="00C8370E">
        <w:tab/>
      </w:r>
      <w:r w:rsidRPr="00C8370E">
        <w:rPr>
          <w:i/>
        </w:rPr>
        <w:t>- средства для покрытия административных расходов Фонда на ведение счетов остающихся в Фонде Участников в течение периода выплат</w:t>
      </w:r>
      <w:r w:rsidRPr="00C8370E">
        <w:t>,</w:t>
      </w:r>
      <w:r w:rsidRPr="00C8370E">
        <w:rPr>
          <w:i/>
        </w:rPr>
        <w:t xml:space="preserve"> по договору с Вкладчиком;</w:t>
      </w:r>
    </w:p>
    <w:p w14:paraId="71655DB9" w14:textId="77777777" w:rsidR="004472F4" w:rsidRPr="00C8370E" w:rsidRDefault="004472F4" w:rsidP="004472F4">
      <w:pPr>
        <w:tabs>
          <w:tab w:val="num" w:pos="720"/>
          <w:tab w:val="num" w:pos="1080"/>
        </w:tabs>
        <w:ind w:left="708" w:hanging="708"/>
      </w:pPr>
      <w:r w:rsidRPr="00C8370E">
        <w:rPr>
          <w:position w:val="-10"/>
        </w:rPr>
        <w:object w:dxaOrig="320" w:dyaOrig="340" w14:anchorId="60D6421A">
          <v:shape id="_x0000_i1158" type="#_x0000_t75" style="width:16pt;height:17pt" o:ole="" fillcolor="window">
            <v:imagedata r:id="rId236" o:title=""/>
          </v:shape>
          <o:OLEObject Type="Embed" ProgID="Equation.3" ShapeID="_x0000_i1158" DrawAspect="Content" ObjectID="_1821961387" r:id="rId237"/>
        </w:object>
      </w:r>
      <w:r w:rsidRPr="00C8370E">
        <w:tab/>
      </w:r>
      <w:r w:rsidRPr="00C8370E">
        <w:rPr>
          <w:i/>
        </w:rPr>
        <w:t>- величина расходов, связанных с расторжением договора и переводом выкупных сумм на счет другого Фонда;</w:t>
      </w:r>
    </w:p>
    <w:p w14:paraId="58C982A2" w14:textId="77777777" w:rsidR="004472F4" w:rsidRPr="00C8370E" w:rsidRDefault="004472F4" w:rsidP="004472F4">
      <w:pPr>
        <w:tabs>
          <w:tab w:val="num" w:pos="720"/>
        </w:tabs>
        <w:rPr>
          <w:i/>
        </w:rPr>
      </w:pPr>
      <w:r w:rsidRPr="00C8370E">
        <w:rPr>
          <w:position w:val="-12"/>
        </w:rPr>
        <w:object w:dxaOrig="300" w:dyaOrig="360" w14:anchorId="16B2B71E">
          <v:shape id="_x0000_i1159" type="#_x0000_t75" style="width:15pt;height:18pt" o:ole="" fillcolor="window">
            <v:imagedata r:id="rId238" o:title=""/>
          </v:shape>
          <o:OLEObject Type="Embed" ProgID="Equation.3" ShapeID="_x0000_i1159" DrawAspect="Content" ObjectID="_1821961388" r:id="rId239"/>
        </w:object>
      </w:r>
      <w:r w:rsidRPr="00C8370E">
        <w:tab/>
      </w:r>
      <w:r w:rsidRPr="00C8370E">
        <w:rPr>
          <w:i/>
        </w:rPr>
        <w:t>- величина пенсионных обязательств перед Вкладчиком;</w:t>
      </w:r>
    </w:p>
    <w:p w14:paraId="45A56794" w14:textId="77777777" w:rsidR="004472F4" w:rsidRPr="00C8370E" w:rsidRDefault="004472F4" w:rsidP="004472F4">
      <w:pPr>
        <w:tabs>
          <w:tab w:val="num" w:pos="720"/>
        </w:tabs>
        <w:ind w:left="708" w:hanging="708"/>
        <w:rPr>
          <w:i/>
        </w:rPr>
      </w:pPr>
      <w:r w:rsidRPr="00C8370E">
        <w:rPr>
          <w:position w:val="-12"/>
        </w:rPr>
        <w:object w:dxaOrig="300" w:dyaOrig="360" w14:anchorId="6127B1F1">
          <v:shape id="_x0000_i1160" type="#_x0000_t75" style="width:15pt;height:18pt" o:ole="" fillcolor="window">
            <v:imagedata r:id="rId240" o:title=""/>
          </v:shape>
          <o:OLEObject Type="Embed" ProgID="Equation.3" ShapeID="_x0000_i1160" DrawAspect="Content" ObjectID="_1821961389" r:id="rId241"/>
        </w:object>
      </w:r>
      <w:r w:rsidRPr="00C8370E">
        <w:tab/>
      </w:r>
      <w:r w:rsidRPr="00C8370E">
        <w:rPr>
          <w:i/>
        </w:rPr>
        <w:t>- современная стоимость резерва покрытия пенсионных обязательств Фонда;</w:t>
      </w:r>
    </w:p>
    <w:p w14:paraId="758373BA" w14:textId="77777777" w:rsidR="004472F4" w:rsidRPr="00C8370E" w:rsidRDefault="004472F4" w:rsidP="004472F4">
      <w:pPr>
        <w:tabs>
          <w:tab w:val="num" w:pos="720"/>
          <w:tab w:val="num" w:pos="1080"/>
        </w:tabs>
        <w:rPr>
          <w:i/>
        </w:rPr>
      </w:pPr>
      <w:r w:rsidRPr="00C8370E">
        <w:rPr>
          <w:position w:val="-12"/>
        </w:rPr>
        <w:object w:dxaOrig="240" w:dyaOrig="360" w14:anchorId="4AE265A8">
          <v:shape id="_x0000_i1161" type="#_x0000_t75" style="width:12pt;height:18pt" o:ole="" fillcolor="window">
            <v:imagedata r:id="rId242" o:title=""/>
          </v:shape>
          <o:OLEObject Type="Embed" ProgID="Equation.3" ShapeID="_x0000_i1161" DrawAspect="Content" ObjectID="_1821961390" r:id="rId243"/>
        </w:object>
      </w:r>
      <w:r w:rsidRPr="00C8370E">
        <w:tab/>
      </w:r>
      <w:r w:rsidRPr="00C8370E">
        <w:rPr>
          <w:i/>
        </w:rPr>
        <w:t xml:space="preserve">- ожидаемый период выплат пенсии Участнику, имеющему счет </w:t>
      </w:r>
      <w:r w:rsidRPr="00C8370E">
        <w:rPr>
          <w:i/>
          <w:lang w:val="en-US"/>
        </w:rPr>
        <w:t>i</w:t>
      </w:r>
      <w:r w:rsidRPr="00C8370E">
        <w:rPr>
          <w:i/>
        </w:rPr>
        <w:t>;</w:t>
      </w:r>
    </w:p>
    <w:p w14:paraId="4EFB940A" w14:textId="77777777" w:rsidR="004472F4" w:rsidRPr="00C8370E" w:rsidRDefault="004472F4" w:rsidP="004472F4">
      <w:pPr>
        <w:tabs>
          <w:tab w:val="num" w:pos="720"/>
        </w:tabs>
        <w:ind w:left="708" w:hanging="708"/>
        <w:rPr>
          <w:i/>
        </w:rPr>
      </w:pPr>
      <w:r w:rsidRPr="00C8370E">
        <w:rPr>
          <w:position w:val="-12"/>
          <w:lang w:val="en-US"/>
        </w:rPr>
        <w:object w:dxaOrig="360" w:dyaOrig="380" w14:anchorId="6A62C894">
          <v:shape id="_x0000_i1162" type="#_x0000_t75" style="width:18pt;height:19pt" o:ole="" fillcolor="window">
            <v:imagedata r:id="rId244" o:title=""/>
          </v:shape>
          <o:OLEObject Type="Embed" ProgID="Equation.3" ShapeID="_x0000_i1162" DrawAspect="Content" ObjectID="_1821961391" r:id="rId245"/>
        </w:object>
      </w:r>
      <w:r w:rsidRPr="00C8370E">
        <w:tab/>
      </w:r>
      <w:r w:rsidRPr="00C8370E">
        <w:rPr>
          <w:i/>
        </w:rPr>
        <w:t>- количество пенсионных счетов по договору с Вкладчиком,  по которым производятся выплаты пенсий.</w:t>
      </w:r>
    </w:p>
    <w:p w14:paraId="246B2C03" w14:textId="77777777" w:rsidR="004472F4" w:rsidRPr="00C8370E" w:rsidRDefault="004472F4" w:rsidP="004472F4">
      <w:pPr>
        <w:tabs>
          <w:tab w:val="num" w:pos="720"/>
        </w:tabs>
        <w:ind w:left="708" w:hanging="708"/>
        <w:rPr>
          <w:i/>
        </w:rPr>
      </w:pPr>
      <w:r w:rsidRPr="00C8370E">
        <w:rPr>
          <w:position w:val="-14"/>
        </w:rPr>
        <w:object w:dxaOrig="300" w:dyaOrig="400" w14:anchorId="6AB5BAD7">
          <v:shape id="_x0000_i1163" type="#_x0000_t75" style="width:15pt;height:20pt" o:ole="" fillcolor="window">
            <v:imagedata r:id="rId246" o:title=""/>
          </v:shape>
          <o:OLEObject Type="Embed" ProgID="Equation.3" ShapeID="_x0000_i1163" DrawAspect="Content" ObjectID="_1821961392" r:id="rId247"/>
        </w:object>
      </w:r>
      <w:r w:rsidRPr="00C8370E">
        <w:tab/>
      </w:r>
      <w:r w:rsidRPr="00C8370E">
        <w:rPr>
          <w:i/>
        </w:rPr>
        <w:t>- величина обязательств, отраженная на солидарном пенсионном счете;</w:t>
      </w:r>
    </w:p>
    <w:p w14:paraId="3E84238A" w14:textId="77777777" w:rsidR="004472F4" w:rsidRPr="00C8370E" w:rsidRDefault="004472F4" w:rsidP="004472F4">
      <w:pPr>
        <w:tabs>
          <w:tab w:val="num" w:pos="720"/>
        </w:tabs>
        <w:ind w:left="708" w:hanging="708"/>
        <w:rPr>
          <w:i/>
        </w:rPr>
      </w:pPr>
      <w:r w:rsidRPr="00C8370E">
        <w:rPr>
          <w:position w:val="-14"/>
        </w:rPr>
        <w:object w:dxaOrig="320" w:dyaOrig="400" w14:anchorId="58CDCB95">
          <v:shape id="_x0000_i1164" type="#_x0000_t75" style="width:16pt;height:20pt" o:ole="" fillcolor="window">
            <v:imagedata r:id="rId248" o:title=""/>
          </v:shape>
          <o:OLEObject Type="Embed" ProgID="Equation.3" ShapeID="_x0000_i1164" DrawAspect="Content" ObjectID="_1821961393" r:id="rId249"/>
        </w:object>
      </w:r>
      <w:r w:rsidRPr="00C8370E">
        <w:tab/>
      </w:r>
      <w:r w:rsidRPr="00C8370E">
        <w:rPr>
          <w:i/>
        </w:rPr>
        <w:t>- величина обязательств, отраженная на именном пенсионном счете;</w:t>
      </w:r>
    </w:p>
    <w:p w14:paraId="6E5444AA" w14:textId="77777777" w:rsidR="004472F4" w:rsidRPr="00C8370E" w:rsidRDefault="004472F4" w:rsidP="004472F4">
      <w:pPr>
        <w:tabs>
          <w:tab w:val="num" w:pos="720"/>
        </w:tabs>
        <w:ind w:left="708" w:hanging="708"/>
        <w:rPr>
          <w:i/>
        </w:rPr>
      </w:pPr>
      <w:r w:rsidRPr="00C8370E">
        <w:rPr>
          <w:position w:val="-14"/>
        </w:rPr>
        <w:object w:dxaOrig="360" w:dyaOrig="400" w14:anchorId="6A07E82C">
          <v:shape id="_x0000_i1165" type="#_x0000_t75" style="width:18pt;height:20pt" o:ole="" fillcolor="window">
            <v:imagedata r:id="rId250" o:title=""/>
          </v:shape>
          <o:OLEObject Type="Embed" ProgID="Equation.3" ShapeID="_x0000_i1165" DrawAspect="Content" ObjectID="_1821961394" r:id="rId251"/>
        </w:object>
      </w:r>
      <w:r w:rsidRPr="00C8370E">
        <w:tab/>
      </w:r>
      <w:r w:rsidRPr="00C8370E">
        <w:rPr>
          <w:i/>
        </w:rPr>
        <w:t>- количество солидарных пенсионных счетов;</w:t>
      </w:r>
    </w:p>
    <w:p w14:paraId="31DB1E4D" w14:textId="77777777" w:rsidR="004472F4" w:rsidRPr="00C8370E" w:rsidRDefault="004472F4" w:rsidP="004472F4">
      <w:pPr>
        <w:tabs>
          <w:tab w:val="num" w:pos="720"/>
        </w:tabs>
        <w:ind w:left="708" w:hanging="708"/>
        <w:rPr>
          <w:i/>
        </w:rPr>
      </w:pPr>
      <w:r w:rsidRPr="00C8370E">
        <w:rPr>
          <w:position w:val="-14"/>
        </w:rPr>
        <w:object w:dxaOrig="380" w:dyaOrig="400" w14:anchorId="4C62C00B">
          <v:shape id="_x0000_i1166" type="#_x0000_t75" style="width:19pt;height:20pt" o:ole="" fillcolor="window">
            <v:imagedata r:id="rId252" o:title=""/>
          </v:shape>
          <o:OLEObject Type="Embed" ProgID="Equation.3" ShapeID="_x0000_i1166" DrawAspect="Content" ObjectID="_1821961395" r:id="rId253"/>
        </w:object>
      </w:r>
      <w:r w:rsidRPr="00C8370E">
        <w:tab/>
      </w:r>
      <w:r w:rsidRPr="00C8370E">
        <w:rPr>
          <w:i/>
        </w:rPr>
        <w:t>- количество именных пенсионных счетов;</w:t>
      </w:r>
    </w:p>
    <w:p w14:paraId="3E264338" w14:textId="77777777" w:rsidR="004472F4" w:rsidRPr="00C8370E" w:rsidRDefault="004472F4" w:rsidP="00DA166B">
      <w:pPr>
        <w:pStyle w:val="2"/>
        <w:spacing w:before="80"/>
        <w:ind w:left="0" w:firstLine="567"/>
        <w:jc w:val="both"/>
      </w:pPr>
      <w:bookmarkStart w:id="61" w:name="_Toc480083079"/>
      <w:bookmarkStart w:id="62" w:name="_Toc495205690"/>
      <w:bookmarkStart w:id="63" w:name="_Toc34183970"/>
      <w:r w:rsidRPr="00C8370E">
        <w:t>1</w:t>
      </w:r>
      <w:r w:rsidR="005234A0" w:rsidRPr="00C8370E">
        <w:t>8</w:t>
      </w:r>
      <w:r w:rsidRPr="00C8370E">
        <w:t>.1. Общие положения</w:t>
      </w:r>
      <w:bookmarkEnd w:id="61"/>
      <w:bookmarkEnd w:id="62"/>
      <w:bookmarkEnd w:id="63"/>
    </w:p>
    <w:p w14:paraId="5CED8D9D" w14:textId="77777777" w:rsidR="004472F4" w:rsidRPr="00C8370E" w:rsidRDefault="004472F4" w:rsidP="004472F4">
      <w:pPr>
        <w:pStyle w:val="a5"/>
        <w:spacing w:before="120"/>
        <w:ind w:firstLine="567"/>
        <w:rPr>
          <w:i w:val="0"/>
        </w:rPr>
      </w:pPr>
      <w:r w:rsidRPr="00C8370E">
        <w:rPr>
          <w:i w:val="0"/>
        </w:rPr>
        <w:t>Актуарные расчеты осуществляются во исполнение Федерального закона “О негосударственных пенсионных фондах” от 07.05.1998 года №75-ФЗ и Постановления Правительства РФ от 13.12.1999 года №1385.</w:t>
      </w:r>
    </w:p>
    <w:p w14:paraId="205EAACF" w14:textId="77777777" w:rsidR="004472F4" w:rsidRPr="00C8370E" w:rsidRDefault="004472F4" w:rsidP="004472F4">
      <w:pPr>
        <w:spacing w:before="120"/>
        <w:ind w:firstLine="567"/>
      </w:pPr>
      <w:r w:rsidRPr="00C8370E">
        <w:t>В соответствии с настоящими  Правилами применяются следующие пенсионные схемы:</w:t>
      </w:r>
    </w:p>
    <w:p w14:paraId="6ACB9AD1" w14:textId="77777777" w:rsidR="004472F4" w:rsidRPr="00C8370E" w:rsidRDefault="004472F4" w:rsidP="00A812CD">
      <w:pPr>
        <w:spacing w:before="80"/>
        <w:ind w:firstLine="567"/>
        <w:jc w:val="both"/>
      </w:pPr>
      <w:r w:rsidRPr="00C8370E">
        <w:rPr>
          <w:u w:val="single"/>
        </w:rPr>
        <w:t>Схема №1</w:t>
      </w:r>
      <w:r w:rsidRPr="00C8370E">
        <w:t xml:space="preserve">. </w:t>
      </w:r>
      <w:r w:rsidR="00A812CD" w:rsidRPr="00C8370E">
        <w:t>С установленными размерами пенсионных взносов. Пенсионные выплаты производятся пожизненно;</w:t>
      </w:r>
    </w:p>
    <w:p w14:paraId="1FFF390A" w14:textId="77777777" w:rsidR="00A812CD" w:rsidRPr="00C8370E" w:rsidRDefault="00A812CD" w:rsidP="00A812CD">
      <w:pPr>
        <w:spacing w:before="80"/>
        <w:ind w:firstLine="567"/>
        <w:jc w:val="both"/>
      </w:pPr>
      <w:r w:rsidRPr="00C8370E">
        <w:rPr>
          <w:bCs/>
          <w:u w:val="single"/>
        </w:rPr>
        <w:t>Схема № 2</w:t>
      </w:r>
      <w:r w:rsidRPr="00C8370E">
        <w:t>.</w:t>
      </w:r>
      <w:r w:rsidRPr="00C8370E">
        <w:tab/>
        <w:t>С установленными размерами пенсионных взносов. Пенсионные выплаты производятся в течение установленного пенсионным договором срока;</w:t>
      </w:r>
    </w:p>
    <w:p w14:paraId="1D3C0AE1" w14:textId="77777777" w:rsidR="00A812CD" w:rsidRPr="00C8370E" w:rsidRDefault="00A812CD" w:rsidP="00A812CD">
      <w:pPr>
        <w:spacing w:before="80"/>
        <w:ind w:firstLine="567"/>
        <w:jc w:val="both"/>
      </w:pPr>
      <w:r w:rsidRPr="00C8370E">
        <w:rPr>
          <w:bCs/>
          <w:u w:val="single"/>
        </w:rPr>
        <w:t>Схема № 3.</w:t>
      </w:r>
      <w:r w:rsidRPr="00C8370E">
        <w:tab/>
        <w:t>С установленными размерами пенсионных взносов. Пенсионные выплаты производятся до полного исчерпания средств на именном пенсионном счете Участника (продолжительностью не менее пяти лет);</w:t>
      </w:r>
    </w:p>
    <w:p w14:paraId="237A0FD7" w14:textId="77777777" w:rsidR="00A812CD" w:rsidRPr="00C8370E" w:rsidRDefault="00A812CD" w:rsidP="00A812CD">
      <w:pPr>
        <w:spacing w:before="80"/>
        <w:ind w:firstLine="567"/>
        <w:jc w:val="both"/>
      </w:pPr>
      <w:r w:rsidRPr="00C8370E">
        <w:rPr>
          <w:bCs/>
          <w:u w:val="single"/>
        </w:rPr>
        <w:t>Схема № 4.</w:t>
      </w:r>
      <w:r w:rsidRPr="00C8370E">
        <w:tab/>
        <w:t>С установленными размерами пенсионных выплат.  Пенсионные выплаты производятся пожизненно;</w:t>
      </w:r>
    </w:p>
    <w:p w14:paraId="1CBE6421" w14:textId="77777777" w:rsidR="00A812CD" w:rsidRPr="00C8370E" w:rsidRDefault="00A812CD" w:rsidP="00A812CD">
      <w:pPr>
        <w:spacing w:before="80"/>
        <w:ind w:firstLine="567"/>
      </w:pPr>
      <w:r w:rsidRPr="00C8370E">
        <w:rPr>
          <w:bCs/>
          <w:u w:val="single"/>
        </w:rPr>
        <w:t>Схема № 5</w:t>
      </w:r>
      <w:r w:rsidRPr="00C8370E">
        <w:t>.</w:t>
      </w:r>
      <w:r w:rsidRPr="00C8370E">
        <w:tab/>
        <w:t>С установленными размерами пенсионных выплат. Пенсионные выплаты производятся в течение установленного пенсионным договором срока (не менее пяти лет);</w:t>
      </w:r>
    </w:p>
    <w:p w14:paraId="4F14023B" w14:textId="77777777" w:rsidR="00A812CD" w:rsidRPr="00C8370E" w:rsidRDefault="00A812CD" w:rsidP="00A812CD">
      <w:pPr>
        <w:spacing w:before="80"/>
        <w:ind w:firstLine="567"/>
        <w:jc w:val="both"/>
      </w:pPr>
      <w:r w:rsidRPr="00C8370E">
        <w:rPr>
          <w:bCs/>
          <w:u w:val="single"/>
        </w:rPr>
        <w:t>Схема №6</w:t>
      </w:r>
      <w:r w:rsidRPr="00C8370E">
        <w:t xml:space="preserve">. Пенсионная схема с установленными </w:t>
      </w:r>
      <w:r w:rsidR="00785E0A" w:rsidRPr="00C8370E">
        <w:t>размерами пенсионных взносов</w:t>
      </w:r>
      <w:r w:rsidRPr="00C8370E">
        <w:t xml:space="preserve"> и совместным  финансированием пенсии. </w:t>
      </w:r>
      <w:r w:rsidRPr="00C8370E">
        <w:rPr>
          <w:szCs w:val="24"/>
        </w:rPr>
        <w:t>Пенсионные выплаты производятся в течение установленного пенсионным договором срока.</w:t>
      </w:r>
    </w:p>
    <w:p w14:paraId="4DA66CC5" w14:textId="77777777" w:rsidR="004472F4" w:rsidRPr="00C8370E" w:rsidRDefault="004472F4" w:rsidP="004472F4">
      <w:pPr>
        <w:pStyle w:val="2"/>
        <w:tabs>
          <w:tab w:val="num" w:pos="851"/>
        </w:tabs>
        <w:spacing w:before="80"/>
        <w:ind w:left="0" w:firstLine="567"/>
        <w:jc w:val="both"/>
      </w:pPr>
      <w:bookmarkStart w:id="64" w:name="_Toc480083080"/>
      <w:bookmarkStart w:id="65" w:name="_Toc495205691"/>
      <w:bookmarkStart w:id="66" w:name="_Toc34183971"/>
      <w:r w:rsidRPr="00C8370E">
        <w:t>1</w:t>
      </w:r>
      <w:r w:rsidR="005234A0" w:rsidRPr="00C8370E">
        <w:t>8</w:t>
      </w:r>
      <w:r w:rsidRPr="00C8370E">
        <w:t>.2. Актуарные предположения</w:t>
      </w:r>
      <w:bookmarkEnd w:id="64"/>
      <w:bookmarkEnd w:id="65"/>
      <w:bookmarkEnd w:id="66"/>
    </w:p>
    <w:p w14:paraId="04A7AB85" w14:textId="77777777" w:rsidR="004472F4" w:rsidRPr="00C8370E" w:rsidRDefault="004472F4" w:rsidP="004472F4">
      <w:pPr>
        <w:tabs>
          <w:tab w:val="num" w:pos="851"/>
        </w:tabs>
        <w:spacing w:before="80"/>
        <w:ind w:firstLine="567"/>
      </w:pPr>
      <w:r w:rsidRPr="00C8370E">
        <w:t>Актуарная норма доходности;</w:t>
      </w:r>
    </w:p>
    <w:p w14:paraId="2F6BBAA6" w14:textId="77777777" w:rsidR="004472F4" w:rsidRPr="00C8370E" w:rsidRDefault="004472F4" w:rsidP="004472F4">
      <w:pPr>
        <w:tabs>
          <w:tab w:val="num" w:pos="851"/>
        </w:tabs>
        <w:spacing w:before="80"/>
        <w:ind w:firstLine="567"/>
      </w:pPr>
      <w:r w:rsidRPr="00C8370E">
        <w:t>Актуарная норма инфляции;</w:t>
      </w:r>
    </w:p>
    <w:p w14:paraId="52E44806" w14:textId="77777777" w:rsidR="004472F4" w:rsidRPr="00C8370E" w:rsidRDefault="004472F4" w:rsidP="004472F4">
      <w:pPr>
        <w:tabs>
          <w:tab w:val="num" w:pos="851"/>
        </w:tabs>
        <w:spacing w:before="80"/>
        <w:ind w:firstLine="567"/>
      </w:pPr>
      <w:r w:rsidRPr="00C8370E">
        <w:t xml:space="preserve">Таблицы средней продолжительности жизни. </w:t>
      </w:r>
    </w:p>
    <w:p w14:paraId="1AABE03B" w14:textId="77777777" w:rsidR="004472F4" w:rsidRPr="00C8370E" w:rsidRDefault="004472F4" w:rsidP="004472F4">
      <w:pPr>
        <w:pStyle w:val="31"/>
        <w:tabs>
          <w:tab w:val="num" w:pos="851"/>
        </w:tabs>
        <w:spacing w:before="80"/>
        <w:ind w:firstLine="567"/>
      </w:pPr>
      <w:r w:rsidRPr="00C8370E">
        <w:t>Выбор норм доходности, инфляции и таблиц средней продолжительности жизни определяется актуарием.</w:t>
      </w:r>
    </w:p>
    <w:p w14:paraId="4EC5E6F0" w14:textId="77777777" w:rsidR="004472F4" w:rsidRPr="00C8370E" w:rsidRDefault="005234A0" w:rsidP="004472F4">
      <w:pPr>
        <w:pStyle w:val="2"/>
        <w:tabs>
          <w:tab w:val="num" w:pos="851"/>
        </w:tabs>
        <w:spacing w:before="80"/>
        <w:ind w:left="0" w:firstLine="567"/>
        <w:jc w:val="both"/>
      </w:pPr>
      <w:bookmarkStart w:id="67" w:name="_Toc480083081"/>
      <w:bookmarkStart w:id="68" w:name="_Toc495205692"/>
      <w:bookmarkStart w:id="69" w:name="_Toc34183972"/>
      <w:r w:rsidRPr="00C8370E">
        <w:t>18</w:t>
      </w:r>
      <w:r w:rsidR="004472F4" w:rsidRPr="00C8370E">
        <w:t>.3. Пенсионные обязательства Фонда</w:t>
      </w:r>
      <w:bookmarkEnd w:id="67"/>
      <w:bookmarkEnd w:id="68"/>
      <w:bookmarkEnd w:id="69"/>
    </w:p>
    <w:p w14:paraId="1939652C" w14:textId="77777777" w:rsidR="004472F4" w:rsidRPr="00C8370E" w:rsidRDefault="004472F4" w:rsidP="00A812CD">
      <w:pPr>
        <w:tabs>
          <w:tab w:val="num" w:pos="851"/>
        </w:tabs>
        <w:spacing w:before="80"/>
        <w:ind w:firstLine="567"/>
      </w:pPr>
      <w:r w:rsidRPr="00C8370E">
        <w:t>Пенсионные обязательства Фонда перед Вкладчиками (Участниками) включают в себя:</w:t>
      </w:r>
    </w:p>
    <w:p w14:paraId="49EB169C" w14:textId="77777777" w:rsidR="004472F4" w:rsidRPr="00C8370E" w:rsidRDefault="004472F4" w:rsidP="00F60D60">
      <w:pPr>
        <w:numPr>
          <w:ilvl w:val="0"/>
          <w:numId w:val="21"/>
        </w:numPr>
        <w:tabs>
          <w:tab w:val="clear" w:pos="1380"/>
          <w:tab w:val="num" w:pos="851"/>
        </w:tabs>
        <w:spacing w:before="80"/>
        <w:ind w:left="0" w:firstLine="567"/>
      </w:pPr>
      <w:r w:rsidRPr="00C8370E">
        <w:t>обязательства по выплате пенсий Участникам;</w:t>
      </w:r>
    </w:p>
    <w:p w14:paraId="5ACF3F67" w14:textId="77777777" w:rsidR="004472F4" w:rsidRPr="00C8370E" w:rsidRDefault="004472F4" w:rsidP="00F60D60">
      <w:pPr>
        <w:numPr>
          <w:ilvl w:val="0"/>
          <w:numId w:val="21"/>
        </w:numPr>
        <w:tabs>
          <w:tab w:val="clear" w:pos="1380"/>
          <w:tab w:val="num" w:pos="851"/>
        </w:tabs>
        <w:spacing w:before="80"/>
        <w:ind w:left="0" w:firstLine="567"/>
      </w:pPr>
      <w:r w:rsidRPr="00C8370E">
        <w:t>обязательства по выплате пенсий правопреемникам;</w:t>
      </w:r>
    </w:p>
    <w:p w14:paraId="5BC03F5D" w14:textId="77777777" w:rsidR="004472F4" w:rsidRPr="00C8370E" w:rsidRDefault="004472F4" w:rsidP="00F60D60">
      <w:pPr>
        <w:numPr>
          <w:ilvl w:val="0"/>
          <w:numId w:val="21"/>
        </w:numPr>
        <w:tabs>
          <w:tab w:val="clear" w:pos="1380"/>
          <w:tab w:val="num" w:pos="851"/>
        </w:tabs>
        <w:spacing w:before="80"/>
        <w:ind w:left="0" w:firstLine="567"/>
      </w:pPr>
      <w:r w:rsidRPr="00C8370E">
        <w:t>обязательства по выплате выкупных сумм.</w:t>
      </w:r>
    </w:p>
    <w:p w14:paraId="794BB0AB" w14:textId="77777777" w:rsidR="004472F4" w:rsidRPr="00C8370E" w:rsidRDefault="004472F4" w:rsidP="00A812CD">
      <w:pPr>
        <w:tabs>
          <w:tab w:val="num" w:pos="851"/>
        </w:tabs>
        <w:spacing w:before="80"/>
        <w:ind w:firstLine="567"/>
      </w:pPr>
      <w:r w:rsidRPr="00C8370E">
        <w:t>Пенсионные обязательства определяются как сумма обязательств по каждой пенсионной схеме:</w:t>
      </w:r>
    </w:p>
    <w:p w14:paraId="67C580D0" w14:textId="77777777" w:rsidR="004472F4" w:rsidRPr="00C8370E" w:rsidRDefault="004472F4" w:rsidP="00A812CD">
      <w:pPr>
        <w:tabs>
          <w:tab w:val="num" w:pos="851"/>
        </w:tabs>
        <w:ind w:firstLine="567"/>
      </w:pPr>
      <w:r w:rsidRPr="00C8370E">
        <w:rPr>
          <w:position w:val="-28"/>
        </w:rPr>
        <w:object w:dxaOrig="1359" w:dyaOrig="720" w14:anchorId="036E3A98">
          <v:shape id="_x0000_i1167" type="#_x0000_t75" style="width:68pt;height:36pt" o:ole="" fillcolor="window">
            <v:imagedata r:id="rId254" o:title=""/>
          </v:shape>
          <o:OLEObject Type="Embed" ProgID="Equation.3" ShapeID="_x0000_i1167" DrawAspect="Content" ObjectID="_1821961396" r:id="rId255"/>
        </w:object>
      </w:r>
      <w:r w:rsidRPr="00C8370E">
        <w:t>,</w:t>
      </w:r>
      <w:r w:rsidRPr="00C8370E">
        <w:tab/>
      </w:r>
      <w:r w:rsidRPr="00C8370E">
        <w:tab/>
      </w:r>
      <w:r w:rsidRPr="00C8370E">
        <w:tab/>
      </w:r>
      <w:r w:rsidRPr="00C8370E">
        <w:tab/>
      </w:r>
      <w:r w:rsidRPr="00C8370E">
        <w:tab/>
      </w:r>
      <w:r w:rsidRPr="00C8370E">
        <w:tab/>
      </w:r>
      <w:r w:rsidRPr="00C8370E">
        <w:tab/>
      </w:r>
      <w:r w:rsidRPr="00C8370E">
        <w:tab/>
      </w:r>
      <w:r w:rsidRPr="00C8370E">
        <w:tab/>
      </w:r>
    </w:p>
    <w:p w14:paraId="1EEB8C99" w14:textId="77777777" w:rsidR="004472F4" w:rsidRPr="00C8370E" w:rsidRDefault="004472F4" w:rsidP="00A812CD">
      <w:pPr>
        <w:tabs>
          <w:tab w:val="num" w:pos="851"/>
        </w:tabs>
        <w:ind w:firstLine="567"/>
      </w:pPr>
      <w:r w:rsidRPr="00C8370E">
        <w:t>где:</w:t>
      </w:r>
      <w:r w:rsidRPr="00C8370E">
        <w:tab/>
      </w:r>
      <w:r w:rsidRPr="00C8370E">
        <w:rPr>
          <w:position w:val="-14"/>
        </w:rPr>
        <w:object w:dxaOrig="420" w:dyaOrig="400" w14:anchorId="36CA8F78">
          <v:shape id="_x0000_i1168" type="#_x0000_t75" style="width:21pt;height:20pt" o:ole="" fillcolor="window">
            <v:imagedata r:id="rId206" o:title=""/>
          </v:shape>
          <o:OLEObject Type="Embed" ProgID="Equation.3" ShapeID="_x0000_i1168" DrawAspect="Content" ObjectID="_1821961397" r:id="rId256"/>
        </w:object>
      </w:r>
      <w:r w:rsidRPr="00C8370E">
        <w:tab/>
        <w:t xml:space="preserve">- пенсионные обязательства по </w:t>
      </w:r>
      <w:r w:rsidRPr="00C8370E">
        <w:rPr>
          <w:i/>
          <w:lang w:val="en-US"/>
        </w:rPr>
        <w:t>i</w:t>
      </w:r>
      <w:r w:rsidRPr="00C8370E">
        <w:t>-ой пенсионной схеме;</w:t>
      </w:r>
    </w:p>
    <w:p w14:paraId="4D7D85AD" w14:textId="77777777" w:rsidR="004472F4" w:rsidRPr="00C8370E" w:rsidRDefault="004472F4" w:rsidP="00A812CD">
      <w:pPr>
        <w:tabs>
          <w:tab w:val="num" w:pos="720"/>
          <w:tab w:val="num" w:pos="851"/>
          <w:tab w:val="num" w:pos="1080"/>
        </w:tabs>
        <w:ind w:firstLine="567"/>
      </w:pPr>
      <w:r w:rsidRPr="00C8370E">
        <w:rPr>
          <w:position w:val="-6"/>
        </w:rPr>
        <w:object w:dxaOrig="340" w:dyaOrig="320" w14:anchorId="13EEB58E">
          <v:shape id="_x0000_i1169" type="#_x0000_t75" style="width:17pt;height:16pt" o:ole="" fillcolor="window">
            <v:imagedata r:id="rId208" o:title=""/>
          </v:shape>
          <o:OLEObject Type="Embed" ProgID="Equation.3" ShapeID="_x0000_i1169" DrawAspect="Content" ObjectID="_1821961398" r:id="rId257"/>
        </w:object>
      </w:r>
      <w:r w:rsidRPr="00C8370E">
        <w:tab/>
        <w:t>- количество пенсионных схем в соответствии с Правилами Фонда</w:t>
      </w:r>
    </w:p>
    <w:p w14:paraId="637E0B3F" w14:textId="77777777" w:rsidR="004472F4" w:rsidRPr="00C8370E" w:rsidRDefault="004472F4" w:rsidP="00A812CD">
      <w:pPr>
        <w:pStyle w:val="a4"/>
        <w:tabs>
          <w:tab w:val="num" w:pos="851"/>
        </w:tabs>
        <w:ind w:firstLine="567"/>
        <w:rPr>
          <w:b w:val="0"/>
        </w:rPr>
      </w:pPr>
    </w:p>
    <w:p w14:paraId="75826213" w14:textId="77777777" w:rsidR="004472F4" w:rsidRPr="00C8370E" w:rsidRDefault="004472F4" w:rsidP="00A812CD">
      <w:pPr>
        <w:pStyle w:val="a4"/>
        <w:tabs>
          <w:tab w:val="num" w:pos="851"/>
        </w:tabs>
        <w:ind w:firstLine="567"/>
        <w:rPr>
          <w:b w:val="0"/>
        </w:rPr>
      </w:pPr>
      <w:r w:rsidRPr="00C8370E">
        <w:rPr>
          <w:b w:val="0"/>
        </w:rPr>
        <w:t xml:space="preserve">Пенсионные обязательства по </w:t>
      </w:r>
      <w:r w:rsidRPr="00C8370E">
        <w:rPr>
          <w:b w:val="0"/>
          <w:i/>
          <w:lang w:val="en-US"/>
        </w:rPr>
        <w:t>i</w:t>
      </w:r>
      <w:r w:rsidRPr="00C8370E">
        <w:rPr>
          <w:b w:val="0"/>
        </w:rPr>
        <w:t>-ой пенсионной схеме:</w:t>
      </w:r>
    </w:p>
    <w:p w14:paraId="25F96C37" w14:textId="77777777" w:rsidR="004472F4" w:rsidRPr="00C8370E" w:rsidRDefault="004472F4" w:rsidP="00A812CD">
      <w:pPr>
        <w:pStyle w:val="a4"/>
        <w:tabs>
          <w:tab w:val="num" w:pos="851"/>
        </w:tabs>
        <w:ind w:firstLine="567"/>
        <w:rPr>
          <w:b w:val="0"/>
        </w:rPr>
      </w:pPr>
    </w:p>
    <w:p w14:paraId="6CB93073" w14:textId="77777777" w:rsidR="004472F4" w:rsidRPr="00C8370E" w:rsidRDefault="004472F4" w:rsidP="00A812CD">
      <w:pPr>
        <w:pStyle w:val="a4"/>
        <w:tabs>
          <w:tab w:val="num" w:pos="851"/>
        </w:tabs>
        <w:ind w:firstLine="567"/>
        <w:rPr>
          <w:b w:val="0"/>
        </w:rPr>
      </w:pPr>
      <w:r w:rsidRPr="00C8370E">
        <w:rPr>
          <w:b w:val="0"/>
          <w:position w:val="-14"/>
        </w:rPr>
        <w:object w:dxaOrig="1520" w:dyaOrig="400" w14:anchorId="47B7BC96">
          <v:shape id="_x0000_i1170" type="#_x0000_t75" style="width:76pt;height:20pt" o:ole="" fillcolor="window">
            <v:imagedata r:id="rId258" o:title=""/>
          </v:shape>
          <o:OLEObject Type="Embed" ProgID="Equation.3" ShapeID="_x0000_i1170" DrawAspect="Content" ObjectID="_1821961399" r:id="rId259"/>
        </w:object>
      </w:r>
      <w:r w:rsidRPr="00C8370E">
        <w:rPr>
          <w:b w:val="0"/>
        </w:rPr>
        <w:t>,</w: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1784AE01" w14:textId="77777777" w:rsidR="004472F4" w:rsidRPr="00C8370E" w:rsidRDefault="004472F4" w:rsidP="00A812CD">
      <w:pPr>
        <w:pStyle w:val="a4"/>
        <w:tabs>
          <w:tab w:val="num" w:pos="851"/>
        </w:tabs>
        <w:ind w:firstLine="567"/>
        <w:rPr>
          <w:b w:val="0"/>
        </w:rPr>
      </w:pPr>
      <w:r w:rsidRPr="00C8370E">
        <w:rPr>
          <w:b w:val="0"/>
        </w:rPr>
        <w:t>где:</w:t>
      </w:r>
      <w:r w:rsidRPr="00C8370E">
        <w:rPr>
          <w:b w:val="0"/>
        </w:rPr>
        <w:tab/>
      </w:r>
      <w:r w:rsidRPr="00C8370E">
        <w:rPr>
          <w:position w:val="-10"/>
        </w:rPr>
        <w:object w:dxaOrig="340" w:dyaOrig="360" w14:anchorId="6ECAA294">
          <v:shape id="_x0000_i1171" type="#_x0000_t75" style="width:17pt;height:18pt" o:ole="" fillcolor="window">
            <v:imagedata r:id="rId260" o:title=""/>
          </v:shape>
          <o:OLEObject Type="Embed" ProgID="Equation.3" ShapeID="_x0000_i1171" DrawAspect="Content" ObjectID="_1821961400" r:id="rId261"/>
        </w:object>
      </w:r>
      <w:r w:rsidRPr="00C8370E">
        <w:rPr>
          <w:b w:val="0"/>
        </w:rPr>
        <w:tab/>
        <w:t>-  обязательства по выплате пенсий будущим пенсионерам;</w:t>
      </w:r>
    </w:p>
    <w:p w14:paraId="58142A83" w14:textId="77777777" w:rsidR="004472F4" w:rsidRPr="00C8370E" w:rsidRDefault="004472F4" w:rsidP="00A812CD">
      <w:pPr>
        <w:pStyle w:val="a4"/>
        <w:tabs>
          <w:tab w:val="num" w:pos="851"/>
        </w:tabs>
        <w:ind w:firstLine="567"/>
        <w:rPr>
          <w:b w:val="0"/>
        </w:rPr>
      </w:pPr>
      <w:r w:rsidRPr="00C8370E">
        <w:rPr>
          <w:b w:val="0"/>
        </w:rPr>
        <w:tab/>
      </w:r>
      <w:r w:rsidRPr="00C8370E">
        <w:rPr>
          <w:b w:val="0"/>
        </w:rPr>
        <w:tab/>
      </w:r>
      <w:r w:rsidRPr="00C8370E">
        <w:rPr>
          <w:position w:val="-10"/>
        </w:rPr>
        <w:object w:dxaOrig="360" w:dyaOrig="360" w14:anchorId="6ECBEAAB">
          <v:shape id="_x0000_i1172" type="#_x0000_t75" style="width:18pt;height:18pt" o:ole="" fillcolor="window">
            <v:imagedata r:id="rId262" o:title=""/>
          </v:shape>
          <o:OLEObject Type="Embed" ProgID="Equation.3" ShapeID="_x0000_i1172" DrawAspect="Content" ObjectID="_1821961401" r:id="rId263"/>
        </w:object>
      </w:r>
      <w:r w:rsidRPr="00C8370E">
        <w:tab/>
      </w:r>
      <w:r w:rsidRPr="00C8370E">
        <w:rPr>
          <w:b w:val="0"/>
        </w:rPr>
        <w:t>-  обязательства по выплате пенсий пенсионерам.</w:t>
      </w:r>
    </w:p>
    <w:p w14:paraId="18AFCEBD" w14:textId="77777777" w:rsidR="004472F4" w:rsidRPr="00C8370E" w:rsidRDefault="004472F4" w:rsidP="00A812CD">
      <w:pPr>
        <w:tabs>
          <w:tab w:val="num" w:pos="720"/>
          <w:tab w:val="num" w:pos="851"/>
          <w:tab w:val="num" w:pos="1080"/>
        </w:tabs>
        <w:ind w:firstLine="567"/>
      </w:pPr>
    </w:p>
    <w:p w14:paraId="2B9AF8C3" w14:textId="77777777" w:rsidR="00785E0A" w:rsidRPr="00C8370E" w:rsidRDefault="004472F4" w:rsidP="00FF7BAA">
      <w:pPr>
        <w:spacing w:before="80"/>
        <w:ind w:firstLine="567"/>
        <w:jc w:val="both"/>
      </w:pPr>
      <w:bookmarkStart w:id="70" w:name="_Toc480083082"/>
      <w:r w:rsidRPr="00C8370E">
        <w:t>1</w:t>
      </w:r>
      <w:r w:rsidR="005234A0" w:rsidRPr="00C8370E">
        <w:t>8</w:t>
      </w:r>
      <w:r w:rsidRPr="00C8370E">
        <w:t xml:space="preserve">.3.1. </w:t>
      </w:r>
      <w:r w:rsidRPr="00C8370E">
        <w:rPr>
          <w:u w:val="single"/>
        </w:rPr>
        <w:t>Пенсионные обязательства по Схеме №1.</w:t>
      </w:r>
      <w:r w:rsidR="00785E0A" w:rsidRPr="00C8370E">
        <w:t xml:space="preserve"> </w:t>
      </w:r>
      <w:r w:rsidR="00785E0A" w:rsidRPr="00C8370E">
        <w:rPr>
          <w:u w:val="single"/>
        </w:rPr>
        <w:t>С установленными размерами пенсионных взносов. Пенсионные выплаты производятся пожизненно</w:t>
      </w:r>
      <w:r w:rsidR="00785E0A" w:rsidRPr="00C8370E">
        <w:t>;</w:t>
      </w:r>
    </w:p>
    <w:bookmarkEnd w:id="70"/>
    <w:p w14:paraId="73460AFB" w14:textId="77777777" w:rsidR="004472F4" w:rsidRPr="00C8370E" w:rsidRDefault="004472F4" w:rsidP="00FF7BAA">
      <w:pPr>
        <w:pStyle w:val="30"/>
        <w:tabs>
          <w:tab w:val="num" w:pos="851"/>
        </w:tabs>
        <w:spacing w:before="120" w:after="120"/>
        <w:ind w:firstLine="567"/>
      </w:pPr>
      <w:r w:rsidRPr="00C8370E">
        <w:t>Пенсионные обязательства по Схеме №1:</w:t>
      </w:r>
    </w:p>
    <w:p w14:paraId="61203D96" w14:textId="77777777" w:rsidR="004472F4" w:rsidRPr="00C8370E" w:rsidRDefault="004472F4" w:rsidP="00A812CD">
      <w:pPr>
        <w:pStyle w:val="a4"/>
        <w:tabs>
          <w:tab w:val="num" w:pos="851"/>
        </w:tabs>
        <w:spacing w:before="80"/>
        <w:ind w:firstLine="567"/>
        <w:rPr>
          <w:b w:val="0"/>
        </w:rPr>
      </w:pPr>
      <w:r w:rsidRPr="00C8370E">
        <w:rPr>
          <w:b w:val="0"/>
          <w:position w:val="-14"/>
        </w:rPr>
        <w:object w:dxaOrig="1500" w:dyaOrig="400" w14:anchorId="1FF69956">
          <v:shape id="_x0000_i1173" type="#_x0000_t75" style="width:75pt;height:20pt" o:ole="" fillcolor="window">
            <v:imagedata r:id="rId264" o:title=""/>
          </v:shape>
          <o:OLEObject Type="Embed" ProgID="Equation.3" ShapeID="_x0000_i1173" DrawAspect="Content" ObjectID="_1821961402" r:id="rId265"/>
        </w:object>
      </w:r>
      <w:r w:rsidRPr="00C8370E">
        <w:rPr>
          <w:b w:val="0"/>
        </w:rPr>
        <w:t>,</w: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2CE78DD1" w14:textId="77777777" w:rsidR="004472F4" w:rsidRPr="00C8370E" w:rsidRDefault="004472F4" w:rsidP="00A812CD">
      <w:pPr>
        <w:pStyle w:val="a4"/>
        <w:tabs>
          <w:tab w:val="num" w:pos="851"/>
        </w:tabs>
        <w:ind w:firstLine="567"/>
        <w:rPr>
          <w:b w:val="0"/>
        </w:rPr>
      </w:pPr>
      <w:r w:rsidRPr="00C8370E">
        <w:rPr>
          <w:b w:val="0"/>
        </w:rPr>
        <w:t>где:</w:t>
      </w:r>
      <w:r w:rsidRPr="00C8370E">
        <w:rPr>
          <w:b w:val="0"/>
        </w:rPr>
        <w:tab/>
      </w:r>
      <w:r w:rsidRPr="00C8370E">
        <w:rPr>
          <w:position w:val="-10"/>
        </w:rPr>
        <w:object w:dxaOrig="340" w:dyaOrig="360" w14:anchorId="52652B6B">
          <v:shape id="_x0000_i1174" type="#_x0000_t75" style="width:17pt;height:18pt" o:ole="" fillcolor="window">
            <v:imagedata r:id="rId266" o:title=""/>
          </v:shape>
          <o:OLEObject Type="Embed" ProgID="Equation.3" ShapeID="_x0000_i1174" DrawAspect="Content" ObjectID="_1821961403" r:id="rId267"/>
        </w:object>
      </w:r>
      <w:r w:rsidRPr="00C8370E">
        <w:rPr>
          <w:b w:val="0"/>
        </w:rPr>
        <w:tab/>
        <w:t>-  обязательства по выплате пенсий будущим пенсионерам;</w:t>
      </w:r>
    </w:p>
    <w:p w14:paraId="4A385B19" w14:textId="77777777" w:rsidR="004472F4" w:rsidRPr="00C8370E" w:rsidRDefault="004472F4" w:rsidP="00A812CD">
      <w:pPr>
        <w:pStyle w:val="a4"/>
        <w:tabs>
          <w:tab w:val="num" w:pos="851"/>
        </w:tabs>
        <w:ind w:firstLine="567"/>
        <w:rPr>
          <w:b w:val="0"/>
        </w:rPr>
      </w:pPr>
      <w:r w:rsidRPr="00C8370E">
        <w:rPr>
          <w:b w:val="0"/>
        </w:rPr>
        <w:tab/>
      </w:r>
      <w:r w:rsidRPr="00C8370E">
        <w:rPr>
          <w:b w:val="0"/>
        </w:rPr>
        <w:tab/>
      </w:r>
      <w:r w:rsidRPr="00C8370E">
        <w:rPr>
          <w:position w:val="-10"/>
        </w:rPr>
        <w:object w:dxaOrig="360" w:dyaOrig="360" w14:anchorId="0E3F8409">
          <v:shape id="_x0000_i1175" type="#_x0000_t75" style="width:18pt;height:18pt" o:ole="" fillcolor="window">
            <v:imagedata r:id="rId268" o:title=""/>
          </v:shape>
          <o:OLEObject Type="Embed" ProgID="Equation.3" ShapeID="_x0000_i1175" DrawAspect="Content" ObjectID="_1821961404" r:id="rId269"/>
        </w:object>
      </w:r>
      <w:r w:rsidRPr="00C8370E">
        <w:tab/>
      </w:r>
      <w:r w:rsidRPr="00C8370E">
        <w:rPr>
          <w:b w:val="0"/>
        </w:rPr>
        <w:t>-  обязательства по выплате пенсий пенсионерам.</w:t>
      </w:r>
    </w:p>
    <w:p w14:paraId="6F0BB58E" w14:textId="77777777" w:rsidR="004472F4" w:rsidRPr="00C8370E" w:rsidRDefault="004472F4" w:rsidP="00A812CD">
      <w:pPr>
        <w:pStyle w:val="a4"/>
        <w:spacing w:before="120"/>
        <w:ind w:firstLine="567"/>
        <w:rPr>
          <w:b w:val="0"/>
        </w:rPr>
      </w:pPr>
      <w:r w:rsidRPr="00C8370E">
        <w:rPr>
          <w:b w:val="0"/>
        </w:rPr>
        <w:t xml:space="preserve">Обязательства по выплате пенсий будущим пенсионерам определяются как сумма пенсионных обязательств, учтенных на именных пенсионных счетах Участников, у которых еще не возникли пенсионные основания, и на солидарных счетах: </w:t>
      </w:r>
    </w:p>
    <w:p w14:paraId="2F4102DF" w14:textId="77777777" w:rsidR="004472F4" w:rsidRPr="00C8370E" w:rsidRDefault="004472F4" w:rsidP="00A812CD">
      <w:pPr>
        <w:pStyle w:val="a4"/>
        <w:ind w:firstLine="567"/>
        <w:rPr>
          <w:b w:val="0"/>
        </w:rPr>
      </w:pPr>
      <w:r w:rsidRPr="00C8370E">
        <w:rPr>
          <w:b w:val="0"/>
          <w:position w:val="-30"/>
        </w:rPr>
        <w:object w:dxaOrig="1980" w:dyaOrig="740" w14:anchorId="35B910C8">
          <v:shape id="_x0000_i1176" type="#_x0000_t75" style="width:99pt;height:37pt" o:ole="" fillcolor="window">
            <v:imagedata r:id="rId270" o:title=""/>
          </v:shape>
          <o:OLEObject Type="Embed" ProgID="Equation.3" ShapeID="_x0000_i1176" DrawAspect="Content" ObjectID="_1821961405" r:id="rId271"/>
        </w:objec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6C17E945" w14:textId="77777777" w:rsidR="004472F4" w:rsidRPr="00C8370E" w:rsidRDefault="004472F4" w:rsidP="00A812CD">
      <w:pPr>
        <w:pStyle w:val="a4"/>
        <w:ind w:firstLine="567"/>
        <w:rPr>
          <w:b w:val="0"/>
        </w:rPr>
      </w:pPr>
      <w:r w:rsidRPr="00C8370E">
        <w:rPr>
          <w:b w:val="0"/>
        </w:rPr>
        <w:t xml:space="preserve">Современная стоимость выплат пенсий для одного пенсионера возраста </w:t>
      </w:r>
      <w:r w:rsidRPr="00C8370E">
        <w:rPr>
          <w:b w:val="0"/>
          <w:i/>
          <w:lang w:val="en-US"/>
        </w:rPr>
        <w:t>x</w:t>
      </w:r>
      <w:r w:rsidRPr="00C8370E">
        <w:rPr>
          <w:b w:val="0"/>
        </w:rPr>
        <w:t>:</w:t>
      </w:r>
    </w:p>
    <w:p w14:paraId="6C5CE81C" w14:textId="77777777" w:rsidR="004472F4" w:rsidRPr="00C8370E" w:rsidRDefault="004472F4" w:rsidP="00A812CD">
      <w:pPr>
        <w:pStyle w:val="a4"/>
        <w:ind w:firstLine="567"/>
        <w:rPr>
          <w:b w:val="0"/>
        </w:rPr>
      </w:pPr>
      <w:r w:rsidRPr="00C8370E">
        <w:rPr>
          <w:b w:val="0"/>
        </w:rPr>
        <w:tab/>
      </w:r>
      <w:r w:rsidRPr="00C8370E">
        <w:rPr>
          <w:b w:val="0"/>
          <w:position w:val="-62"/>
        </w:rPr>
        <w:object w:dxaOrig="8980" w:dyaOrig="1359" w14:anchorId="17C59563">
          <v:shape id="_x0000_i1177" type="#_x0000_t75" style="width:449pt;height:68pt" o:ole="" fillcolor="window">
            <v:imagedata r:id="rId272" o:title=""/>
          </v:shape>
          <o:OLEObject Type="Embed" ProgID="Equation.3" ShapeID="_x0000_i1177" DrawAspect="Content" ObjectID="_1821961406" r:id="rId273"/>
        </w:object>
      </w:r>
    </w:p>
    <w:p w14:paraId="434177AD" w14:textId="77777777" w:rsidR="004472F4" w:rsidRPr="00C8370E" w:rsidRDefault="004472F4" w:rsidP="00A812CD">
      <w:pPr>
        <w:pStyle w:val="a4"/>
        <w:ind w:firstLine="567"/>
        <w:rPr>
          <w:b w:val="0"/>
        </w:rPr>
      </w:pPr>
      <w:r w:rsidRPr="00C8370E">
        <w:rPr>
          <w:b w:val="0"/>
        </w:rPr>
        <w:t xml:space="preserve">Величина пенсионных обязательств на выплату пенсий пенсионерам определяется как сумма современных стоимостей выплат каждому пенсионеру в течение всей предстоящей жизни. </w:t>
      </w:r>
    </w:p>
    <w:p w14:paraId="41990B47" w14:textId="77777777" w:rsidR="004472F4" w:rsidRPr="00C8370E" w:rsidRDefault="004472F4" w:rsidP="0042226F">
      <w:pPr>
        <w:pStyle w:val="10"/>
        <w:rPr>
          <w:color w:val="auto"/>
        </w:rPr>
      </w:pPr>
      <w:r w:rsidRPr="00C8370E">
        <w:rPr>
          <w:color w:val="auto"/>
        </w:rPr>
        <w:tab/>
      </w:r>
      <w:r w:rsidRPr="00C8370E">
        <w:rPr>
          <w:color w:val="auto"/>
          <w:position w:val="-30"/>
        </w:rPr>
        <w:object w:dxaOrig="1180" w:dyaOrig="720" w14:anchorId="1200AA72">
          <v:shape id="_x0000_i1178" type="#_x0000_t75" style="width:59pt;height:36pt" o:ole="" fillcolor="window">
            <v:imagedata r:id="rId274" o:title=""/>
          </v:shape>
          <o:OLEObject Type="Embed" ProgID="Equation.3" ShapeID="_x0000_i1178" DrawAspect="Content" ObjectID="_1821961407" r:id="rId275"/>
        </w:object>
      </w:r>
    </w:p>
    <w:p w14:paraId="27527E0F" w14:textId="77777777" w:rsidR="004472F4" w:rsidRPr="00C8370E" w:rsidRDefault="004472F4" w:rsidP="00A812CD">
      <w:pPr>
        <w:pStyle w:val="30"/>
        <w:ind w:firstLine="567"/>
        <w:rPr>
          <w:u w:val="single"/>
        </w:rPr>
      </w:pPr>
      <w:bookmarkStart w:id="71" w:name="_Toc480083083"/>
      <w:r w:rsidRPr="00C8370E">
        <w:t>1</w:t>
      </w:r>
      <w:r w:rsidR="005234A0" w:rsidRPr="00C8370E">
        <w:t>8</w:t>
      </w:r>
      <w:r w:rsidRPr="00C8370E">
        <w:t xml:space="preserve">.3.2. </w:t>
      </w:r>
      <w:r w:rsidRPr="00C8370E">
        <w:rPr>
          <w:u w:val="single"/>
        </w:rPr>
        <w:t xml:space="preserve">Пенсионные обязательства по Схеме №2. </w:t>
      </w:r>
      <w:bookmarkEnd w:id="71"/>
      <w:r w:rsidR="00785E0A" w:rsidRPr="00C8370E">
        <w:rPr>
          <w:u w:val="single"/>
        </w:rPr>
        <w:t>С установленными размерами пенсионных взносов. Пенсионные выплаты производятся в течение установленного пенсионным договором срока</w:t>
      </w:r>
    </w:p>
    <w:p w14:paraId="22BAC211" w14:textId="77777777" w:rsidR="004472F4" w:rsidRPr="00C8370E" w:rsidRDefault="004472F4" w:rsidP="00A812CD">
      <w:pPr>
        <w:pStyle w:val="a4"/>
        <w:ind w:firstLine="567"/>
        <w:rPr>
          <w:b w:val="0"/>
        </w:rPr>
      </w:pPr>
    </w:p>
    <w:p w14:paraId="71B3DDFD" w14:textId="77777777" w:rsidR="004472F4" w:rsidRPr="00C8370E" w:rsidRDefault="004472F4" w:rsidP="00A812CD">
      <w:pPr>
        <w:pStyle w:val="a4"/>
        <w:ind w:firstLine="567"/>
        <w:rPr>
          <w:b w:val="0"/>
        </w:rPr>
      </w:pPr>
      <w:r w:rsidRPr="00C8370E">
        <w:rPr>
          <w:b w:val="0"/>
        </w:rPr>
        <w:t>Пенсионные обязательства по Схеме №2:</w:t>
      </w:r>
    </w:p>
    <w:p w14:paraId="1C582E9F" w14:textId="77777777" w:rsidR="004472F4" w:rsidRPr="00C8370E" w:rsidRDefault="004472F4" w:rsidP="004472F4">
      <w:pPr>
        <w:pStyle w:val="a4"/>
        <w:rPr>
          <w:b w:val="0"/>
        </w:rPr>
      </w:pPr>
    </w:p>
    <w:p w14:paraId="7E01390A" w14:textId="77777777" w:rsidR="004472F4" w:rsidRPr="00C8370E" w:rsidRDefault="004472F4" w:rsidP="00A812CD">
      <w:pPr>
        <w:pStyle w:val="a4"/>
        <w:ind w:firstLine="567"/>
        <w:rPr>
          <w:b w:val="0"/>
        </w:rPr>
      </w:pPr>
      <w:r w:rsidRPr="00C8370E">
        <w:rPr>
          <w:b w:val="0"/>
          <w:position w:val="-14"/>
        </w:rPr>
        <w:object w:dxaOrig="1560" w:dyaOrig="400" w14:anchorId="3E9782B9">
          <v:shape id="_x0000_i1179" type="#_x0000_t75" style="width:78pt;height:20pt" o:ole="" fillcolor="window">
            <v:imagedata r:id="rId276" o:title=""/>
          </v:shape>
          <o:OLEObject Type="Embed" ProgID="Equation.3" ShapeID="_x0000_i1179" DrawAspect="Content" ObjectID="_1821961408" r:id="rId277"/>
        </w:object>
      </w:r>
      <w:r w:rsidRPr="00C8370E">
        <w:rPr>
          <w:b w:val="0"/>
        </w:rPr>
        <w:t>,</w: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0FF62614" w14:textId="77777777" w:rsidR="004472F4" w:rsidRPr="00C8370E" w:rsidRDefault="004472F4" w:rsidP="00A812CD">
      <w:pPr>
        <w:pStyle w:val="a4"/>
        <w:ind w:firstLine="567"/>
        <w:rPr>
          <w:b w:val="0"/>
        </w:rPr>
      </w:pPr>
      <w:r w:rsidRPr="00C8370E">
        <w:rPr>
          <w:b w:val="0"/>
        </w:rPr>
        <w:t>где:</w:t>
      </w:r>
      <w:r w:rsidRPr="00C8370E">
        <w:rPr>
          <w:b w:val="0"/>
        </w:rPr>
        <w:tab/>
      </w:r>
      <w:r w:rsidRPr="00C8370E">
        <w:rPr>
          <w:position w:val="-10"/>
        </w:rPr>
        <w:object w:dxaOrig="320" w:dyaOrig="360" w14:anchorId="557ECC98">
          <v:shape id="_x0000_i1180" type="#_x0000_t75" style="width:16pt;height:18pt" o:ole="" fillcolor="window">
            <v:imagedata r:id="rId278" o:title=""/>
          </v:shape>
          <o:OLEObject Type="Embed" ProgID="Equation.3" ShapeID="_x0000_i1180" DrawAspect="Content" ObjectID="_1821961409" r:id="rId279"/>
        </w:object>
      </w:r>
      <w:r w:rsidRPr="00C8370E">
        <w:rPr>
          <w:b w:val="0"/>
        </w:rPr>
        <w:tab/>
        <w:t>-  обязательства по выплате пенсий будущим пенсионерам;</w:t>
      </w:r>
    </w:p>
    <w:p w14:paraId="711F810A" w14:textId="77777777" w:rsidR="004472F4" w:rsidRPr="00C8370E" w:rsidRDefault="004472F4" w:rsidP="00A812CD">
      <w:pPr>
        <w:pStyle w:val="a4"/>
        <w:ind w:firstLine="567"/>
        <w:rPr>
          <w:b w:val="0"/>
        </w:rPr>
      </w:pPr>
      <w:r w:rsidRPr="00C8370E">
        <w:rPr>
          <w:b w:val="0"/>
        </w:rPr>
        <w:tab/>
      </w:r>
      <w:r w:rsidRPr="00C8370E">
        <w:rPr>
          <w:b w:val="0"/>
        </w:rPr>
        <w:tab/>
      </w:r>
      <w:r w:rsidRPr="00C8370E">
        <w:rPr>
          <w:position w:val="-10"/>
        </w:rPr>
        <w:object w:dxaOrig="360" w:dyaOrig="360" w14:anchorId="7C7BD7CE">
          <v:shape id="_x0000_i1181" type="#_x0000_t75" style="width:18pt;height:18pt" o:ole="" fillcolor="window">
            <v:imagedata r:id="rId280" o:title=""/>
          </v:shape>
          <o:OLEObject Type="Embed" ProgID="Equation.3" ShapeID="_x0000_i1181" DrawAspect="Content" ObjectID="_1821961410" r:id="rId281"/>
        </w:object>
      </w:r>
      <w:r w:rsidRPr="00C8370E">
        <w:tab/>
      </w:r>
      <w:r w:rsidRPr="00C8370E">
        <w:rPr>
          <w:b w:val="0"/>
        </w:rPr>
        <w:t>-  обязательства по выплате пенсий пенсионерам.</w:t>
      </w:r>
    </w:p>
    <w:p w14:paraId="60A64A2D" w14:textId="77777777" w:rsidR="004472F4" w:rsidRPr="00C8370E" w:rsidRDefault="004472F4" w:rsidP="00A812CD">
      <w:pPr>
        <w:pStyle w:val="a4"/>
        <w:spacing w:before="120"/>
        <w:ind w:firstLine="567"/>
        <w:rPr>
          <w:b w:val="0"/>
        </w:rPr>
      </w:pPr>
      <w:r w:rsidRPr="00C8370E">
        <w:rPr>
          <w:b w:val="0"/>
        </w:rPr>
        <w:t xml:space="preserve">Обязательства по выплате пенсий будущим пенсионерам определяются как сумма пенсионных обязательств, учтенных на именных пенсионных счетах Участников, у которых еще не возникли пенсионные основания, и на солидарных счетах: </w:t>
      </w:r>
    </w:p>
    <w:p w14:paraId="66788FC4" w14:textId="77777777" w:rsidR="004472F4" w:rsidRPr="00C8370E" w:rsidRDefault="004472F4" w:rsidP="00A812CD">
      <w:pPr>
        <w:pStyle w:val="a4"/>
        <w:ind w:firstLine="567"/>
        <w:rPr>
          <w:b w:val="0"/>
        </w:rPr>
      </w:pPr>
      <w:r w:rsidRPr="00C8370E">
        <w:rPr>
          <w:b w:val="0"/>
          <w:position w:val="-30"/>
        </w:rPr>
        <w:object w:dxaOrig="1980" w:dyaOrig="740" w14:anchorId="3612EBF4">
          <v:shape id="_x0000_i1182" type="#_x0000_t75" style="width:99pt;height:37pt" o:ole="" fillcolor="window">
            <v:imagedata r:id="rId270" o:title=""/>
          </v:shape>
          <o:OLEObject Type="Embed" ProgID="Equation.3" ShapeID="_x0000_i1182" DrawAspect="Content" ObjectID="_1821961411" r:id="rId282"/>
        </w:objec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3A302FDD" w14:textId="77777777" w:rsidR="004472F4" w:rsidRPr="00C8370E" w:rsidRDefault="004472F4" w:rsidP="00A812CD">
      <w:pPr>
        <w:pStyle w:val="a4"/>
        <w:ind w:firstLine="567"/>
        <w:rPr>
          <w:b w:val="0"/>
        </w:rPr>
      </w:pPr>
      <w:r w:rsidRPr="00C8370E">
        <w:rPr>
          <w:b w:val="0"/>
        </w:rPr>
        <w:t>Современная стоимость выплат пенсий для одного пенсионера, получающего пенсию в течение оговоренного ряда лет (</w:t>
      </w:r>
      <w:r w:rsidRPr="00C8370E">
        <w:rPr>
          <w:b w:val="0"/>
          <w:i/>
          <w:lang w:val="en-US"/>
        </w:rPr>
        <w:t>n</w:t>
      </w:r>
      <w:r w:rsidRPr="00C8370E">
        <w:rPr>
          <w:b w:val="0"/>
        </w:rPr>
        <w:t xml:space="preserve"> лет):</w:t>
      </w:r>
    </w:p>
    <w:p w14:paraId="65A90D12" w14:textId="77777777" w:rsidR="004472F4" w:rsidRPr="00C8370E" w:rsidRDefault="004472F4" w:rsidP="00A812CD">
      <w:pPr>
        <w:pStyle w:val="a4"/>
        <w:ind w:firstLine="567"/>
        <w:rPr>
          <w:b w:val="0"/>
        </w:rPr>
      </w:pPr>
      <w:r w:rsidRPr="00C8370E">
        <w:rPr>
          <w:b w:val="0"/>
        </w:rPr>
        <w:tab/>
      </w:r>
      <w:r w:rsidRPr="00C8370E">
        <w:rPr>
          <w:b w:val="0"/>
          <w:position w:val="-62"/>
        </w:rPr>
        <w:object w:dxaOrig="7800" w:dyaOrig="1359" w14:anchorId="0EF2BBB2">
          <v:shape id="_x0000_i1183" type="#_x0000_t75" style="width:390pt;height:68pt" o:ole="" fillcolor="window">
            <v:imagedata r:id="rId283" o:title=""/>
          </v:shape>
          <o:OLEObject Type="Embed" ProgID="Equation.3" ShapeID="_x0000_i1183" DrawAspect="Content" ObjectID="_1821961412" r:id="rId284"/>
        </w:object>
      </w:r>
    </w:p>
    <w:p w14:paraId="216758F0" w14:textId="77777777" w:rsidR="004472F4" w:rsidRPr="00C8370E" w:rsidRDefault="004472F4" w:rsidP="00A812CD">
      <w:pPr>
        <w:pStyle w:val="a4"/>
        <w:ind w:firstLine="567"/>
        <w:rPr>
          <w:b w:val="0"/>
        </w:rPr>
      </w:pPr>
      <w:r w:rsidRPr="00C8370E">
        <w:rPr>
          <w:b w:val="0"/>
        </w:rPr>
        <w:t xml:space="preserve">Пенсионные обязательства на выплату пенсий пенсионерам определяются как сумма современных стоимостей выплат каждому пенсионеру в течение оговоренного ряда лет и равны величине средств, отраженных на именных пенсионных счетах. </w:t>
      </w:r>
    </w:p>
    <w:p w14:paraId="14CBAA29" w14:textId="77777777" w:rsidR="004472F4" w:rsidRPr="00C8370E" w:rsidRDefault="004472F4" w:rsidP="0042226F">
      <w:pPr>
        <w:pStyle w:val="10"/>
        <w:rPr>
          <w:color w:val="auto"/>
        </w:rPr>
      </w:pPr>
      <w:r w:rsidRPr="00C8370E">
        <w:rPr>
          <w:color w:val="auto"/>
        </w:rPr>
        <w:tab/>
      </w:r>
      <w:r w:rsidRPr="00C8370E">
        <w:rPr>
          <w:color w:val="auto"/>
          <w:position w:val="-30"/>
        </w:rPr>
        <w:object w:dxaOrig="1180" w:dyaOrig="720" w14:anchorId="11175D28">
          <v:shape id="_x0000_i1184" type="#_x0000_t75" style="width:59pt;height:36pt" o:ole="" fillcolor="window">
            <v:imagedata r:id="rId274" o:title=""/>
          </v:shape>
          <o:OLEObject Type="Embed" ProgID="Equation.3" ShapeID="_x0000_i1184" DrawAspect="Content" ObjectID="_1821961413" r:id="rId285"/>
        </w:object>
      </w:r>
    </w:p>
    <w:p w14:paraId="644B987F" w14:textId="77777777" w:rsidR="00785E0A" w:rsidRPr="00C8370E" w:rsidRDefault="004472F4" w:rsidP="00785E0A">
      <w:pPr>
        <w:spacing w:before="80"/>
        <w:ind w:firstLine="567"/>
        <w:jc w:val="both"/>
      </w:pPr>
      <w:bookmarkStart w:id="72" w:name="_Toc480083084"/>
      <w:r w:rsidRPr="00C8370E">
        <w:t>1</w:t>
      </w:r>
      <w:r w:rsidR="005234A0" w:rsidRPr="00C8370E">
        <w:t>8</w:t>
      </w:r>
      <w:r w:rsidRPr="00C8370E">
        <w:t xml:space="preserve">.3.3. </w:t>
      </w:r>
      <w:r w:rsidRPr="00C8370E">
        <w:rPr>
          <w:u w:val="single"/>
        </w:rPr>
        <w:t xml:space="preserve">Пенсионные обязательства по Схеме №3. </w:t>
      </w:r>
      <w:bookmarkEnd w:id="72"/>
      <w:r w:rsidR="00785E0A" w:rsidRPr="00C8370E">
        <w:rPr>
          <w:u w:val="single"/>
        </w:rPr>
        <w:t>С установленными размерами пенсионных взносов. Пенсионные выплаты производятся до полного исчерпания средств на именном пенсионном счете Участника (продолжительностью не менее пяти лет</w:t>
      </w:r>
      <w:r w:rsidR="00785E0A" w:rsidRPr="00C8370E">
        <w:t>);</w:t>
      </w:r>
    </w:p>
    <w:p w14:paraId="4326236B" w14:textId="77777777" w:rsidR="004472F4" w:rsidRPr="00C8370E" w:rsidRDefault="004472F4" w:rsidP="00FF7BAA">
      <w:pPr>
        <w:pStyle w:val="a4"/>
        <w:spacing w:before="120" w:after="120"/>
        <w:ind w:firstLine="567"/>
        <w:rPr>
          <w:b w:val="0"/>
        </w:rPr>
      </w:pPr>
      <w:r w:rsidRPr="00C8370E">
        <w:rPr>
          <w:b w:val="0"/>
        </w:rPr>
        <w:t>Пенсионные обязательства по Схеме №3:</w:t>
      </w:r>
    </w:p>
    <w:p w14:paraId="29298D33" w14:textId="77777777" w:rsidR="004472F4" w:rsidRPr="00C8370E" w:rsidRDefault="004472F4" w:rsidP="00A812CD">
      <w:pPr>
        <w:pStyle w:val="a4"/>
        <w:ind w:firstLine="567"/>
        <w:rPr>
          <w:b w:val="0"/>
        </w:rPr>
      </w:pPr>
    </w:p>
    <w:p w14:paraId="3A1AA263" w14:textId="77777777" w:rsidR="004472F4" w:rsidRPr="00C8370E" w:rsidRDefault="004472F4" w:rsidP="00A812CD">
      <w:pPr>
        <w:pStyle w:val="a4"/>
        <w:ind w:firstLine="567"/>
        <w:rPr>
          <w:b w:val="0"/>
        </w:rPr>
      </w:pPr>
      <w:r w:rsidRPr="00C8370E">
        <w:rPr>
          <w:b w:val="0"/>
          <w:position w:val="-14"/>
        </w:rPr>
        <w:object w:dxaOrig="1480" w:dyaOrig="400" w14:anchorId="485D7191">
          <v:shape id="_x0000_i1185" type="#_x0000_t75" style="width:74pt;height:20pt" o:ole="">
            <v:imagedata r:id="rId286" o:title=""/>
          </v:shape>
          <o:OLEObject Type="Embed" ProgID="Equation.3" ShapeID="_x0000_i1185" DrawAspect="Content" ObjectID="_1821961414" r:id="rId287"/>
        </w:object>
      </w:r>
      <w:r w:rsidRPr="00C8370E">
        <w:rPr>
          <w:b w:val="0"/>
        </w:rPr>
        <w:t>,</w: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2AD48708" w14:textId="77777777" w:rsidR="004472F4" w:rsidRPr="00C8370E" w:rsidRDefault="004472F4" w:rsidP="00A812CD">
      <w:pPr>
        <w:pStyle w:val="a4"/>
        <w:ind w:firstLine="567"/>
        <w:rPr>
          <w:b w:val="0"/>
        </w:rPr>
      </w:pPr>
      <w:r w:rsidRPr="00C8370E">
        <w:rPr>
          <w:b w:val="0"/>
        </w:rPr>
        <w:t>где:</w:t>
      </w:r>
      <w:r w:rsidRPr="00C8370E">
        <w:rPr>
          <w:b w:val="0"/>
        </w:rPr>
        <w:tab/>
      </w:r>
      <w:r w:rsidRPr="00C8370E">
        <w:rPr>
          <w:position w:val="-10"/>
        </w:rPr>
        <w:object w:dxaOrig="320" w:dyaOrig="360" w14:anchorId="43DA9DB2">
          <v:shape id="_x0000_i1186" type="#_x0000_t75" style="width:16pt;height:18pt" o:ole="" fillcolor="window">
            <v:imagedata r:id="rId288" o:title=""/>
          </v:shape>
          <o:OLEObject Type="Embed" ProgID="Equation.3" ShapeID="_x0000_i1186" DrawAspect="Content" ObjectID="_1821961415" r:id="rId289"/>
        </w:object>
      </w:r>
      <w:r w:rsidRPr="00C8370E">
        <w:rPr>
          <w:b w:val="0"/>
        </w:rPr>
        <w:tab/>
        <w:t>-  обязательства по выплате пенсий будущим пенсионерам;</w:t>
      </w:r>
    </w:p>
    <w:p w14:paraId="364D1A4B" w14:textId="77777777" w:rsidR="004472F4" w:rsidRPr="00C8370E" w:rsidRDefault="004472F4" w:rsidP="00A812CD">
      <w:pPr>
        <w:pStyle w:val="a4"/>
        <w:ind w:firstLine="567"/>
        <w:rPr>
          <w:b w:val="0"/>
        </w:rPr>
      </w:pPr>
      <w:r w:rsidRPr="00C8370E">
        <w:rPr>
          <w:b w:val="0"/>
        </w:rPr>
        <w:tab/>
      </w:r>
      <w:r w:rsidRPr="00C8370E">
        <w:rPr>
          <w:b w:val="0"/>
        </w:rPr>
        <w:tab/>
      </w:r>
      <w:r w:rsidRPr="00C8370E">
        <w:rPr>
          <w:position w:val="-10"/>
        </w:rPr>
        <w:object w:dxaOrig="360" w:dyaOrig="360" w14:anchorId="34E07D39">
          <v:shape id="_x0000_i1187" type="#_x0000_t75" style="width:18pt;height:18pt" o:ole="" fillcolor="window">
            <v:imagedata r:id="rId290" o:title=""/>
          </v:shape>
          <o:OLEObject Type="Embed" ProgID="Equation.3" ShapeID="_x0000_i1187" DrawAspect="Content" ObjectID="_1821961416" r:id="rId291"/>
        </w:object>
      </w:r>
      <w:r w:rsidRPr="00C8370E">
        <w:tab/>
      </w:r>
      <w:r w:rsidRPr="00C8370E">
        <w:rPr>
          <w:b w:val="0"/>
        </w:rPr>
        <w:t>-  обязательства по выплате пенсий пенсионерам.</w:t>
      </w:r>
    </w:p>
    <w:p w14:paraId="46F687A9" w14:textId="77777777" w:rsidR="004472F4" w:rsidRPr="00C8370E" w:rsidRDefault="004472F4" w:rsidP="00A812CD">
      <w:pPr>
        <w:pStyle w:val="a4"/>
        <w:spacing w:before="120"/>
        <w:ind w:firstLine="567"/>
        <w:rPr>
          <w:b w:val="0"/>
        </w:rPr>
      </w:pPr>
      <w:r w:rsidRPr="00C8370E">
        <w:rPr>
          <w:b w:val="0"/>
        </w:rPr>
        <w:t xml:space="preserve">Обязательства по выплате пенсий будущим пенсионерам определяются как сумма пенсионных обязательств, учтенных на именных пенсионных счетах Участников, у которых еще не возникли пенсионные основания, и на солидарных счетах: </w:t>
      </w:r>
    </w:p>
    <w:p w14:paraId="7ABF451E" w14:textId="77777777" w:rsidR="004472F4" w:rsidRPr="00C8370E" w:rsidRDefault="004472F4" w:rsidP="00A812CD">
      <w:pPr>
        <w:pStyle w:val="a4"/>
        <w:ind w:firstLine="567"/>
        <w:rPr>
          <w:b w:val="0"/>
        </w:rPr>
      </w:pPr>
      <w:r w:rsidRPr="00C8370E">
        <w:rPr>
          <w:b w:val="0"/>
          <w:position w:val="-30"/>
        </w:rPr>
        <w:object w:dxaOrig="1880" w:dyaOrig="740" w14:anchorId="2330B918">
          <v:shape id="_x0000_i1188" type="#_x0000_t75" style="width:94pt;height:37pt" o:ole="" fillcolor="window">
            <v:imagedata r:id="rId292" o:title=""/>
          </v:shape>
          <o:OLEObject Type="Embed" ProgID="Equation.3" ShapeID="_x0000_i1188" DrawAspect="Content" ObjectID="_1821961417" r:id="rId293"/>
        </w:objec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16CB913A" w14:textId="77777777" w:rsidR="004472F4" w:rsidRPr="00C8370E" w:rsidRDefault="004472F4" w:rsidP="00A812CD">
      <w:pPr>
        <w:pStyle w:val="a4"/>
        <w:ind w:firstLine="567"/>
        <w:rPr>
          <w:b w:val="0"/>
        </w:rPr>
      </w:pPr>
      <w:r w:rsidRPr="00C8370E">
        <w:rPr>
          <w:b w:val="0"/>
        </w:rPr>
        <w:t xml:space="preserve">Пенсионные обязательства на выплату пенсий пенсионерам определяются как сумма пенсионных обязательств, учтенных на именных пенсионных счетах Участников, получающих пенсию по данной схеме: </w:t>
      </w:r>
    </w:p>
    <w:p w14:paraId="1A8F2554" w14:textId="77777777" w:rsidR="004472F4" w:rsidRPr="00C8370E" w:rsidRDefault="004472F4" w:rsidP="0042226F">
      <w:pPr>
        <w:pStyle w:val="10"/>
        <w:rPr>
          <w:color w:val="auto"/>
        </w:rPr>
      </w:pPr>
      <w:r w:rsidRPr="00C8370E">
        <w:rPr>
          <w:color w:val="auto"/>
        </w:rPr>
        <w:tab/>
      </w:r>
      <w:r w:rsidRPr="00C8370E">
        <w:rPr>
          <w:color w:val="auto"/>
          <w:position w:val="-30"/>
        </w:rPr>
        <w:object w:dxaOrig="1160" w:dyaOrig="740" w14:anchorId="1F3988D7">
          <v:shape id="_x0000_i1189" type="#_x0000_t75" style="width:58pt;height:37pt" o:ole="" fillcolor="window">
            <v:imagedata r:id="rId294" o:title=""/>
          </v:shape>
          <o:OLEObject Type="Embed" ProgID="Equation.3" ShapeID="_x0000_i1189" DrawAspect="Content" ObjectID="_1821961418" r:id="rId295"/>
        </w:object>
      </w:r>
    </w:p>
    <w:p w14:paraId="0097D765" w14:textId="77777777" w:rsidR="00785E0A" w:rsidRPr="00C8370E" w:rsidRDefault="004472F4" w:rsidP="00785E0A">
      <w:pPr>
        <w:spacing w:before="80"/>
        <w:ind w:firstLine="567"/>
        <w:jc w:val="both"/>
        <w:rPr>
          <w:u w:val="single"/>
        </w:rPr>
      </w:pPr>
      <w:bookmarkStart w:id="73" w:name="_Toc480083085"/>
      <w:r w:rsidRPr="00C8370E">
        <w:rPr>
          <w:u w:val="single"/>
        </w:rPr>
        <w:t>1</w:t>
      </w:r>
      <w:r w:rsidR="005234A0" w:rsidRPr="00C8370E">
        <w:rPr>
          <w:u w:val="single"/>
        </w:rPr>
        <w:t>8</w:t>
      </w:r>
      <w:r w:rsidRPr="00C8370E">
        <w:rPr>
          <w:u w:val="single"/>
        </w:rPr>
        <w:t xml:space="preserve">.3.4. Пенсионные обязательства по Схеме №4. </w:t>
      </w:r>
      <w:bookmarkEnd w:id="73"/>
      <w:r w:rsidR="00785E0A" w:rsidRPr="00C8370E">
        <w:rPr>
          <w:u w:val="single"/>
        </w:rPr>
        <w:t>С установленными размерами пенсионных выплат.  Пенсионные выплаты производятся пожизненно;</w:t>
      </w:r>
    </w:p>
    <w:p w14:paraId="5C2EE2EE" w14:textId="77777777" w:rsidR="004472F4" w:rsidRPr="00C8370E" w:rsidRDefault="004472F4" w:rsidP="00FF7BAA">
      <w:pPr>
        <w:pStyle w:val="a4"/>
        <w:spacing w:before="120" w:after="120"/>
        <w:ind w:firstLine="567"/>
        <w:rPr>
          <w:b w:val="0"/>
        </w:rPr>
      </w:pPr>
      <w:r w:rsidRPr="00C8370E">
        <w:rPr>
          <w:b w:val="0"/>
        </w:rPr>
        <w:t>Пенсионные обязательства по Схеме №4:</w:t>
      </w:r>
    </w:p>
    <w:p w14:paraId="0DC4A8DF" w14:textId="77777777" w:rsidR="004472F4" w:rsidRPr="00C8370E" w:rsidRDefault="004472F4" w:rsidP="00A812CD">
      <w:pPr>
        <w:pStyle w:val="a4"/>
        <w:ind w:firstLine="567"/>
        <w:rPr>
          <w:b w:val="0"/>
        </w:rPr>
      </w:pPr>
      <w:r w:rsidRPr="00C8370E">
        <w:rPr>
          <w:b w:val="0"/>
          <w:position w:val="-14"/>
        </w:rPr>
        <w:object w:dxaOrig="1480" w:dyaOrig="400" w14:anchorId="7D435FA4">
          <v:shape id="_x0000_i1190" type="#_x0000_t75" style="width:74pt;height:20pt" o:ole="" fillcolor="window">
            <v:imagedata r:id="rId296" o:title=""/>
          </v:shape>
          <o:OLEObject Type="Embed" ProgID="Equation.3" ShapeID="_x0000_i1190" DrawAspect="Content" ObjectID="_1821961419" r:id="rId297"/>
        </w:object>
      </w:r>
      <w:r w:rsidRPr="00C8370E">
        <w:rPr>
          <w:b w:val="0"/>
        </w:rPr>
        <w:t>,</w: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4C8F1AE0" w14:textId="77777777" w:rsidR="004472F4" w:rsidRPr="00C8370E" w:rsidRDefault="004472F4" w:rsidP="00A812CD">
      <w:pPr>
        <w:pStyle w:val="a4"/>
        <w:ind w:firstLine="567"/>
        <w:rPr>
          <w:b w:val="0"/>
        </w:rPr>
      </w:pPr>
      <w:r w:rsidRPr="00C8370E">
        <w:rPr>
          <w:b w:val="0"/>
        </w:rPr>
        <w:t>где:</w:t>
      </w:r>
      <w:r w:rsidRPr="00C8370E">
        <w:rPr>
          <w:b w:val="0"/>
        </w:rPr>
        <w:tab/>
      </w:r>
      <w:r w:rsidRPr="00C8370E">
        <w:rPr>
          <w:position w:val="-10"/>
        </w:rPr>
        <w:object w:dxaOrig="320" w:dyaOrig="360" w14:anchorId="1CB917FB">
          <v:shape id="_x0000_i1191" type="#_x0000_t75" style="width:16pt;height:18pt" o:ole="" fillcolor="window">
            <v:imagedata r:id="rId298" o:title=""/>
          </v:shape>
          <o:OLEObject Type="Embed" ProgID="Equation.3" ShapeID="_x0000_i1191" DrawAspect="Content" ObjectID="_1821961420" r:id="rId299"/>
        </w:object>
      </w:r>
      <w:r w:rsidRPr="00C8370E">
        <w:rPr>
          <w:b w:val="0"/>
        </w:rPr>
        <w:tab/>
        <w:t>-  обязательства по выплате пенсий будущим пенсионерам;</w:t>
      </w:r>
    </w:p>
    <w:p w14:paraId="2906CF21" w14:textId="77777777" w:rsidR="004472F4" w:rsidRPr="00C8370E" w:rsidRDefault="004472F4" w:rsidP="00A812CD">
      <w:pPr>
        <w:pStyle w:val="a4"/>
        <w:ind w:firstLine="567"/>
        <w:rPr>
          <w:b w:val="0"/>
        </w:rPr>
      </w:pPr>
      <w:r w:rsidRPr="00C8370E">
        <w:rPr>
          <w:b w:val="0"/>
        </w:rPr>
        <w:tab/>
      </w:r>
      <w:r w:rsidRPr="00C8370E">
        <w:rPr>
          <w:b w:val="0"/>
        </w:rPr>
        <w:tab/>
      </w:r>
      <w:r w:rsidRPr="00C8370E">
        <w:rPr>
          <w:position w:val="-10"/>
        </w:rPr>
        <w:object w:dxaOrig="360" w:dyaOrig="360" w14:anchorId="03D9C656">
          <v:shape id="_x0000_i1192" type="#_x0000_t75" style="width:18pt;height:18pt" o:ole="" fillcolor="window">
            <v:imagedata r:id="rId300" o:title=""/>
          </v:shape>
          <o:OLEObject Type="Embed" ProgID="Equation.3" ShapeID="_x0000_i1192" DrawAspect="Content" ObjectID="_1821961421" r:id="rId301"/>
        </w:object>
      </w:r>
      <w:r w:rsidRPr="00C8370E">
        <w:tab/>
      </w:r>
      <w:r w:rsidRPr="00C8370E">
        <w:rPr>
          <w:b w:val="0"/>
        </w:rPr>
        <w:t>-  обязательства по выплате пенсий пенсионерам.</w:t>
      </w:r>
    </w:p>
    <w:p w14:paraId="0544F0F8" w14:textId="77777777" w:rsidR="004472F4" w:rsidRPr="00C8370E" w:rsidRDefault="004472F4" w:rsidP="00A812CD">
      <w:pPr>
        <w:pStyle w:val="a4"/>
        <w:spacing w:before="120"/>
        <w:ind w:firstLine="567"/>
        <w:rPr>
          <w:b w:val="0"/>
        </w:rPr>
      </w:pPr>
      <w:r w:rsidRPr="00C8370E">
        <w:rPr>
          <w:b w:val="0"/>
        </w:rPr>
        <w:t>Обязательства по выплате пенсий будущим пенсионерам определяются как сумма пенсионных обязательств на</w:t>
      </w:r>
      <w:r w:rsidRPr="00C8370E">
        <w:rPr>
          <w:i/>
        </w:rPr>
        <w:t xml:space="preserve"> </w:t>
      </w:r>
      <w:r w:rsidRPr="00C8370E">
        <w:rPr>
          <w:b w:val="0"/>
        </w:rPr>
        <w:t xml:space="preserve">солидарных счетах: </w:t>
      </w:r>
    </w:p>
    <w:p w14:paraId="40DD149D" w14:textId="77777777" w:rsidR="004472F4" w:rsidRPr="00C8370E" w:rsidRDefault="004472F4" w:rsidP="00A812CD">
      <w:pPr>
        <w:pStyle w:val="a4"/>
        <w:ind w:firstLine="567"/>
        <w:rPr>
          <w:b w:val="0"/>
        </w:rPr>
      </w:pPr>
      <w:r w:rsidRPr="00C8370E">
        <w:rPr>
          <w:b w:val="0"/>
          <w:position w:val="-30"/>
        </w:rPr>
        <w:object w:dxaOrig="1120" w:dyaOrig="740" w14:anchorId="549A9607">
          <v:shape id="_x0000_i1193" type="#_x0000_t75" style="width:56pt;height:37pt" o:ole="" fillcolor="window">
            <v:imagedata r:id="rId302" o:title=""/>
          </v:shape>
          <o:OLEObject Type="Embed" ProgID="Equation.3" ShapeID="_x0000_i1193" DrawAspect="Content" ObjectID="_1821961422" r:id="rId303"/>
        </w:objec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7C6C9F8D" w14:textId="77777777" w:rsidR="004472F4" w:rsidRPr="00C8370E" w:rsidRDefault="004472F4" w:rsidP="00A812CD">
      <w:pPr>
        <w:pStyle w:val="a4"/>
        <w:ind w:firstLine="567"/>
        <w:rPr>
          <w:b w:val="0"/>
        </w:rPr>
      </w:pPr>
      <w:r w:rsidRPr="00C8370E">
        <w:rPr>
          <w:b w:val="0"/>
        </w:rPr>
        <w:t xml:space="preserve">Современная стоимость выплат пенсий для одного пенсионера возраста </w:t>
      </w:r>
      <w:r w:rsidRPr="00C8370E">
        <w:rPr>
          <w:b w:val="0"/>
          <w:i/>
          <w:lang w:val="en-US"/>
        </w:rPr>
        <w:t>x</w:t>
      </w:r>
      <w:r w:rsidRPr="00C8370E">
        <w:rPr>
          <w:b w:val="0"/>
        </w:rPr>
        <w:t>:</w:t>
      </w:r>
    </w:p>
    <w:p w14:paraId="6E31E03A" w14:textId="77777777" w:rsidR="004472F4" w:rsidRPr="00C8370E" w:rsidRDefault="004472F4" w:rsidP="00A812CD">
      <w:pPr>
        <w:pStyle w:val="a4"/>
        <w:ind w:firstLine="567"/>
        <w:rPr>
          <w:b w:val="0"/>
        </w:rPr>
      </w:pPr>
      <w:r w:rsidRPr="00C8370E">
        <w:rPr>
          <w:b w:val="0"/>
          <w:position w:val="-62"/>
        </w:rPr>
        <w:object w:dxaOrig="8980" w:dyaOrig="1359" w14:anchorId="497A5AA4">
          <v:shape id="_x0000_i1194" type="#_x0000_t75" style="width:449pt;height:68pt" o:ole="">
            <v:imagedata r:id="rId304" o:title=""/>
          </v:shape>
          <o:OLEObject Type="Embed" ProgID="Equation.3" ShapeID="_x0000_i1194" DrawAspect="Content" ObjectID="_1821961423" r:id="rId305"/>
        </w:object>
      </w:r>
    </w:p>
    <w:p w14:paraId="0A740297" w14:textId="77777777" w:rsidR="004472F4" w:rsidRPr="00C8370E" w:rsidRDefault="004472F4" w:rsidP="00A812CD">
      <w:pPr>
        <w:pStyle w:val="a4"/>
        <w:ind w:firstLine="567"/>
        <w:rPr>
          <w:b w:val="0"/>
        </w:rPr>
      </w:pPr>
      <w:r w:rsidRPr="00C8370E">
        <w:rPr>
          <w:b w:val="0"/>
        </w:rPr>
        <w:t xml:space="preserve">Пенсионные обязательства на выплату пенсий пенсионерам определяются как сумма современных стоимостей выплат каждому пенсионеру в течение всей предстоящей жизни. </w:t>
      </w:r>
    </w:p>
    <w:p w14:paraId="1F941587" w14:textId="77777777" w:rsidR="004472F4" w:rsidRPr="00C8370E" w:rsidRDefault="004472F4" w:rsidP="00A812CD">
      <w:pPr>
        <w:tabs>
          <w:tab w:val="num" w:pos="720"/>
        </w:tabs>
        <w:ind w:firstLine="567"/>
      </w:pPr>
      <w:r w:rsidRPr="00C8370E">
        <w:tab/>
      </w:r>
      <w:r w:rsidRPr="00C8370E">
        <w:rPr>
          <w:position w:val="-30"/>
        </w:rPr>
        <w:object w:dxaOrig="1180" w:dyaOrig="720" w14:anchorId="75F42615">
          <v:shape id="_x0000_i1195" type="#_x0000_t75" style="width:59pt;height:36pt" o:ole="">
            <v:imagedata r:id="rId274" o:title=""/>
          </v:shape>
          <o:OLEObject Type="Embed" ProgID="Equation.3" ShapeID="_x0000_i1195" DrawAspect="Content" ObjectID="_1821961424" r:id="rId306"/>
        </w:object>
      </w:r>
    </w:p>
    <w:p w14:paraId="0F0A9824" w14:textId="77777777" w:rsidR="00785E0A" w:rsidRPr="00C8370E" w:rsidRDefault="004472F4" w:rsidP="00785E0A">
      <w:pPr>
        <w:spacing w:before="80"/>
        <w:ind w:firstLine="567"/>
        <w:jc w:val="both"/>
        <w:rPr>
          <w:u w:val="single"/>
        </w:rPr>
      </w:pPr>
      <w:bookmarkStart w:id="74" w:name="_Toc480083086"/>
      <w:r w:rsidRPr="00C8370E">
        <w:rPr>
          <w:u w:val="single"/>
        </w:rPr>
        <w:t>1</w:t>
      </w:r>
      <w:r w:rsidR="005234A0" w:rsidRPr="00C8370E">
        <w:rPr>
          <w:u w:val="single"/>
        </w:rPr>
        <w:t>8</w:t>
      </w:r>
      <w:r w:rsidRPr="00C8370E">
        <w:rPr>
          <w:u w:val="single"/>
        </w:rPr>
        <w:t xml:space="preserve">.3.5. Пенсионные обязательства по Схеме №5. </w:t>
      </w:r>
      <w:bookmarkEnd w:id="74"/>
      <w:r w:rsidR="00785E0A" w:rsidRPr="00C8370E">
        <w:rPr>
          <w:u w:val="single"/>
        </w:rPr>
        <w:t xml:space="preserve"> С установленными размерами пенсионных выплат. Пенсионные выплаты производятся в течение установленного пенсионным договором срока (не менее пяти лет);</w:t>
      </w:r>
    </w:p>
    <w:p w14:paraId="247B441E" w14:textId="77777777" w:rsidR="004472F4" w:rsidRPr="00C8370E" w:rsidRDefault="004472F4" w:rsidP="00FF7BAA">
      <w:pPr>
        <w:pStyle w:val="a4"/>
        <w:spacing w:before="120" w:after="120"/>
        <w:ind w:firstLine="567"/>
        <w:rPr>
          <w:b w:val="0"/>
        </w:rPr>
      </w:pPr>
      <w:r w:rsidRPr="00C8370E">
        <w:rPr>
          <w:b w:val="0"/>
        </w:rPr>
        <w:t>Пенсионные обязательства по Схеме №5:</w:t>
      </w:r>
    </w:p>
    <w:p w14:paraId="27F0FEBA" w14:textId="77777777" w:rsidR="004472F4" w:rsidRPr="00C8370E" w:rsidRDefault="004472F4" w:rsidP="00A812CD">
      <w:pPr>
        <w:pStyle w:val="a4"/>
        <w:ind w:firstLine="567"/>
        <w:rPr>
          <w:b w:val="0"/>
        </w:rPr>
      </w:pPr>
      <w:r w:rsidRPr="00C8370E">
        <w:rPr>
          <w:b w:val="0"/>
          <w:position w:val="-14"/>
        </w:rPr>
        <w:object w:dxaOrig="1480" w:dyaOrig="400" w14:anchorId="3265F209">
          <v:shape id="_x0000_i1196" type="#_x0000_t75" style="width:74pt;height:20pt" o:ole="">
            <v:imagedata r:id="rId307" o:title=""/>
          </v:shape>
          <o:OLEObject Type="Embed" ProgID="Equation.3" ShapeID="_x0000_i1196" DrawAspect="Content" ObjectID="_1821961425" r:id="rId308"/>
        </w:object>
      </w:r>
      <w:r w:rsidRPr="00C8370E">
        <w:rPr>
          <w:b w:val="0"/>
        </w:rPr>
        <w:t>,</w: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6368F884" w14:textId="77777777" w:rsidR="004472F4" w:rsidRPr="00C8370E" w:rsidRDefault="004472F4" w:rsidP="00A812CD">
      <w:pPr>
        <w:pStyle w:val="a4"/>
        <w:ind w:firstLine="567"/>
        <w:rPr>
          <w:b w:val="0"/>
        </w:rPr>
      </w:pPr>
      <w:r w:rsidRPr="00C8370E">
        <w:rPr>
          <w:b w:val="0"/>
        </w:rPr>
        <w:t>где:</w:t>
      </w:r>
      <w:r w:rsidRPr="00C8370E">
        <w:rPr>
          <w:b w:val="0"/>
        </w:rPr>
        <w:tab/>
      </w:r>
      <w:r w:rsidRPr="00C8370E">
        <w:rPr>
          <w:position w:val="-10"/>
        </w:rPr>
        <w:object w:dxaOrig="320" w:dyaOrig="360" w14:anchorId="0C03073C">
          <v:shape id="_x0000_i1197" type="#_x0000_t75" style="width:16pt;height:18pt" o:ole="">
            <v:imagedata r:id="rId309" o:title=""/>
          </v:shape>
          <o:OLEObject Type="Embed" ProgID="Equation.3" ShapeID="_x0000_i1197" DrawAspect="Content" ObjectID="_1821961426" r:id="rId310"/>
        </w:object>
      </w:r>
      <w:r w:rsidRPr="00C8370E">
        <w:rPr>
          <w:b w:val="0"/>
        </w:rPr>
        <w:tab/>
        <w:t>-  обязательства по выплате пенсий будущим пенсионерам;</w:t>
      </w:r>
    </w:p>
    <w:p w14:paraId="4D12BCB7" w14:textId="77777777" w:rsidR="004472F4" w:rsidRPr="00C8370E" w:rsidRDefault="004472F4" w:rsidP="00A812CD">
      <w:pPr>
        <w:pStyle w:val="a4"/>
        <w:ind w:firstLine="567"/>
        <w:rPr>
          <w:b w:val="0"/>
        </w:rPr>
      </w:pPr>
      <w:r w:rsidRPr="00C8370E">
        <w:rPr>
          <w:b w:val="0"/>
        </w:rPr>
        <w:tab/>
      </w:r>
      <w:r w:rsidRPr="00C8370E">
        <w:rPr>
          <w:b w:val="0"/>
        </w:rPr>
        <w:tab/>
      </w:r>
      <w:r w:rsidRPr="00C8370E">
        <w:rPr>
          <w:position w:val="-10"/>
        </w:rPr>
        <w:object w:dxaOrig="360" w:dyaOrig="360" w14:anchorId="6B39329B">
          <v:shape id="_x0000_i1198" type="#_x0000_t75" style="width:18pt;height:18pt" o:ole="">
            <v:imagedata r:id="rId311" o:title=""/>
          </v:shape>
          <o:OLEObject Type="Embed" ProgID="Equation.3" ShapeID="_x0000_i1198" DrawAspect="Content" ObjectID="_1821961427" r:id="rId312"/>
        </w:object>
      </w:r>
      <w:r w:rsidRPr="00C8370E">
        <w:tab/>
      </w:r>
      <w:r w:rsidRPr="00C8370E">
        <w:rPr>
          <w:b w:val="0"/>
        </w:rPr>
        <w:t>-  обязательства по выплате пенсий пенсионерам.</w:t>
      </w:r>
    </w:p>
    <w:p w14:paraId="62DE8D5F" w14:textId="77777777" w:rsidR="004472F4" w:rsidRPr="00C8370E" w:rsidRDefault="004472F4" w:rsidP="00A812CD">
      <w:pPr>
        <w:pStyle w:val="a4"/>
        <w:ind w:firstLine="567"/>
        <w:rPr>
          <w:b w:val="0"/>
        </w:rPr>
      </w:pPr>
      <w:r w:rsidRPr="00C8370E">
        <w:rPr>
          <w:b w:val="0"/>
        </w:rPr>
        <w:t xml:space="preserve">Обязательства по выплате пенсий будущим пенсионерам определяются как сумма пенсионных обязательств, учтенных на солидарных счетах: </w:t>
      </w:r>
    </w:p>
    <w:p w14:paraId="0EE26E00" w14:textId="77777777" w:rsidR="004472F4" w:rsidRPr="00C8370E" w:rsidRDefault="004472F4" w:rsidP="00A812CD">
      <w:pPr>
        <w:pStyle w:val="a4"/>
        <w:ind w:firstLine="567"/>
        <w:rPr>
          <w:b w:val="0"/>
        </w:rPr>
      </w:pPr>
      <w:r w:rsidRPr="00C8370E">
        <w:rPr>
          <w:b w:val="0"/>
          <w:position w:val="-30"/>
        </w:rPr>
        <w:object w:dxaOrig="1120" w:dyaOrig="740" w14:anchorId="0C574BCA">
          <v:shape id="_x0000_i1199" type="#_x0000_t75" style="width:56pt;height:37pt" o:ole="">
            <v:imagedata r:id="rId313" o:title=""/>
          </v:shape>
          <o:OLEObject Type="Embed" ProgID="Equation.3" ShapeID="_x0000_i1199" DrawAspect="Content" ObjectID="_1821961428" r:id="rId314"/>
        </w:objec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1FA2AC7A" w14:textId="77777777" w:rsidR="004472F4" w:rsidRPr="00C8370E" w:rsidRDefault="004472F4" w:rsidP="00A812CD">
      <w:pPr>
        <w:pStyle w:val="a4"/>
        <w:ind w:firstLine="567"/>
        <w:rPr>
          <w:b w:val="0"/>
        </w:rPr>
      </w:pPr>
      <w:r w:rsidRPr="00C8370E">
        <w:rPr>
          <w:b w:val="0"/>
        </w:rPr>
        <w:t>Современная стоимость выплат пенсий для одного пенсионера, получающего пенсию в течение оговоренного ряда лет (</w:t>
      </w:r>
      <w:r w:rsidRPr="00C8370E">
        <w:rPr>
          <w:b w:val="0"/>
          <w:i/>
          <w:lang w:val="en-US"/>
        </w:rPr>
        <w:t>n</w:t>
      </w:r>
      <w:r w:rsidRPr="00C8370E">
        <w:rPr>
          <w:b w:val="0"/>
        </w:rPr>
        <w:t xml:space="preserve"> лет):</w:t>
      </w:r>
    </w:p>
    <w:p w14:paraId="3EBF79D2" w14:textId="77777777" w:rsidR="004472F4" w:rsidRPr="00C8370E" w:rsidRDefault="004472F4" w:rsidP="00A812CD">
      <w:pPr>
        <w:pStyle w:val="a4"/>
        <w:ind w:firstLine="567"/>
        <w:rPr>
          <w:b w:val="0"/>
        </w:rPr>
      </w:pPr>
      <w:r w:rsidRPr="00C8370E">
        <w:rPr>
          <w:b w:val="0"/>
        </w:rPr>
        <w:tab/>
      </w:r>
      <w:r w:rsidRPr="00C8370E">
        <w:rPr>
          <w:b w:val="0"/>
          <w:position w:val="-62"/>
        </w:rPr>
        <w:object w:dxaOrig="7800" w:dyaOrig="1359" w14:anchorId="0C033205">
          <v:shape id="_x0000_i1200" type="#_x0000_t75" style="width:390pt;height:68pt" o:ole="">
            <v:imagedata r:id="rId315" o:title=""/>
          </v:shape>
          <o:OLEObject Type="Embed" ProgID="Equation.3" ShapeID="_x0000_i1200" DrawAspect="Content" ObjectID="_1821961429" r:id="rId316"/>
        </w:object>
      </w:r>
    </w:p>
    <w:p w14:paraId="52B13B4A" w14:textId="77777777" w:rsidR="004472F4" w:rsidRPr="00C8370E" w:rsidRDefault="004472F4" w:rsidP="00A812CD">
      <w:pPr>
        <w:pStyle w:val="a4"/>
        <w:ind w:firstLine="567"/>
        <w:rPr>
          <w:b w:val="0"/>
        </w:rPr>
      </w:pPr>
      <w:r w:rsidRPr="00C8370E">
        <w:rPr>
          <w:b w:val="0"/>
        </w:rPr>
        <w:t xml:space="preserve">Пенсионные обязательства на выплату пенсий пенсионерам определяются как сумма современных стоимостей выплат каждому пенсионеру в течение оговоренного ряда лет и равны величине средств, отраженных на именных пенсионных счетах. </w:t>
      </w:r>
    </w:p>
    <w:p w14:paraId="743C6317" w14:textId="77777777" w:rsidR="004472F4" w:rsidRPr="00C8370E" w:rsidRDefault="004472F4" w:rsidP="0042226F">
      <w:pPr>
        <w:pStyle w:val="10"/>
        <w:rPr>
          <w:color w:val="auto"/>
        </w:rPr>
      </w:pPr>
      <w:r w:rsidRPr="00C8370E">
        <w:rPr>
          <w:color w:val="auto"/>
        </w:rPr>
        <w:tab/>
      </w:r>
      <w:r w:rsidRPr="00C8370E">
        <w:rPr>
          <w:color w:val="auto"/>
          <w:position w:val="-30"/>
        </w:rPr>
        <w:object w:dxaOrig="1180" w:dyaOrig="720" w14:anchorId="71A28EAE">
          <v:shape id="_x0000_i1201" type="#_x0000_t75" style="width:59pt;height:36pt" o:ole="" fillcolor="window">
            <v:imagedata r:id="rId274" o:title=""/>
          </v:shape>
          <o:OLEObject Type="Embed" ProgID="Equation.3" ShapeID="_x0000_i1201" DrawAspect="Content" ObjectID="_1821961430" r:id="rId317"/>
        </w:object>
      </w:r>
    </w:p>
    <w:p w14:paraId="4BB2680F" w14:textId="77777777" w:rsidR="00785E0A" w:rsidRPr="00C8370E" w:rsidRDefault="004472F4" w:rsidP="00785E0A">
      <w:pPr>
        <w:spacing w:before="80"/>
        <w:ind w:firstLine="567"/>
        <w:jc w:val="both"/>
        <w:rPr>
          <w:u w:val="single"/>
        </w:rPr>
      </w:pPr>
      <w:bookmarkStart w:id="75" w:name="_Toc480083087"/>
      <w:bookmarkStart w:id="76" w:name="_Toc495205693"/>
      <w:bookmarkStart w:id="77" w:name="_Toc34183973"/>
      <w:r w:rsidRPr="00C8370E">
        <w:t>1</w:t>
      </w:r>
      <w:r w:rsidR="005234A0" w:rsidRPr="00C8370E">
        <w:t>8</w:t>
      </w:r>
      <w:r w:rsidRPr="00C8370E">
        <w:t>.3.6</w:t>
      </w:r>
      <w:r w:rsidRPr="00C8370E">
        <w:rPr>
          <w:u w:val="single"/>
        </w:rPr>
        <w:t xml:space="preserve">. Пенсионные обязательства по Схеме № 6. </w:t>
      </w:r>
      <w:r w:rsidR="00785E0A" w:rsidRPr="00C8370E">
        <w:rPr>
          <w:u w:val="single"/>
        </w:rPr>
        <w:t xml:space="preserve">Пенсионная схема с установленными размерами пенсионных взносов и совместным  финансированием пенсии. </w:t>
      </w:r>
      <w:r w:rsidR="00785E0A" w:rsidRPr="00C8370E">
        <w:rPr>
          <w:szCs w:val="24"/>
          <w:u w:val="single"/>
        </w:rPr>
        <w:t>Пенсионные выплаты производятся в течение установленного пенсионным договором срока.</w:t>
      </w:r>
    </w:p>
    <w:p w14:paraId="164EE749" w14:textId="77777777" w:rsidR="004472F4" w:rsidRPr="00C8370E" w:rsidRDefault="004472F4" w:rsidP="00FF7BAA">
      <w:pPr>
        <w:pStyle w:val="a4"/>
        <w:spacing w:before="120" w:after="120"/>
        <w:ind w:firstLine="567"/>
        <w:rPr>
          <w:b w:val="0"/>
        </w:rPr>
      </w:pPr>
      <w:r w:rsidRPr="00C8370E">
        <w:rPr>
          <w:b w:val="0"/>
        </w:rPr>
        <w:t>Пенсионные обязательства по Схеме №</w:t>
      </w:r>
      <w:r w:rsidR="00CE757E" w:rsidRPr="00C8370E">
        <w:rPr>
          <w:b w:val="0"/>
        </w:rPr>
        <w:t xml:space="preserve"> </w:t>
      </w:r>
      <w:r w:rsidRPr="00C8370E">
        <w:rPr>
          <w:b w:val="0"/>
        </w:rPr>
        <w:t>6:</w:t>
      </w:r>
    </w:p>
    <w:p w14:paraId="6C0B9B35" w14:textId="77777777" w:rsidR="004472F4" w:rsidRPr="00C8370E" w:rsidRDefault="004472F4" w:rsidP="00A812CD">
      <w:pPr>
        <w:pStyle w:val="a4"/>
        <w:ind w:firstLine="567"/>
        <w:rPr>
          <w:b w:val="0"/>
        </w:rPr>
      </w:pPr>
      <w:r w:rsidRPr="00C8370E">
        <w:rPr>
          <w:b w:val="0"/>
          <w:position w:val="-14"/>
        </w:rPr>
        <w:object w:dxaOrig="1560" w:dyaOrig="400" w14:anchorId="04489124">
          <v:shape id="_x0000_i1202" type="#_x0000_t75" style="width:78pt;height:20pt" o:ole="" fillcolor="window">
            <v:imagedata r:id="rId276" o:title=""/>
          </v:shape>
          <o:OLEObject Type="Embed" ProgID="Equation.3" ShapeID="_x0000_i1202" DrawAspect="Content" ObjectID="_1821961431" r:id="rId318"/>
        </w:object>
      </w:r>
      <w:r w:rsidRPr="00C8370E">
        <w:rPr>
          <w:b w:val="0"/>
        </w:rPr>
        <w:t>,</w: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144E293B" w14:textId="77777777" w:rsidR="004472F4" w:rsidRPr="00C8370E" w:rsidRDefault="004472F4" w:rsidP="00A812CD">
      <w:pPr>
        <w:pStyle w:val="a4"/>
        <w:ind w:firstLine="567"/>
        <w:rPr>
          <w:b w:val="0"/>
        </w:rPr>
      </w:pPr>
      <w:r w:rsidRPr="00C8370E">
        <w:rPr>
          <w:b w:val="0"/>
        </w:rPr>
        <w:t>где:</w:t>
      </w:r>
      <w:r w:rsidRPr="00C8370E">
        <w:rPr>
          <w:b w:val="0"/>
        </w:rPr>
        <w:tab/>
      </w:r>
      <w:r w:rsidRPr="00C8370E">
        <w:rPr>
          <w:position w:val="-10"/>
        </w:rPr>
        <w:object w:dxaOrig="320" w:dyaOrig="360" w14:anchorId="6EF4C327">
          <v:shape id="_x0000_i1203" type="#_x0000_t75" style="width:16pt;height:18pt" o:ole="" fillcolor="window">
            <v:imagedata r:id="rId278" o:title=""/>
          </v:shape>
          <o:OLEObject Type="Embed" ProgID="Equation.3" ShapeID="_x0000_i1203" DrawAspect="Content" ObjectID="_1821961432" r:id="rId319"/>
        </w:object>
      </w:r>
      <w:r w:rsidRPr="00C8370E">
        <w:rPr>
          <w:b w:val="0"/>
        </w:rPr>
        <w:tab/>
        <w:t>-  обязательства по выплате пенсий будущим пенсионерам;</w:t>
      </w:r>
    </w:p>
    <w:p w14:paraId="15908258" w14:textId="77777777" w:rsidR="004472F4" w:rsidRPr="00C8370E" w:rsidRDefault="004472F4" w:rsidP="00A812CD">
      <w:pPr>
        <w:pStyle w:val="a4"/>
        <w:ind w:firstLine="567"/>
        <w:rPr>
          <w:b w:val="0"/>
        </w:rPr>
      </w:pPr>
      <w:r w:rsidRPr="00C8370E">
        <w:rPr>
          <w:b w:val="0"/>
        </w:rPr>
        <w:tab/>
      </w:r>
      <w:r w:rsidRPr="00C8370E">
        <w:rPr>
          <w:position w:val="-10"/>
        </w:rPr>
        <w:object w:dxaOrig="360" w:dyaOrig="360" w14:anchorId="3EEFAE66">
          <v:shape id="_x0000_i1204" type="#_x0000_t75" style="width:18pt;height:18pt" o:ole="" fillcolor="window">
            <v:imagedata r:id="rId280" o:title=""/>
          </v:shape>
          <o:OLEObject Type="Embed" ProgID="Equation.3" ShapeID="_x0000_i1204" DrawAspect="Content" ObjectID="_1821961433" r:id="rId320"/>
        </w:object>
      </w:r>
      <w:r w:rsidRPr="00C8370E">
        <w:tab/>
      </w:r>
      <w:r w:rsidRPr="00C8370E">
        <w:rPr>
          <w:b w:val="0"/>
        </w:rPr>
        <w:t>-  обязательства по выплате пенсий пенсионерам.</w:t>
      </w:r>
    </w:p>
    <w:p w14:paraId="63E52F80" w14:textId="77777777" w:rsidR="004472F4" w:rsidRPr="00C8370E" w:rsidRDefault="004472F4" w:rsidP="00A812CD">
      <w:pPr>
        <w:pStyle w:val="a4"/>
        <w:spacing w:before="120"/>
        <w:ind w:firstLine="567"/>
        <w:rPr>
          <w:b w:val="0"/>
        </w:rPr>
      </w:pPr>
      <w:r w:rsidRPr="00C8370E">
        <w:rPr>
          <w:b w:val="0"/>
        </w:rPr>
        <w:t xml:space="preserve">Обязательства по выплате пенсий будущим пенсионерам определяются как сумма пенсионных обязательств, учтенных на именных пенсионных счетах Участников, у которых еще не возникли пенсионные основания: </w:t>
      </w:r>
    </w:p>
    <w:p w14:paraId="6A5C30EB" w14:textId="77777777" w:rsidR="004472F4" w:rsidRPr="00C8370E" w:rsidRDefault="004472F4" w:rsidP="00A812CD">
      <w:pPr>
        <w:pStyle w:val="a4"/>
        <w:ind w:firstLine="567"/>
        <w:rPr>
          <w:b w:val="0"/>
        </w:rPr>
      </w:pPr>
      <w:r w:rsidRPr="00C8370E">
        <w:rPr>
          <w:b w:val="0"/>
          <w:position w:val="-30"/>
        </w:rPr>
        <w:object w:dxaOrig="1980" w:dyaOrig="740" w14:anchorId="0C024305">
          <v:shape id="_x0000_i1205" type="#_x0000_t75" style="width:99pt;height:37pt" o:ole="" fillcolor="window">
            <v:imagedata r:id="rId270" o:title=""/>
          </v:shape>
          <o:OLEObject Type="Embed" ProgID="Equation.3" ShapeID="_x0000_i1205" DrawAspect="Content" ObjectID="_1821961434" r:id="rId321"/>
        </w:object>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r w:rsidRPr="00C8370E">
        <w:rPr>
          <w:b w:val="0"/>
        </w:rPr>
        <w:tab/>
      </w:r>
    </w:p>
    <w:p w14:paraId="6DCD8507" w14:textId="77777777" w:rsidR="004472F4" w:rsidRPr="00C8370E" w:rsidRDefault="004472F4" w:rsidP="00A812CD">
      <w:pPr>
        <w:pStyle w:val="a4"/>
        <w:ind w:firstLine="567"/>
        <w:rPr>
          <w:b w:val="0"/>
        </w:rPr>
      </w:pPr>
      <w:r w:rsidRPr="00C8370E">
        <w:rPr>
          <w:b w:val="0"/>
        </w:rPr>
        <w:t>Современная стоимость выплат пенсий для одного пенсионера, получающего пенсию в течение оговоренного ряда лет (</w:t>
      </w:r>
      <w:r w:rsidRPr="00C8370E">
        <w:rPr>
          <w:b w:val="0"/>
          <w:i/>
          <w:lang w:val="en-US"/>
        </w:rPr>
        <w:t>n</w:t>
      </w:r>
      <w:r w:rsidRPr="00C8370E">
        <w:rPr>
          <w:b w:val="0"/>
        </w:rPr>
        <w:t xml:space="preserve"> лет):</w:t>
      </w:r>
    </w:p>
    <w:p w14:paraId="00755FB3" w14:textId="77777777" w:rsidR="004472F4" w:rsidRPr="00C8370E" w:rsidRDefault="004472F4" w:rsidP="00A812CD">
      <w:pPr>
        <w:pStyle w:val="a4"/>
        <w:ind w:firstLine="567"/>
        <w:rPr>
          <w:b w:val="0"/>
        </w:rPr>
      </w:pPr>
      <w:r w:rsidRPr="00C8370E">
        <w:rPr>
          <w:b w:val="0"/>
        </w:rPr>
        <w:tab/>
      </w:r>
      <w:r w:rsidRPr="00C8370E">
        <w:rPr>
          <w:b w:val="0"/>
          <w:position w:val="-62"/>
        </w:rPr>
        <w:object w:dxaOrig="7800" w:dyaOrig="1359" w14:anchorId="4DD1C0A0">
          <v:shape id="_x0000_i1206" type="#_x0000_t75" style="width:390pt;height:68pt" o:ole="" fillcolor="window">
            <v:imagedata r:id="rId283" o:title=""/>
          </v:shape>
          <o:OLEObject Type="Embed" ProgID="Equation.3" ShapeID="_x0000_i1206" DrawAspect="Content" ObjectID="_1821961435" r:id="rId322"/>
        </w:object>
      </w:r>
    </w:p>
    <w:p w14:paraId="31E4F6C6" w14:textId="77777777" w:rsidR="004472F4" w:rsidRPr="00C8370E" w:rsidRDefault="004472F4" w:rsidP="00A812CD">
      <w:pPr>
        <w:pStyle w:val="a4"/>
        <w:ind w:firstLine="567"/>
        <w:rPr>
          <w:b w:val="0"/>
        </w:rPr>
      </w:pPr>
      <w:r w:rsidRPr="00C8370E">
        <w:rPr>
          <w:b w:val="0"/>
        </w:rPr>
        <w:t xml:space="preserve">Пенсионные обязательства на выплату пенсий пенсионерам определяются как сумма современных стоимостей выплат каждому пенсионеру в течение оговоренного ряда лет и равны величине средств, отраженных на именных пенсионных счетах. </w:t>
      </w:r>
    </w:p>
    <w:p w14:paraId="37DBCBDE" w14:textId="77777777" w:rsidR="004472F4" w:rsidRPr="00C8370E" w:rsidRDefault="004472F4" w:rsidP="0042226F">
      <w:pPr>
        <w:pStyle w:val="10"/>
        <w:rPr>
          <w:color w:val="auto"/>
        </w:rPr>
      </w:pPr>
      <w:r w:rsidRPr="00C8370E">
        <w:rPr>
          <w:color w:val="auto"/>
        </w:rPr>
        <w:tab/>
      </w:r>
      <w:r w:rsidRPr="00C8370E">
        <w:rPr>
          <w:color w:val="auto"/>
          <w:position w:val="-30"/>
        </w:rPr>
        <w:object w:dxaOrig="1180" w:dyaOrig="720" w14:anchorId="02D7A19B">
          <v:shape id="_x0000_i1207" type="#_x0000_t75" style="width:59pt;height:36pt" o:ole="" fillcolor="window">
            <v:imagedata r:id="rId274" o:title=""/>
          </v:shape>
          <o:OLEObject Type="Embed" ProgID="Equation.3" ShapeID="_x0000_i1207" DrawAspect="Content" ObjectID="_1821961436" r:id="rId323"/>
        </w:object>
      </w:r>
    </w:p>
    <w:p w14:paraId="0628E300" w14:textId="77777777" w:rsidR="004472F4" w:rsidRPr="00C8370E" w:rsidRDefault="004472F4" w:rsidP="00A812CD">
      <w:pPr>
        <w:pStyle w:val="2"/>
        <w:spacing w:before="80"/>
        <w:ind w:left="0" w:firstLine="567"/>
        <w:jc w:val="both"/>
      </w:pPr>
      <w:r w:rsidRPr="00C8370E">
        <w:t>1</w:t>
      </w:r>
      <w:r w:rsidR="005234A0" w:rsidRPr="00C8370E">
        <w:t>8</w:t>
      </w:r>
      <w:r w:rsidRPr="00C8370E">
        <w:t>.4. Расчет пенсионных выплат</w:t>
      </w:r>
      <w:bookmarkEnd w:id="75"/>
      <w:bookmarkEnd w:id="76"/>
      <w:bookmarkEnd w:id="77"/>
    </w:p>
    <w:p w14:paraId="69991C9D" w14:textId="77777777" w:rsidR="00785E0A" w:rsidRPr="00C8370E" w:rsidRDefault="004472F4" w:rsidP="00785E0A">
      <w:pPr>
        <w:spacing w:before="80"/>
        <w:ind w:firstLine="567"/>
        <w:jc w:val="both"/>
        <w:rPr>
          <w:u w:val="single"/>
        </w:rPr>
      </w:pPr>
      <w:bookmarkStart w:id="78" w:name="_Toc480083088"/>
      <w:r w:rsidRPr="00C8370E">
        <w:t xml:space="preserve">17.4.1. </w:t>
      </w:r>
      <w:r w:rsidRPr="00C8370E">
        <w:rPr>
          <w:u w:val="single"/>
        </w:rPr>
        <w:t xml:space="preserve">Схема №1. </w:t>
      </w:r>
      <w:bookmarkEnd w:id="78"/>
      <w:r w:rsidR="00785E0A" w:rsidRPr="00C8370E">
        <w:rPr>
          <w:u w:val="single"/>
        </w:rPr>
        <w:t xml:space="preserve"> С установленными размерами пенсионных взносов. Пенсионные выплаты производятся пожизненно</w:t>
      </w:r>
      <w:r w:rsidR="00CE757E" w:rsidRPr="00C8370E">
        <w:rPr>
          <w:u w:val="single"/>
        </w:rPr>
        <w:t>.</w:t>
      </w:r>
    </w:p>
    <w:p w14:paraId="31EB93EB" w14:textId="77777777" w:rsidR="004472F4" w:rsidRPr="00C8370E" w:rsidRDefault="004472F4" w:rsidP="00A812CD">
      <w:pPr>
        <w:numPr>
          <w:ilvl w:val="12"/>
          <w:numId w:val="0"/>
        </w:numPr>
        <w:spacing w:before="80"/>
        <w:ind w:firstLine="567"/>
        <w:jc w:val="both"/>
      </w:pPr>
      <w:r w:rsidRPr="00C8370E">
        <w:t>Расчет пожизненной пенсии производится по следующим формулам:</w:t>
      </w:r>
    </w:p>
    <w:p w14:paraId="359672E4" w14:textId="77777777" w:rsidR="004472F4" w:rsidRPr="00C8370E" w:rsidRDefault="004472F4" w:rsidP="00A812CD">
      <w:pPr>
        <w:numPr>
          <w:ilvl w:val="12"/>
          <w:numId w:val="0"/>
        </w:numPr>
        <w:ind w:firstLine="567"/>
        <w:jc w:val="both"/>
      </w:pPr>
      <w:r w:rsidRPr="00C8370E">
        <w:t xml:space="preserve">Величина пенсии в первый год, выплачиваемой </w:t>
      </w:r>
      <w:r w:rsidRPr="00C8370E">
        <w:rPr>
          <w:position w:val="-4"/>
        </w:rPr>
        <w:object w:dxaOrig="240" w:dyaOrig="200" w14:anchorId="255F64DE">
          <v:shape id="_x0000_i1208" type="#_x0000_t75" style="width:12pt;height:10pt" o:ole="" fillcolor="window">
            <v:imagedata r:id="rId173" o:title=""/>
          </v:shape>
          <o:OLEObject Type="Embed" ProgID="Equation.3" ShapeID="_x0000_i1208" DrawAspect="Content" ObjectID="_1821961437" r:id="rId324"/>
        </w:object>
      </w:r>
      <w:r w:rsidRPr="00C8370E">
        <w:t xml:space="preserve"> раз в году</w:t>
      </w:r>
    </w:p>
    <w:p w14:paraId="67C26A78" w14:textId="77777777" w:rsidR="004472F4" w:rsidRPr="00C8370E" w:rsidRDefault="004472F4" w:rsidP="00A812CD">
      <w:pPr>
        <w:numPr>
          <w:ilvl w:val="12"/>
          <w:numId w:val="0"/>
        </w:numPr>
        <w:ind w:firstLine="567"/>
        <w:jc w:val="both"/>
      </w:pPr>
      <w:r w:rsidRPr="00C8370E">
        <w:tab/>
      </w:r>
      <w:r w:rsidRPr="00C8370E">
        <w:rPr>
          <w:position w:val="-30"/>
        </w:rPr>
        <w:object w:dxaOrig="1160" w:dyaOrig="700" w14:anchorId="57AD5CE9">
          <v:shape id="_x0000_i1209" type="#_x0000_t75" style="width:56.5pt;height:35pt" o:ole="" fillcolor="window">
            <v:imagedata r:id="rId325" o:title=""/>
          </v:shape>
          <o:OLEObject Type="Embed" ProgID="Equation.3" ShapeID="_x0000_i1209" DrawAspect="Content" ObjectID="_1821961438" r:id="rId326"/>
        </w:object>
      </w:r>
      <w:r w:rsidRPr="00C8370E">
        <w:t>,</w:t>
      </w:r>
    </w:p>
    <w:p w14:paraId="287B6F09" w14:textId="77777777" w:rsidR="004472F4" w:rsidRPr="00C8370E" w:rsidRDefault="004472F4" w:rsidP="00A812CD">
      <w:pPr>
        <w:numPr>
          <w:ilvl w:val="12"/>
          <w:numId w:val="0"/>
        </w:numPr>
        <w:ind w:firstLine="567"/>
        <w:jc w:val="both"/>
      </w:pPr>
      <w:r w:rsidRPr="00C8370E">
        <w:t>Величина первой пенсии в первый год:</w:t>
      </w:r>
    </w:p>
    <w:p w14:paraId="225F8643" w14:textId="77777777" w:rsidR="004472F4" w:rsidRPr="00C8370E" w:rsidRDefault="004472F4" w:rsidP="00A812CD">
      <w:pPr>
        <w:numPr>
          <w:ilvl w:val="12"/>
          <w:numId w:val="0"/>
        </w:numPr>
        <w:ind w:firstLine="567"/>
        <w:jc w:val="both"/>
      </w:pPr>
      <w:r w:rsidRPr="00C8370E">
        <w:tab/>
      </w:r>
      <w:r w:rsidRPr="00C8370E">
        <w:rPr>
          <w:position w:val="-12"/>
        </w:rPr>
        <w:object w:dxaOrig="2000" w:dyaOrig="360" w14:anchorId="30D23355">
          <v:shape id="_x0000_i1210" type="#_x0000_t75" style="width:100pt;height:18pt" o:ole="" fillcolor="window">
            <v:imagedata r:id="rId327" o:title=""/>
          </v:shape>
          <o:OLEObject Type="Embed" ProgID="Equation.3" ShapeID="_x0000_i1210" DrawAspect="Content" ObjectID="_1821961439" r:id="rId328"/>
        </w:object>
      </w:r>
      <w:r w:rsidRPr="00C8370E">
        <w:t>,</w:t>
      </w:r>
    </w:p>
    <w:p w14:paraId="45AE7196" w14:textId="77777777" w:rsidR="004472F4" w:rsidRPr="00C8370E" w:rsidRDefault="004472F4" w:rsidP="00A812CD">
      <w:pPr>
        <w:numPr>
          <w:ilvl w:val="12"/>
          <w:numId w:val="0"/>
        </w:numPr>
        <w:ind w:firstLine="567"/>
        <w:jc w:val="both"/>
      </w:pPr>
      <w:r w:rsidRPr="00C8370E">
        <w:t>где:</w:t>
      </w:r>
      <w:r w:rsidRPr="00C8370E">
        <w:tab/>
      </w:r>
      <w:r w:rsidRPr="00C8370E">
        <w:rPr>
          <w:position w:val="-4"/>
        </w:rPr>
        <w:object w:dxaOrig="220" w:dyaOrig="240" w14:anchorId="0B0811CF">
          <v:shape id="_x0000_i1211" type="#_x0000_t75" style="width:11pt;height:12pt" o:ole="" fillcolor="window">
            <v:imagedata r:id="rId329" o:title=""/>
          </v:shape>
          <o:OLEObject Type="Embed" ProgID="Equation.3" ShapeID="_x0000_i1211" DrawAspect="Content" ObjectID="_1821961440" r:id="rId330"/>
        </w:object>
      </w:r>
      <w:r w:rsidRPr="00C8370E">
        <w:t xml:space="preserve">= 0,75 </w:t>
      </w:r>
      <w:r w:rsidRPr="00C8370E">
        <w:sym w:font="Symbol" w:char="F0B8"/>
      </w:r>
      <w:r w:rsidRPr="00C8370E">
        <w:t xml:space="preserve"> 1, в зависимости от величины первой пенсии.</w:t>
      </w:r>
      <w:r w:rsidRPr="00C8370E">
        <w:tab/>
      </w:r>
      <w:r w:rsidRPr="00C8370E">
        <w:tab/>
      </w:r>
    </w:p>
    <w:p w14:paraId="504858A4" w14:textId="77777777" w:rsidR="004472F4" w:rsidRPr="00C8370E" w:rsidRDefault="004472F4" w:rsidP="00A812CD">
      <w:pPr>
        <w:numPr>
          <w:ilvl w:val="12"/>
          <w:numId w:val="0"/>
        </w:numPr>
        <w:ind w:firstLine="567"/>
        <w:jc w:val="both"/>
      </w:pPr>
      <w:r w:rsidRPr="00C8370E">
        <w:t xml:space="preserve">Величина </w:t>
      </w:r>
      <w:r w:rsidRPr="00C8370E">
        <w:rPr>
          <w:position w:val="-12"/>
        </w:rPr>
        <w:object w:dxaOrig="279" w:dyaOrig="380" w14:anchorId="4F9FE214">
          <v:shape id="_x0000_i1212" type="#_x0000_t75" style="width:14pt;height:19pt" o:ole="" fillcolor="window">
            <v:imagedata r:id="rId331" o:title=""/>
          </v:shape>
          <o:OLEObject Type="Embed" ProgID="Equation.3" ShapeID="_x0000_i1212" DrawAspect="Content" ObjectID="_1821961441" r:id="rId332"/>
        </w:object>
      </w:r>
      <w:r w:rsidRPr="00C8370E">
        <w:t>определяется по таблице средней продолжительности жизни.</w:t>
      </w:r>
    </w:p>
    <w:p w14:paraId="027D5A8E" w14:textId="77777777" w:rsidR="004472F4" w:rsidRPr="00C8370E" w:rsidRDefault="004472F4" w:rsidP="00A812CD">
      <w:pPr>
        <w:numPr>
          <w:ilvl w:val="12"/>
          <w:numId w:val="0"/>
        </w:numPr>
        <w:spacing w:before="120"/>
        <w:ind w:firstLine="567"/>
        <w:jc w:val="both"/>
      </w:pPr>
      <w:r w:rsidRPr="00C8370E">
        <w:tab/>
        <w:t>Пенсия в последующие годы</w:t>
      </w:r>
    </w:p>
    <w:p w14:paraId="1E07BE4C" w14:textId="77777777" w:rsidR="004472F4" w:rsidRPr="00C8370E" w:rsidRDefault="004472F4" w:rsidP="00A812CD">
      <w:pPr>
        <w:numPr>
          <w:ilvl w:val="12"/>
          <w:numId w:val="0"/>
        </w:numPr>
        <w:ind w:firstLine="567"/>
        <w:jc w:val="both"/>
      </w:pPr>
      <w:r w:rsidRPr="00C8370E">
        <w:tab/>
      </w:r>
      <w:r w:rsidRPr="00C8370E">
        <w:rPr>
          <w:position w:val="-12"/>
        </w:rPr>
        <w:object w:dxaOrig="1660" w:dyaOrig="360" w14:anchorId="43B0F5BA">
          <v:shape id="_x0000_i1213" type="#_x0000_t75" style="width:83pt;height:18pt" o:ole="" fillcolor="window">
            <v:imagedata r:id="rId333" o:title=""/>
          </v:shape>
          <o:OLEObject Type="Embed" ProgID="Equation.3" ShapeID="_x0000_i1213" DrawAspect="Content" ObjectID="_1821961442" r:id="rId334"/>
        </w:object>
      </w:r>
      <w:r w:rsidRPr="00C8370E">
        <w:t xml:space="preserve">,                     </w:t>
      </w:r>
      <w:r w:rsidRPr="00C8370E">
        <w:rPr>
          <w:position w:val="-10"/>
        </w:rPr>
        <w:object w:dxaOrig="1020" w:dyaOrig="320" w14:anchorId="76CFBFF3">
          <v:shape id="_x0000_i1214" type="#_x0000_t75" style="width:51pt;height:16pt" o:ole="" fillcolor="window">
            <v:imagedata r:id="rId335" o:title=""/>
          </v:shape>
          <o:OLEObject Type="Embed" ProgID="Equation.3" ShapeID="_x0000_i1214" DrawAspect="Content" ObjectID="_1821961443" r:id="rId336"/>
        </w:object>
      </w:r>
      <w:r w:rsidRPr="00C8370E">
        <w:tab/>
      </w:r>
      <w:r w:rsidRPr="00C8370E">
        <w:tab/>
      </w:r>
      <w:r w:rsidRPr="00C8370E">
        <w:tab/>
      </w:r>
    </w:p>
    <w:p w14:paraId="2A1C32BE" w14:textId="77777777" w:rsidR="004472F4" w:rsidRPr="00C8370E" w:rsidRDefault="004472F4" w:rsidP="00A812CD">
      <w:pPr>
        <w:numPr>
          <w:ilvl w:val="12"/>
          <w:numId w:val="0"/>
        </w:numPr>
        <w:spacing w:before="120"/>
        <w:ind w:firstLine="567"/>
        <w:jc w:val="both"/>
      </w:pPr>
      <w:r w:rsidRPr="00C8370E">
        <w:t xml:space="preserve">При расчете пожизненной пенсии (для определения </w:t>
      </w:r>
      <w:r w:rsidRPr="00C8370E">
        <w:rPr>
          <w:position w:val="-12"/>
        </w:rPr>
        <w:object w:dxaOrig="279" w:dyaOrig="360" w14:anchorId="1B03D640">
          <v:shape id="_x0000_i1215" type="#_x0000_t75" style="width:14pt;height:18pt" o:ole="" fillcolor="window">
            <v:imagedata r:id="rId337" o:title=""/>
          </v:shape>
          <o:OLEObject Type="Embed" ProgID="Equation.3" ShapeID="_x0000_i1215" DrawAspect="Content" ObjectID="_1821961444" r:id="rId338"/>
        </w:object>
      </w:r>
      <w:r w:rsidRPr="00C8370E">
        <w:t>) в Фонде используются таблицы средней продолжительности жизни населения (форма 3-ТС).</w:t>
      </w:r>
    </w:p>
    <w:p w14:paraId="16D3784B" w14:textId="77777777" w:rsidR="004472F4" w:rsidRPr="00C8370E" w:rsidRDefault="004472F4" w:rsidP="00A812CD">
      <w:pPr>
        <w:numPr>
          <w:ilvl w:val="12"/>
          <w:numId w:val="0"/>
        </w:numPr>
        <w:ind w:firstLine="567"/>
        <w:jc w:val="both"/>
      </w:pPr>
      <w:r w:rsidRPr="00C8370E">
        <w:t xml:space="preserve">Если размер выплачиваемой пенсии </w:t>
      </w:r>
      <w:r w:rsidRPr="00C8370E">
        <w:rPr>
          <w:position w:val="-12"/>
        </w:rPr>
        <w:object w:dxaOrig="920" w:dyaOrig="380" w14:anchorId="7D3F0A39">
          <v:shape id="_x0000_i1216" type="#_x0000_t75" style="width:46pt;height:19pt" o:ole="" fillcolor="window">
            <v:imagedata r:id="rId339" o:title=""/>
          </v:shape>
          <o:OLEObject Type="Embed" ProgID="Equation.3" ShapeID="_x0000_i1216" DrawAspect="Content" ObjectID="_1821961445" r:id="rId340"/>
        </w:object>
      </w:r>
      <w:r w:rsidRPr="00C8370E">
        <w:t>, пожизненная схема для данного Участника не может применяться, и Участник должен выбирать из схем  № 2 и № 3.</w:t>
      </w:r>
    </w:p>
    <w:p w14:paraId="49BAA3D8" w14:textId="77777777" w:rsidR="004472F4" w:rsidRPr="00C8370E" w:rsidRDefault="004472F4" w:rsidP="00A812CD">
      <w:pPr>
        <w:pStyle w:val="30"/>
        <w:ind w:firstLine="567"/>
      </w:pPr>
      <w:bookmarkStart w:id="79" w:name="_Toc480083089"/>
    </w:p>
    <w:p w14:paraId="182C8411" w14:textId="77777777" w:rsidR="004472F4" w:rsidRPr="00C8370E" w:rsidRDefault="004472F4" w:rsidP="00A812CD">
      <w:pPr>
        <w:pStyle w:val="30"/>
        <w:ind w:firstLine="567"/>
        <w:rPr>
          <w:u w:val="single"/>
        </w:rPr>
      </w:pPr>
      <w:r w:rsidRPr="00C8370E">
        <w:t>1</w:t>
      </w:r>
      <w:r w:rsidR="005234A0" w:rsidRPr="00C8370E">
        <w:t>8</w:t>
      </w:r>
      <w:r w:rsidRPr="00C8370E">
        <w:t>.4.2.</w:t>
      </w:r>
      <w:r w:rsidRPr="00C8370E">
        <w:rPr>
          <w:u w:val="single"/>
        </w:rPr>
        <w:t xml:space="preserve"> Схема №</w:t>
      </w:r>
      <w:r w:rsidRPr="00C8370E">
        <w:t>2</w:t>
      </w:r>
      <w:bookmarkEnd w:id="79"/>
      <w:r w:rsidR="007104D2" w:rsidRPr="00C8370E">
        <w:t xml:space="preserve">. </w:t>
      </w:r>
      <w:r w:rsidR="00785E0A" w:rsidRPr="00C8370E">
        <w:rPr>
          <w:u w:val="single"/>
        </w:rPr>
        <w:t>С установленными размерами пенсионных взносов. Пенсионные выплаты производятся в течение установленного пенсионным договором срока</w:t>
      </w:r>
      <w:r w:rsidR="007104D2" w:rsidRPr="00C8370E">
        <w:rPr>
          <w:u w:val="single"/>
        </w:rPr>
        <w:t>.</w:t>
      </w:r>
    </w:p>
    <w:p w14:paraId="7ED3378B" w14:textId="77777777" w:rsidR="004472F4" w:rsidRPr="00C8370E" w:rsidRDefault="004472F4" w:rsidP="00A812CD">
      <w:pPr>
        <w:numPr>
          <w:ilvl w:val="12"/>
          <w:numId w:val="0"/>
        </w:numPr>
        <w:ind w:firstLine="567"/>
        <w:jc w:val="both"/>
      </w:pPr>
      <w:r w:rsidRPr="00C8370E">
        <w:tab/>
      </w:r>
    </w:p>
    <w:p w14:paraId="0806D89E" w14:textId="77777777" w:rsidR="004472F4" w:rsidRPr="00C8370E" w:rsidRDefault="004472F4" w:rsidP="00A812CD">
      <w:pPr>
        <w:numPr>
          <w:ilvl w:val="12"/>
          <w:numId w:val="0"/>
        </w:numPr>
        <w:ind w:firstLine="567"/>
        <w:jc w:val="both"/>
      </w:pPr>
      <w:r w:rsidRPr="00C8370E">
        <w:t>Расчет пенсионной выплаты в течение ряда лет осуществляется по следующим формулам:</w:t>
      </w:r>
    </w:p>
    <w:p w14:paraId="09B0E877" w14:textId="77777777" w:rsidR="004472F4" w:rsidRPr="00C8370E" w:rsidRDefault="004472F4" w:rsidP="004472F4">
      <w:pPr>
        <w:numPr>
          <w:ilvl w:val="0"/>
          <w:numId w:val="1"/>
        </w:numPr>
        <w:jc w:val="both"/>
      </w:pPr>
      <w:r w:rsidRPr="00C8370E">
        <w:t xml:space="preserve">величина пенсии в первом году, выплачиваемой </w:t>
      </w:r>
      <w:r w:rsidRPr="00C8370E">
        <w:rPr>
          <w:position w:val="-4"/>
        </w:rPr>
        <w:object w:dxaOrig="240" w:dyaOrig="200" w14:anchorId="767816A7">
          <v:shape id="_x0000_i1217" type="#_x0000_t75" style="width:12pt;height:10pt" o:ole="" fillcolor="window">
            <v:imagedata r:id="rId173" o:title=""/>
          </v:shape>
          <o:OLEObject Type="Embed" ProgID="Equation.3" ShapeID="_x0000_i1217" DrawAspect="Content" ObjectID="_1821961446" r:id="rId341"/>
        </w:object>
      </w:r>
      <w:r w:rsidRPr="00C8370E">
        <w:t xml:space="preserve"> раз в год</w:t>
      </w:r>
    </w:p>
    <w:p w14:paraId="62D2C025" w14:textId="77777777" w:rsidR="004472F4" w:rsidRPr="00C8370E" w:rsidRDefault="004472F4" w:rsidP="004472F4">
      <w:pPr>
        <w:numPr>
          <w:ilvl w:val="12"/>
          <w:numId w:val="0"/>
        </w:numPr>
        <w:jc w:val="both"/>
      </w:pPr>
      <w:r w:rsidRPr="00C8370E">
        <w:tab/>
      </w:r>
      <w:r w:rsidRPr="00C8370E">
        <w:rPr>
          <w:position w:val="-24"/>
        </w:rPr>
        <w:object w:dxaOrig="1180" w:dyaOrig="639" w14:anchorId="7809FEDF">
          <v:shape id="_x0000_i1218" type="#_x0000_t75" style="width:59pt;height:32pt" o:ole="" fillcolor="window">
            <v:imagedata r:id="rId342" o:title=""/>
          </v:shape>
          <o:OLEObject Type="Embed" ProgID="Equation.3" ShapeID="_x0000_i1218" DrawAspect="Content" ObjectID="_1821961447" r:id="rId343"/>
        </w:object>
      </w:r>
      <w:r w:rsidRPr="00C8370E">
        <w:t>,</w:t>
      </w:r>
    </w:p>
    <w:p w14:paraId="4A223E02" w14:textId="77777777" w:rsidR="004472F4" w:rsidRPr="00C8370E" w:rsidRDefault="004472F4" w:rsidP="004472F4">
      <w:pPr>
        <w:numPr>
          <w:ilvl w:val="12"/>
          <w:numId w:val="0"/>
        </w:numPr>
        <w:jc w:val="both"/>
      </w:pPr>
      <w:r w:rsidRPr="00C8370E">
        <w:tab/>
        <w:t>Величина первой пенсии в первый год:</w:t>
      </w:r>
    </w:p>
    <w:p w14:paraId="1EB1A227" w14:textId="77777777" w:rsidR="004472F4" w:rsidRPr="00C8370E" w:rsidRDefault="004472F4" w:rsidP="004472F4">
      <w:pPr>
        <w:numPr>
          <w:ilvl w:val="12"/>
          <w:numId w:val="0"/>
        </w:numPr>
        <w:jc w:val="both"/>
      </w:pPr>
      <w:r w:rsidRPr="00C8370E">
        <w:tab/>
      </w:r>
      <w:r w:rsidRPr="00C8370E">
        <w:rPr>
          <w:position w:val="-12"/>
        </w:rPr>
        <w:object w:dxaOrig="2000" w:dyaOrig="360" w14:anchorId="3283BB1B">
          <v:shape id="_x0000_i1219" type="#_x0000_t75" style="width:100pt;height:18pt" o:ole="" fillcolor="window">
            <v:imagedata r:id="rId344" o:title=""/>
          </v:shape>
          <o:OLEObject Type="Embed" ProgID="Equation.3" ShapeID="_x0000_i1219" DrawAspect="Content" ObjectID="_1821961448" r:id="rId345"/>
        </w:object>
      </w:r>
      <w:r w:rsidRPr="00C8370E">
        <w:t>,</w:t>
      </w:r>
    </w:p>
    <w:p w14:paraId="1FA67A54" w14:textId="77777777" w:rsidR="004472F4" w:rsidRPr="00C8370E" w:rsidRDefault="004472F4" w:rsidP="00FF7BAA">
      <w:pPr>
        <w:numPr>
          <w:ilvl w:val="12"/>
          <w:numId w:val="0"/>
        </w:numPr>
        <w:spacing w:before="80"/>
        <w:jc w:val="both"/>
      </w:pPr>
      <w:r w:rsidRPr="00C8370E">
        <w:tab/>
        <w:t>где</w:t>
      </w:r>
      <w:r w:rsidRPr="00C8370E">
        <w:tab/>
      </w:r>
      <w:r w:rsidRPr="00C8370E">
        <w:rPr>
          <w:position w:val="-4"/>
        </w:rPr>
        <w:object w:dxaOrig="220" w:dyaOrig="240" w14:anchorId="02ADCBA9">
          <v:shape id="_x0000_i1220" type="#_x0000_t75" style="width:11pt;height:12pt" o:ole="" fillcolor="window">
            <v:imagedata r:id="rId346" o:title=""/>
          </v:shape>
          <o:OLEObject Type="Embed" ProgID="Equation.3" ShapeID="_x0000_i1220" DrawAspect="Content" ObjectID="_1821961449" r:id="rId347"/>
        </w:object>
      </w:r>
      <w:r w:rsidRPr="00C8370E">
        <w:t xml:space="preserve">= 0,75 </w:t>
      </w:r>
      <w:r w:rsidRPr="00C8370E">
        <w:sym w:font="Symbol" w:char="F0B8"/>
      </w:r>
      <w:r w:rsidRPr="00C8370E">
        <w:t xml:space="preserve"> 1, в зависимости от величины первой пенсии;</w:t>
      </w:r>
      <w:r w:rsidRPr="00C8370E">
        <w:tab/>
      </w:r>
      <w:r w:rsidRPr="00C8370E">
        <w:tab/>
      </w:r>
      <w:r w:rsidRPr="00C8370E">
        <w:tab/>
      </w:r>
      <w:r w:rsidRPr="00C8370E">
        <w:tab/>
      </w:r>
      <w:r w:rsidRPr="00C8370E">
        <w:tab/>
      </w:r>
      <w:r w:rsidRPr="00C8370E">
        <w:tab/>
      </w:r>
      <w:r w:rsidRPr="00C8370E">
        <w:tab/>
      </w:r>
      <w:r w:rsidRPr="00C8370E">
        <w:tab/>
      </w:r>
      <w:r w:rsidRPr="00C8370E">
        <w:tab/>
      </w:r>
    </w:p>
    <w:p w14:paraId="50AF98EB" w14:textId="77777777" w:rsidR="004472F4" w:rsidRPr="00C8370E" w:rsidRDefault="004472F4" w:rsidP="004472F4">
      <w:pPr>
        <w:numPr>
          <w:ilvl w:val="0"/>
          <w:numId w:val="1"/>
        </w:numPr>
        <w:jc w:val="both"/>
      </w:pPr>
      <w:r w:rsidRPr="00C8370E">
        <w:t>пенсия в следующем году равна</w:t>
      </w:r>
    </w:p>
    <w:p w14:paraId="7B8A563F" w14:textId="77777777" w:rsidR="004472F4" w:rsidRPr="00C8370E" w:rsidRDefault="004472F4" w:rsidP="004472F4">
      <w:pPr>
        <w:numPr>
          <w:ilvl w:val="12"/>
          <w:numId w:val="0"/>
        </w:numPr>
        <w:jc w:val="both"/>
      </w:pPr>
      <w:r w:rsidRPr="00C8370E">
        <w:tab/>
      </w:r>
      <w:r w:rsidRPr="00C8370E">
        <w:rPr>
          <w:position w:val="-28"/>
        </w:rPr>
        <w:object w:dxaOrig="1500" w:dyaOrig="680" w14:anchorId="606AC57E">
          <v:shape id="_x0000_i1221" type="#_x0000_t75" style="width:75pt;height:34pt" o:ole="" fillcolor="window">
            <v:imagedata r:id="rId348" o:title=""/>
          </v:shape>
          <o:OLEObject Type="Embed" ProgID="Equation.3" ShapeID="_x0000_i1221" DrawAspect="Content" ObjectID="_1821961450" r:id="rId349"/>
        </w:object>
      </w:r>
      <w:r w:rsidRPr="00C8370E">
        <w:t>;</w:t>
      </w:r>
      <w:r w:rsidRPr="00C8370E">
        <w:tab/>
      </w:r>
      <w:r w:rsidRPr="00C8370E">
        <w:rPr>
          <w:position w:val="-10"/>
        </w:rPr>
        <w:object w:dxaOrig="1540" w:dyaOrig="320" w14:anchorId="7B276E54">
          <v:shape id="_x0000_i1222" type="#_x0000_t75" style="width:77pt;height:16pt" o:ole="" fillcolor="window">
            <v:imagedata r:id="rId350" o:title=""/>
          </v:shape>
          <o:OLEObject Type="Embed" ProgID="Equation.3" ShapeID="_x0000_i1222" DrawAspect="Content" ObjectID="_1821961451" r:id="rId351"/>
        </w:object>
      </w:r>
      <w:r w:rsidRPr="00C8370E">
        <w:tab/>
      </w:r>
      <w:r w:rsidRPr="00C8370E">
        <w:tab/>
      </w:r>
      <w:r w:rsidRPr="00C8370E">
        <w:tab/>
      </w:r>
      <w:r w:rsidRPr="00C8370E">
        <w:tab/>
      </w:r>
      <w:r w:rsidRPr="00C8370E">
        <w:tab/>
      </w:r>
    </w:p>
    <w:p w14:paraId="051B97CA" w14:textId="77777777" w:rsidR="004472F4" w:rsidRPr="00C8370E" w:rsidRDefault="004472F4" w:rsidP="004472F4">
      <w:pPr>
        <w:numPr>
          <w:ilvl w:val="12"/>
          <w:numId w:val="0"/>
        </w:numPr>
        <w:ind w:firstLine="708"/>
        <w:jc w:val="both"/>
      </w:pPr>
      <w:r w:rsidRPr="00C8370E">
        <w:tab/>
        <w:t>Если размер выплачиваемой пенсии</w:t>
      </w:r>
      <w:r w:rsidRPr="00C8370E">
        <w:rPr>
          <w:b/>
        </w:rPr>
        <w:t xml:space="preserve"> </w:t>
      </w:r>
      <w:r w:rsidRPr="00C8370E">
        <w:rPr>
          <w:b/>
          <w:position w:val="-12"/>
        </w:rPr>
        <w:object w:dxaOrig="920" w:dyaOrig="380" w14:anchorId="32C09184">
          <v:shape id="_x0000_i1223" type="#_x0000_t75" style="width:46pt;height:19pt" o:ole="" fillcolor="window">
            <v:imagedata r:id="rId352" o:title=""/>
          </v:shape>
          <o:OLEObject Type="Embed" ProgID="Equation.3" ShapeID="_x0000_i1223" DrawAspect="Content" ObjectID="_1821961452" r:id="rId353"/>
        </w:object>
      </w:r>
      <w:r w:rsidRPr="00C8370E">
        <w:rPr>
          <w:b/>
        </w:rPr>
        <w:t xml:space="preserve">, </w:t>
      </w:r>
      <w:r w:rsidRPr="00C8370E">
        <w:t>то Участник должен либо</w:t>
      </w:r>
      <w:r w:rsidRPr="00C8370E">
        <w:rPr>
          <w:b/>
        </w:rPr>
        <w:t xml:space="preserve"> </w:t>
      </w:r>
      <w:r w:rsidRPr="00C8370E">
        <w:t>уменьшить количество лет выплат</w:t>
      </w:r>
      <w:r w:rsidRPr="00C8370E">
        <w:rPr>
          <w:b/>
        </w:rPr>
        <w:t xml:space="preserve"> </w:t>
      </w:r>
      <w:r w:rsidRPr="00C8370E">
        <w:rPr>
          <w:b/>
          <w:position w:val="-4"/>
        </w:rPr>
        <w:object w:dxaOrig="200" w:dyaOrig="200" w14:anchorId="209B3851">
          <v:shape id="_x0000_i1224" type="#_x0000_t75" style="width:10pt;height:10pt" o:ole="" fillcolor="window">
            <v:imagedata r:id="rId354" o:title=""/>
          </v:shape>
          <o:OLEObject Type="Embed" ProgID="Equation.3" ShapeID="_x0000_i1224" DrawAspect="Content" ObjectID="_1821961453" r:id="rId355"/>
        </w:object>
      </w:r>
      <w:r w:rsidRPr="00C8370E">
        <w:rPr>
          <w:b/>
        </w:rPr>
        <w:t xml:space="preserve"> </w:t>
      </w:r>
      <w:r w:rsidRPr="00C8370E">
        <w:t>(не менее 5 лет),   либо выбрать схему № 3.</w:t>
      </w:r>
    </w:p>
    <w:p w14:paraId="0E9ADF40" w14:textId="77777777" w:rsidR="004472F4" w:rsidRPr="00C8370E" w:rsidRDefault="004472F4" w:rsidP="004472F4">
      <w:pPr>
        <w:pStyle w:val="a4"/>
        <w:rPr>
          <w:b w:val="0"/>
        </w:rPr>
      </w:pPr>
      <w:r w:rsidRPr="00C8370E">
        <w:rPr>
          <w:b w:val="0"/>
        </w:rPr>
        <w:t>В соответствии с п.12.4  настоящих Правил  при выплате последней пенсии начисляется инвестиционный доход по ставке, утвержденной Исполнительной дирекцией Фонда на текущий год. Размер инвестиционного дохода за текущий год определяется как:</w:t>
      </w:r>
    </w:p>
    <w:p w14:paraId="66735CEF" w14:textId="77777777" w:rsidR="004472F4" w:rsidRPr="00C8370E" w:rsidRDefault="004472F4" w:rsidP="004472F4"/>
    <w:p w14:paraId="72C12FFC" w14:textId="77777777" w:rsidR="004472F4" w:rsidRPr="00C8370E" w:rsidRDefault="004472F4" w:rsidP="004472F4">
      <w:r w:rsidRPr="00C8370E">
        <w:tab/>
      </w:r>
      <w:r w:rsidRPr="00C8370E">
        <w:rPr>
          <w:position w:val="-34"/>
        </w:rPr>
        <w:object w:dxaOrig="4920" w:dyaOrig="800" w14:anchorId="7DCC3A36">
          <v:shape id="_x0000_i1225" type="#_x0000_t75" style="width:246pt;height:40pt" o:ole="" fillcolor="window">
            <v:imagedata r:id="rId356" o:title=""/>
          </v:shape>
          <o:OLEObject Type="Embed" ProgID="Equation.3" ShapeID="_x0000_i1225" DrawAspect="Content" ObjectID="_1821961454" r:id="rId357"/>
        </w:object>
      </w:r>
      <w:r w:rsidRPr="00C8370E">
        <w:t>,</w:t>
      </w:r>
    </w:p>
    <w:p w14:paraId="785ADDB7" w14:textId="77777777" w:rsidR="004472F4" w:rsidRPr="00C8370E" w:rsidRDefault="004472F4" w:rsidP="004472F4">
      <w:r w:rsidRPr="00C8370E">
        <w:tab/>
        <w:t>где:</w:t>
      </w:r>
      <w:r w:rsidRPr="00C8370E">
        <w:tab/>
      </w:r>
      <w:r w:rsidRPr="00C8370E">
        <w:rPr>
          <w:position w:val="-12"/>
        </w:rPr>
        <w:object w:dxaOrig="260" w:dyaOrig="360" w14:anchorId="1EE23210">
          <v:shape id="_x0000_i1226" type="#_x0000_t75" style="width:13pt;height:18pt" o:ole="" fillcolor="window">
            <v:imagedata r:id="rId358" o:title=""/>
          </v:shape>
          <o:OLEObject Type="Embed" ProgID="Equation.3" ShapeID="_x0000_i1226" DrawAspect="Content" ObjectID="_1821961455" r:id="rId359"/>
        </w:object>
      </w:r>
      <w:r w:rsidRPr="00C8370E">
        <w:tab/>
        <w:t>-  состояние счета на начало текущего года;</w:t>
      </w:r>
    </w:p>
    <w:p w14:paraId="50F8A965" w14:textId="77777777" w:rsidR="004472F4" w:rsidRPr="00C8370E" w:rsidRDefault="004472F4" w:rsidP="004472F4">
      <w:r w:rsidRPr="00C8370E">
        <w:tab/>
      </w:r>
      <w:r w:rsidRPr="00C8370E">
        <w:tab/>
      </w:r>
      <w:r w:rsidRPr="00C8370E">
        <w:rPr>
          <w:position w:val="-12"/>
          <w:lang w:val="en-US"/>
        </w:rPr>
        <w:object w:dxaOrig="279" w:dyaOrig="360" w14:anchorId="66A760CF">
          <v:shape id="_x0000_i1227" type="#_x0000_t75" style="width:14pt;height:18pt" o:ole="" fillcolor="window">
            <v:imagedata r:id="rId360" o:title=""/>
          </v:shape>
          <o:OLEObject Type="Embed" ProgID="Equation.3" ShapeID="_x0000_i1227" DrawAspect="Content" ObjectID="_1821961456" r:id="rId361"/>
        </w:object>
      </w:r>
      <w:r w:rsidRPr="00C8370E">
        <w:tab/>
        <w:t xml:space="preserve">-  размер пенсии в </w:t>
      </w:r>
      <w:r w:rsidRPr="00C8370E">
        <w:rPr>
          <w:i/>
          <w:lang w:val="en-US"/>
        </w:rPr>
        <w:t>k</w:t>
      </w:r>
      <w:r w:rsidRPr="00C8370E">
        <w:t>-ый месяц;</w:t>
      </w:r>
    </w:p>
    <w:p w14:paraId="6E876187" w14:textId="77777777" w:rsidR="004472F4" w:rsidRPr="00C8370E" w:rsidRDefault="004472F4" w:rsidP="004472F4">
      <w:pPr>
        <w:tabs>
          <w:tab w:val="num" w:pos="720"/>
        </w:tabs>
        <w:ind w:left="1440" w:hanging="1080"/>
      </w:pPr>
      <w:r w:rsidRPr="00C8370E">
        <w:tab/>
      </w:r>
      <w:r w:rsidRPr="00C8370E">
        <w:tab/>
      </w:r>
      <w:r w:rsidRPr="00C8370E">
        <w:rPr>
          <w:position w:val="-6"/>
        </w:rPr>
        <w:object w:dxaOrig="139" w:dyaOrig="260" w14:anchorId="3E39CC9A">
          <v:shape id="_x0000_i1228" type="#_x0000_t75" style="width:7pt;height:13pt" o:ole="" fillcolor="window">
            <v:imagedata r:id="rId362" o:title=""/>
          </v:shape>
          <o:OLEObject Type="Embed" ProgID="Equation.3" ShapeID="_x0000_i1228" DrawAspect="Content" ObjectID="_1821961457" r:id="rId363"/>
        </w:object>
      </w:r>
      <w:r w:rsidRPr="00C8370E">
        <w:tab/>
        <w:t>-  ставка, утвержденная Исполнительной дирекцией Фонда на текущий год;</w:t>
      </w:r>
    </w:p>
    <w:p w14:paraId="5AB57014" w14:textId="77777777" w:rsidR="004472F4" w:rsidRPr="00C8370E" w:rsidRDefault="004472F4" w:rsidP="004472F4">
      <w:pPr>
        <w:tabs>
          <w:tab w:val="num" w:pos="720"/>
          <w:tab w:val="num" w:pos="1080"/>
        </w:tabs>
        <w:ind w:left="720"/>
      </w:pPr>
      <w:r w:rsidRPr="00C8370E">
        <w:tab/>
      </w:r>
      <w:r w:rsidRPr="00C8370E">
        <w:tab/>
      </w:r>
      <w:r w:rsidRPr="00C8370E">
        <w:rPr>
          <w:position w:val="-4"/>
        </w:rPr>
        <w:object w:dxaOrig="260" w:dyaOrig="260" w14:anchorId="4A6AFCE5">
          <v:shape id="_x0000_i1229" type="#_x0000_t75" style="width:13pt;height:13pt" o:ole="" fillcolor="window">
            <v:imagedata r:id="rId364" o:title=""/>
          </v:shape>
          <o:OLEObject Type="Embed" ProgID="Equation.3" ShapeID="_x0000_i1229" DrawAspect="Content" ObjectID="_1821961458" r:id="rId365"/>
        </w:object>
      </w:r>
      <w:r w:rsidRPr="00C8370E">
        <w:tab/>
        <w:t>-  количество выплат пенсий за текущий год;</w:t>
      </w:r>
    </w:p>
    <w:p w14:paraId="7D9988CD" w14:textId="77777777" w:rsidR="004472F4" w:rsidRPr="00C8370E" w:rsidRDefault="004472F4" w:rsidP="004472F4">
      <w:pPr>
        <w:tabs>
          <w:tab w:val="num" w:pos="1080"/>
          <w:tab w:val="num" w:pos="1440"/>
        </w:tabs>
        <w:ind w:left="1080"/>
      </w:pPr>
      <w:r w:rsidRPr="00C8370E">
        <w:tab/>
      </w:r>
      <w:r w:rsidRPr="00C8370E">
        <w:rPr>
          <w:position w:val="-4"/>
        </w:rPr>
        <w:object w:dxaOrig="320" w:dyaOrig="260" w14:anchorId="3900D668">
          <v:shape id="_x0000_i1230" type="#_x0000_t75" style="width:16pt;height:13pt" o:ole="" fillcolor="window">
            <v:imagedata r:id="rId366" o:title=""/>
          </v:shape>
          <o:OLEObject Type="Embed" ProgID="Equation.3" ShapeID="_x0000_i1230" DrawAspect="Content" ObjectID="_1821961459" r:id="rId367"/>
        </w:object>
      </w:r>
      <w:r w:rsidRPr="00C8370E">
        <w:tab/>
        <w:t>-  месяц последней выплаты;</w:t>
      </w:r>
    </w:p>
    <w:p w14:paraId="06222300" w14:textId="77777777" w:rsidR="004472F4" w:rsidRPr="00C8370E" w:rsidRDefault="004472F4" w:rsidP="004472F4">
      <w:pPr>
        <w:tabs>
          <w:tab w:val="num" w:pos="1440"/>
        </w:tabs>
        <w:ind w:left="1080"/>
      </w:pPr>
      <w:r w:rsidRPr="00C8370E">
        <w:tab/>
      </w:r>
      <w:r w:rsidRPr="00C8370E">
        <w:rPr>
          <w:position w:val="-12"/>
        </w:rPr>
        <w:object w:dxaOrig="380" w:dyaOrig="360" w14:anchorId="702E1471">
          <v:shape id="_x0000_i1231" type="#_x0000_t75" style="width:19pt;height:18pt" o:ole="" fillcolor="window">
            <v:imagedata r:id="rId368" o:title=""/>
          </v:shape>
          <o:OLEObject Type="Embed" ProgID="Equation.3" ShapeID="_x0000_i1231" DrawAspect="Content" ObjectID="_1821961460" r:id="rId369"/>
        </w:object>
      </w:r>
      <w:r w:rsidRPr="00C8370E">
        <w:tab/>
        <w:t xml:space="preserve">-  месяц, когда была проведена выплата пенсии </w:t>
      </w:r>
      <w:r w:rsidRPr="00C8370E">
        <w:rPr>
          <w:i/>
          <w:lang w:val="en-US"/>
        </w:rPr>
        <w:t>k</w:t>
      </w:r>
      <w:r w:rsidRPr="00C8370E">
        <w:t>.</w:t>
      </w:r>
    </w:p>
    <w:p w14:paraId="66A57AA9" w14:textId="77777777" w:rsidR="004472F4" w:rsidRPr="00C8370E" w:rsidRDefault="004472F4" w:rsidP="004472F4">
      <w:pPr>
        <w:tabs>
          <w:tab w:val="num" w:pos="1440"/>
        </w:tabs>
        <w:ind w:firstLine="720"/>
      </w:pPr>
      <w:r w:rsidRPr="00C8370E">
        <w:t>Размер последней пенсии равен:</w:t>
      </w:r>
    </w:p>
    <w:p w14:paraId="755F800E" w14:textId="77777777" w:rsidR="004472F4" w:rsidRPr="00C8370E" w:rsidRDefault="004472F4" w:rsidP="004472F4">
      <w:pPr>
        <w:tabs>
          <w:tab w:val="num" w:pos="1440"/>
        </w:tabs>
        <w:ind w:firstLine="720"/>
      </w:pPr>
    </w:p>
    <w:p w14:paraId="6BC0910B" w14:textId="77777777" w:rsidR="004472F4" w:rsidRPr="00C8370E" w:rsidRDefault="004472F4" w:rsidP="004472F4">
      <w:pPr>
        <w:tabs>
          <w:tab w:val="num" w:pos="1440"/>
        </w:tabs>
        <w:ind w:firstLine="720"/>
      </w:pPr>
      <w:r w:rsidRPr="00C8370E">
        <w:rPr>
          <w:position w:val="-12"/>
        </w:rPr>
        <w:object w:dxaOrig="1200" w:dyaOrig="360" w14:anchorId="32D329E3">
          <v:shape id="_x0000_i1232" type="#_x0000_t75" style="width:60pt;height:18pt" o:ole="" fillcolor="window">
            <v:imagedata r:id="rId370" o:title=""/>
          </v:shape>
          <o:OLEObject Type="Embed" ProgID="Equation.3" ShapeID="_x0000_i1232" DrawAspect="Content" ObjectID="_1821961461" r:id="rId371"/>
        </w:object>
      </w:r>
    </w:p>
    <w:p w14:paraId="55894BDB" w14:textId="77777777" w:rsidR="004472F4" w:rsidRPr="00C8370E" w:rsidRDefault="004472F4" w:rsidP="004472F4">
      <w:pPr>
        <w:numPr>
          <w:ilvl w:val="12"/>
          <w:numId w:val="0"/>
        </w:numPr>
        <w:ind w:firstLine="708"/>
        <w:jc w:val="both"/>
        <w:rPr>
          <w:b/>
        </w:rPr>
      </w:pPr>
    </w:p>
    <w:p w14:paraId="0F2FE9F4" w14:textId="77777777" w:rsidR="007104D2" w:rsidRPr="00C8370E" w:rsidRDefault="004472F4" w:rsidP="007104D2">
      <w:pPr>
        <w:spacing w:before="80"/>
        <w:ind w:firstLine="567"/>
        <w:jc w:val="both"/>
      </w:pPr>
      <w:bookmarkStart w:id="80" w:name="_Toc480083090"/>
      <w:r w:rsidRPr="00C8370E">
        <w:t>1</w:t>
      </w:r>
      <w:r w:rsidR="005234A0" w:rsidRPr="00C8370E">
        <w:t>8</w:t>
      </w:r>
      <w:r w:rsidRPr="00C8370E">
        <w:t>.4.3.</w:t>
      </w:r>
      <w:r w:rsidRPr="00C8370E">
        <w:rPr>
          <w:u w:val="single"/>
        </w:rPr>
        <w:t xml:space="preserve"> Схема №3.</w:t>
      </w:r>
      <w:bookmarkEnd w:id="80"/>
      <w:r w:rsidR="007104D2" w:rsidRPr="00C8370E">
        <w:rPr>
          <w:u w:val="single"/>
        </w:rPr>
        <w:t xml:space="preserve"> С установленными размерами пенсионных взносов. Пенсионные выплаты производятся до полного исчерпания средств на именном пенсионном счете Участника (продолжительностью не менее пяти лет);</w:t>
      </w:r>
    </w:p>
    <w:p w14:paraId="3C2EDD81" w14:textId="77777777" w:rsidR="004472F4" w:rsidRPr="00C8370E" w:rsidRDefault="004472F4" w:rsidP="004472F4">
      <w:pPr>
        <w:pStyle w:val="30"/>
        <w:ind w:firstLine="708"/>
        <w:rPr>
          <w:u w:val="single"/>
        </w:rPr>
      </w:pPr>
    </w:p>
    <w:p w14:paraId="6CF4699D" w14:textId="77777777" w:rsidR="004472F4" w:rsidRPr="00C8370E" w:rsidRDefault="004472F4" w:rsidP="004472F4">
      <w:pPr>
        <w:numPr>
          <w:ilvl w:val="12"/>
          <w:numId w:val="0"/>
        </w:numPr>
        <w:ind w:firstLine="708"/>
        <w:jc w:val="both"/>
      </w:pPr>
      <w:r w:rsidRPr="00C8370E">
        <w:t>Размер пенсии и периодичность выплат устанавливается Участником в момент оформления пенсии. Размер пенсии выбирается из условия, что количество лет выплат должно быть</w:t>
      </w:r>
      <w:r w:rsidRPr="00C8370E">
        <w:rPr>
          <w:b/>
        </w:rPr>
        <w:t xml:space="preserve"> </w:t>
      </w:r>
      <w:r w:rsidRPr="00C8370E">
        <w:t>не</w:t>
      </w:r>
      <w:r w:rsidRPr="00C8370E">
        <w:rPr>
          <w:b/>
        </w:rPr>
        <w:t xml:space="preserve"> </w:t>
      </w:r>
      <w:r w:rsidRPr="00C8370E">
        <w:t>менее 5</w:t>
      </w:r>
      <w:r w:rsidRPr="00C8370E">
        <w:rPr>
          <w:b/>
        </w:rPr>
        <w:t xml:space="preserve"> </w:t>
      </w:r>
      <w:r w:rsidRPr="00C8370E">
        <w:rPr>
          <w:b/>
          <w:position w:val="-10"/>
        </w:rPr>
        <w:object w:dxaOrig="840" w:dyaOrig="320" w14:anchorId="69FAC699">
          <v:shape id="_x0000_i1233" type="#_x0000_t75" style="width:42pt;height:16pt" o:ole="" fillcolor="window">
            <v:imagedata r:id="rId372" o:title=""/>
          </v:shape>
          <o:OLEObject Type="Embed" ProgID="Equation.3" ShapeID="_x0000_i1233" DrawAspect="Content" ObjectID="_1821961462" r:id="rId373"/>
        </w:object>
      </w:r>
      <w:r w:rsidRPr="00C8370E">
        <w:rPr>
          <w:b/>
        </w:rPr>
        <w:t xml:space="preserve">. </w:t>
      </w:r>
    </w:p>
    <w:p w14:paraId="77849E5F" w14:textId="77777777" w:rsidR="004472F4" w:rsidRPr="00C8370E" w:rsidRDefault="004472F4" w:rsidP="004472F4">
      <w:pPr>
        <w:numPr>
          <w:ilvl w:val="12"/>
          <w:numId w:val="0"/>
        </w:numPr>
        <w:ind w:firstLine="708"/>
        <w:jc w:val="both"/>
      </w:pPr>
      <w:r w:rsidRPr="00C8370E">
        <w:t xml:space="preserve">Продолжительность выплат пенсии, выплачиваемой </w:t>
      </w:r>
      <w:r w:rsidRPr="00C8370E">
        <w:rPr>
          <w:position w:val="-4"/>
        </w:rPr>
        <w:object w:dxaOrig="240" w:dyaOrig="200" w14:anchorId="54A1D351">
          <v:shape id="_x0000_i1234" type="#_x0000_t75" style="width:12pt;height:10pt" o:ole="" fillcolor="window">
            <v:imagedata r:id="rId173" o:title=""/>
          </v:shape>
          <o:OLEObject Type="Embed" ProgID="Equation.3" ShapeID="_x0000_i1234" DrawAspect="Content" ObjectID="_1821961463" r:id="rId374"/>
        </w:object>
      </w:r>
      <w:r w:rsidRPr="00C8370E">
        <w:t xml:space="preserve"> раз в году, определяется выражением</w:t>
      </w:r>
    </w:p>
    <w:p w14:paraId="35BCA9E8" w14:textId="77777777" w:rsidR="004472F4" w:rsidRPr="00C8370E" w:rsidRDefault="004472F4" w:rsidP="004472F4">
      <w:pPr>
        <w:numPr>
          <w:ilvl w:val="12"/>
          <w:numId w:val="0"/>
        </w:numPr>
        <w:ind w:firstLine="708"/>
        <w:jc w:val="both"/>
      </w:pPr>
      <w:r w:rsidRPr="00C8370E">
        <w:rPr>
          <w:position w:val="-30"/>
        </w:rPr>
        <w:object w:dxaOrig="1040" w:dyaOrig="700" w14:anchorId="5F34AE4E">
          <v:shape id="_x0000_i1235" type="#_x0000_t75" style="width:52pt;height:35pt" o:ole="" fillcolor="window">
            <v:imagedata r:id="rId375" o:title=""/>
          </v:shape>
          <o:OLEObject Type="Embed" ProgID="Equation.3" ShapeID="_x0000_i1235" DrawAspect="Content" ObjectID="_1821961464" r:id="rId376"/>
        </w:object>
      </w:r>
      <w:r w:rsidRPr="00C8370E">
        <w:t>.</w:t>
      </w:r>
      <w:r w:rsidRPr="00C8370E">
        <w:tab/>
      </w:r>
      <w:r w:rsidRPr="00C8370E">
        <w:tab/>
      </w:r>
      <w:r w:rsidRPr="00C8370E">
        <w:tab/>
      </w:r>
      <w:r w:rsidRPr="00C8370E">
        <w:tab/>
      </w:r>
      <w:r w:rsidRPr="00C8370E">
        <w:tab/>
      </w:r>
      <w:r w:rsidRPr="00C8370E">
        <w:tab/>
      </w:r>
      <w:r w:rsidRPr="00C8370E">
        <w:tab/>
      </w:r>
      <w:r w:rsidRPr="00C8370E">
        <w:tab/>
      </w:r>
    </w:p>
    <w:p w14:paraId="21CF0BD0" w14:textId="77777777" w:rsidR="004472F4" w:rsidRPr="00C8370E" w:rsidRDefault="004472F4" w:rsidP="004472F4">
      <w:pPr>
        <w:numPr>
          <w:ilvl w:val="12"/>
          <w:numId w:val="0"/>
        </w:numPr>
        <w:jc w:val="both"/>
      </w:pPr>
      <w:r w:rsidRPr="00C8370E">
        <w:tab/>
        <w:t>Величина первой пенсии в первый год:</w:t>
      </w:r>
    </w:p>
    <w:p w14:paraId="1F04FEEF" w14:textId="77777777" w:rsidR="004472F4" w:rsidRPr="00C8370E" w:rsidRDefault="004472F4" w:rsidP="004472F4">
      <w:pPr>
        <w:numPr>
          <w:ilvl w:val="12"/>
          <w:numId w:val="0"/>
        </w:numPr>
        <w:jc w:val="both"/>
      </w:pPr>
      <w:r w:rsidRPr="00C8370E">
        <w:tab/>
      </w:r>
      <w:r w:rsidRPr="00C8370E">
        <w:rPr>
          <w:position w:val="-12"/>
        </w:rPr>
        <w:object w:dxaOrig="2000" w:dyaOrig="360" w14:anchorId="030FC50D">
          <v:shape id="_x0000_i1236" type="#_x0000_t75" style="width:100pt;height:18pt" o:ole="" fillcolor="window">
            <v:imagedata r:id="rId344" o:title=""/>
          </v:shape>
          <o:OLEObject Type="Embed" ProgID="Equation.3" ShapeID="_x0000_i1236" DrawAspect="Content" ObjectID="_1821961465" r:id="rId377"/>
        </w:object>
      </w:r>
      <w:r w:rsidRPr="00C8370E">
        <w:t>,</w:t>
      </w:r>
    </w:p>
    <w:p w14:paraId="1DB4DE88" w14:textId="77777777" w:rsidR="004472F4" w:rsidRPr="00C8370E" w:rsidRDefault="004472F4" w:rsidP="004472F4">
      <w:pPr>
        <w:numPr>
          <w:ilvl w:val="12"/>
          <w:numId w:val="0"/>
        </w:numPr>
        <w:ind w:firstLine="708"/>
        <w:jc w:val="both"/>
      </w:pPr>
      <w:r w:rsidRPr="00C8370E">
        <w:tab/>
        <w:t>где</w:t>
      </w:r>
      <w:r w:rsidRPr="00C8370E">
        <w:tab/>
      </w:r>
      <w:r w:rsidRPr="00C8370E">
        <w:rPr>
          <w:position w:val="-4"/>
        </w:rPr>
        <w:object w:dxaOrig="220" w:dyaOrig="240" w14:anchorId="0F07279E">
          <v:shape id="_x0000_i1237" type="#_x0000_t75" style="width:11pt;height:12pt" o:ole="" fillcolor="window">
            <v:imagedata r:id="rId346" o:title=""/>
          </v:shape>
          <o:OLEObject Type="Embed" ProgID="Equation.3" ShapeID="_x0000_i1237" DrawAspect="Content" ObjectID="_1821961466" r:id="rId378"/>
        </w:object>
      </w:r>
      <w:r w:rsidRPr="00C8370E">
        <w:t xml:space="preserve">= 0,75 </w:t>
      </w:r>
      <w:r w:rsidRPr="00C8370E">
        <w:sym w:font="Symbol" w:char="F0B8"/>
      </w:r>
      <w:r w:rsidRPr="00C8370E">
        <w:t xml:space="preserve"> 1, в зависимости от величины первой пенсии;</w:t>
      </w:r>
      <w:r w:rsidRPr="00C8370E">
        <w:tab/>
      </w:r>
      <w:r w:rsidRPr="00C8370E">
        <w:tab/>
      </w:r>
    </w:p>
    <w:p w14:paraId="3EC9DABA" w14:textId="77777777" w:rsidR="004472F4" w:rsidRPr="00C8370E" w:rsidRDefault="004472F4" w:rsidP="004472F4">
      <w:pPr>
        <w:numPr>
          <w:ilvl w:val="12"/>
          <w:numId w:val="0"/>
        </w:numPr>
        <w:ind w:firstLine="708"/>
        <w:jc w:val="both"/>
      </w:pPr>
    </w:p>
    <w:p w14:paraId="60D8EACF" w14:textId="77777777" w:rsidR="004472F4" w:rsidRPr="00C8370E" w:rsidRDefault="004472F4" w:rsidP="004472F4">
      <w:pPr>
        <w:numPr>
          <w:ilvl w:val="12"/>
          <w:numId w:val="0"/>
        </w:numPr>
        <w:ind w:firstLine="708"/>
        <w:jc w:val="both"/>
      </w:pPr>
      <w:r w:rsidRPr="00C8370E">
        <w:t xml:space="preserve">Если </w:t>
      </w:r>
      <w:r w:rsidRPr="00C8370E">
        <w:rPr>
          <w:b/>
          <w:position w:val="-6"/>
        </w:rPr>
        <w:object w:dxaOrig="540" w:dyaOrig="260" w14:anchorId="20878C1B">
          <v:shape id="_x0000_i1238" type="#_x0000_t75" style="width:27pt;height:13pt" o:ole="" fillcolor="window">
            <v:imagedata r:id="rId379" o:title=""/>
          </v:shape>
          <o:OLEObject Type="Embed" ProgID="Equation.3" ShapeID="_x0000_i1238" DrawAspect="Content" ObjectID="_1821961467" r:id="rId380"/>
        </w:object>
      </w:r>
      <w:r w:rsidRPr="00C8370E">
        <w:rPr>
          <w:b/>
        </w:rPr>
        <w:t xml:space="preserve">, </w:t>
      </w:r>
      <w:r w:rsidRPr="00C8370E">
        <w:t xml:space="preserve">то необходимо уменьшить размер пенсии. Если </w:t>
      </w:r>
      <w:r w:rsidRPr="00C8370E">
        <w:rPr>
          <w:b/>
          <w:position w:val="-6"/>
        </w:rPr>
        <w:object w:dxaOrig="540" w:dyaOrig="260" w14:anchorId="0B1698AA">
          <v:shape id="_x0000_i1239" type="#_x0000_t75" style="width:27pt;height:13pt" o:ole="" fillcolor="window">
            <v:imagedata r:id="rId381" o:title=""/>
          </v:shape>
          <o:OLEObject Type="Embed" ProgID="Equation.3" ShapeID="_x0000_i1239" DrawAspect="Content" ObjectID="_1821961468" r:id="rId382"/>
        </w:object>
      </w:r>
      <w:r w:rsidRPr="00C8370E">
        <w:rPr>
          <w:b/>
        </w:rPr>
        <w:t xml:space="preserve"> </w:t>
      </w:r>
      <w:r w:rsidRPr="00C8370E">
        <w:t>и размер выплачиваемой пенсии</w:t>
      </w:r>
      <w:r w:rsidRPr="00C8370E">
        <w:rPr>
          <w:b/>
        </w:rPr>
        <w:t xml:space="preserve"> </w:t>
      </w:r>
      <w:r w:rsidRPr="00C8370E">
        <w:rPr>
          <w:b/>
          <w:position w:val="-12"/>
        </w:rPr>
        <w:object w:dxaOrig="940" w:dyaOrig="380" w14:anchorId="7CEB75B7">
          <v:shape id="_x0000_i1240" type="#_x0000_t75" style="width:47pt;height:19pt" o:ole="" fillcolor="window">
            <v:imagedata r:id="rId383" o:title=""/>
          </v:shape>
          <o:OLEObject Type="Embed" ProgID="Equation.3" ShapeID="_x0000_i1240" DrawAspect="Content" ObjectID="_1821961469" r:id="rId384"/>
        </w:object>
      </w:r>
      <w:r w:rsidRPr="00C8370E">
        <w:rPr>
          <w:b/>
        </w:rPr>
        <w:t xml:space="preserve">, </w:t>
      </w:r>
      <w:r w:rsidRPr="00C8370E">
        <w:t>размер пенсии принимается</w:t>
      </w:r>
      <w:r w:rsidRPr="00C8370E">
        <w:rPr>
          <w:b/>
        </w:rPr>
        <w:t xml:space="preserve"> </w:t>
      </w:r>
      <w:r w:rsidRPr="00C8370E">
        <w:t>равным</w:t>
      </w:r>
      <w:r w:rsidRPr="00C8370E">
        <w:rPr>
          <w:b/>
        </w:rPr>
        <w:t xml:space="preserve"> </w:t>
      </w:r>
      <w:r w:rsidRPr="00C8370E">
        <w:rPr>
          <w:b/>
          <w:position w:val="-10"/>
        </w:rPr>
        <w:object w:dxaOrig="420" w:dyaOrig="320" w14:anchorId="700FE404">
          <v:shape id="_x0000_i1241" type="#_x0000_t75" style="width:21pt;height:16pt" o:ole="" fillcolor="window">
            <v:imagedata r:id="rId175" o:title=""/>
          </v:shape>
          <o:OLEObject Type="Embed" ProgID="Equation.3" ShapeID="_x0000_i1241" DrawAspect="Content" ObjectID="_1821961470" r:id="rId385"/>
        </w:object>
      </w:r>
      <w:r w:rsidRPr="00C8370E">
        <w:t>и выплаты осуществляются до тех пор, пока не исчерпаются средства</w:t>
      </w:r>
      <w:r w:rsidRPr="00C8370E">
        <w:rPr>
          <w:b/>
        </w:rPr>
        <w:t xml:space="preserve"> </w:t>
      </w:r>
      <w:r w:rsidRPr="00C8370E">
        <w:t>на</w:t>
      </w:r>
      <w:r w:rsidRPr="00C8370E">
        <w:rPr>
          <w:b/>
        </w:rPr>
        <w:t xml:space="preserve"> </w:t>
      </w:r>
      <w:r w:rsidRPr="00C8370E">
        <w:t>счету Участника.</w:t>
      </w:r>
    </w:p>
    <w:p w14:paraId="7CB4EDD9" w14:textId="77777777" w:rsidR="004472F4" w:rsidRPr="00C8370E" w:rsidRDefault="004472F4" w:rsidP="00DA166B">
      <w:pPr>
        <w:pStyle w:val="a4"/>
        <w:spacing w:before="80"/>
        <w:ind w:firstLine="709"/>
        <w:rPr>
          <w:b w:val="0"/>
        </w:rPr>
      </w:pPr>
      <w:r w:rsidRPr="00C8370E">
        <w:rPr>
          <w:b w:val="0"/>
        </w:rPr>
        <w:t>В соответствии с п.11.4 Правил при выплате последней пенсии начисляется инвестиционный доход по ставке, утвержденной Исполнительной дирекцией Фонда на текущий год. Размер инвестиционного дохода за текущий год определяется как:</w:t>
      </w:r>
    </w:p>
    <w:p w14:paraId="44159831" w14:textId="77777777" w:rsidR="004472F4" w:rsidRPr="00C8370E" w:rsidRDefault="004472F4" w:rsidP="004472F4"/>
    <w:p w14:paraId="0B7C5B1B" w14:textId="77777777" w:rsidR="004472F4" w:rsidRPr="00C8370E" w:rsidRDefault="004472F4" w:rsidP="004472F4">
      <w:r w:rsidRPr="00C8370E">
        <w:tab/>
      </w:r>
      <w:r w:rsidRPr="00C8370E">
        <w:rPr>
          <w:position w:val="-34"/>
        </w:rPr>
        <w:object w:dxaOrig="4920" w:dyaOrig="800" w14:anchorId="2CAB5515">
          <v:shape id="_x0000_i1242" type="#_x0000_t75" style="width:246pt;height:40pt" o:ole="" fillcolor="window">
            <v:imagedata r:id="rId356" o:title=""/>
          </v:shape>
          <o:OLEObject Type="Embed" ProgID="Equation.3" ShapeID="_x0000_i1242" DrawAspect="Content" ObjectID="_1821961471" r:id="rId386"/>
        </w:object>
      </w:r>
      <w:r w:rsidRPr="00C8370E">
        <w:t>,</w:t>
      </w:r>
    </w:p>
    <w:p w14:paraId="3CBFE357" w14:textId="77777777" w:rsidR="004472F4" w:rsidRPr="00C8370E" w:rsidRDefault="004472F4" w:rsidP="004472F4">
      <w:r w:rsidRPr="00C8370E">
        <w:tab/>
        <w:t>где:</w:t>
      </w:r>
      <w:r w:rsidRPr="00C8370E">
        <w:tab/>
      </w:r>
      <w:r w:rsidRPr="00C8370E">
        <w:rPr>
          <w:position w:val="-12"/>
        </w:rPr>
        <w:object w:dxaOrig="260" w:dyaOrig="360" w14:anchorId="43EBC232">
          <v:shape id="_x0000_i1243" type="#_x0000_t75" style="width:13pt;height:18pt" o:ole="" fillcolor="window">
            <v:imagedata r:id="rId358" o:title=""/>
          </v:shape>
          <o:OLEObject Type="Embed" ProgID="Equation.3" ShapeID="_x0000_i1243" DrawAspect="Content" ObjectID="_1821961472" r:id="rId387"/>
        </w:object>
      </w:r>
      <w:r w:rsidRPr="00C8370E">
        <w:tab/>
        <w:t>-  состояние счета на начало текущего года;</w:t>
      </w:r>
    </w:p>
    <w:p w14:paraId="288153DA" w14:textId="77777777" w:rsidR="004472F4" w:rsidRPr="00C8370E" w:rsidRDefault="004472F4" w:rsidP="004472F4">
      <w:r w:rsidRPr="00C8370E">
        <w:tab/>
      </w:r>
      <w:r w:rsidRPr="00C8370E">
        <w:tab/>
      </w:r>
      <w:r w:rsidRPr="00C8370E">
        <w:rPr>
          <w:position w:val="-12"/>
          <w:lang w:val="en-US"/>
        </w:rPr>
        <w:object w:dxaOrig="279" w:dyaOrig="360" w14:anchorId="4685E183">
          <v:shape id="_x0000_i1244" type="#_x0000_t75" style="width:14pt;height:18pt" o:ole="" fillcolor="window">
            <v:imagedata r:id="rId360" o:title=""/>
          </v:shape>
          <o:OLEObject Type="Embed" ProgID="Equation.3" ShapeID="_x0000_i1244" DrawAspect="Content" ObjectID="_1821961473" r:id="rId388"/>
        </w:object>
      </w:r>
      <w:r w:rsidRPr="00C8370E">
        <w:tab/>
        <w:t xml:space="preserve">-  размер пенсии в </w:t>
      </w:r>
      <w:r w:rsidRPr="00C8370E">
        <w:rPr>
          <w:i/>
          <w:lang w:val="en-US"/>
        </w:rPr>
        <w:t>k</w:t>
      </w:r>
      <w:r w:rsidRPr="00C8370E">
        <w:t>-ый месяц;</w:t>
      </w:r>
    </w:p>
    <w:p w14:paraId="047AA478" w14:textId="77777777" w:rsidR="004472F4" w:rsidRPr="00C8370E" w:rsidRDefault="004472F4" w:rsidP="004472F4">
      <w:pPr>
        <w:tabs>
          <w:tab w:val="num" w:pos="720"/>
        </w:tabs>
        <w:ind w:left="1440" w:hanging="1080"/>
      </w:pPr>
      <w:r w:rsidRPr="00C8370E">
        <w:tab/>
      </w:r>
      <w:r w:rsidRPr="00C8370E">
        <w:tab/>
      </w:r>
      <w:r w:rsidRPr="00C8370E">
        <w:rPr>
          <w:position w:val="-6"/>
        </w:rPr>
        <w:object w:dxaOrig="139" w:dyaOrig="260" w14:anchorId="19294744">
          <v:shape id="_x0000_i1245" type="#_x0000_t75" style="width:7pt;height:13pt" o:ole="" fillcolor="window">
            <v:imagedata r:id="rId362" o:title=""/>
          </v:shape>
          <o:OLEObject Type="Embed" ProgID="Equation.3" ShapeID="_x0000_i1245" DrawAspect="Content" ObjectID="_1821961474" r:id="rId389"/>
        </w:object>
      </w:r>
      <w:r w:rsidRPr="00C8370E">
        <w:tab/>
        <w:t>-  ставка, утвержденная Исполнительной дирекцией Фонда на текущий год;</w:t>
      </w:r>
    </w:p>
    <w:p w14:paraId="70045400" w14:textId="77777777" w:rsidR="004472F4" w:rsidRPr="00C8370E" w:rsidRDefault="004472F4" w:rsidP="004472F4">
      <w:pPr>
        <w:tabs>
          <w:tab w:val="num" w:pos="720"/>
          <w:tab w:val="num" w:pos="1080"/>
        </w:tabs>
        <w:ind w:left="720"/>
      </w:pPr>
      <w:r w:rsidRPr="00C8370E">
        <w:tab/>
      </w:r>
      <w:r w:rsidRPr="00C8370E">
        <w:tab/>
      </w:r>
      <w:r w:rsidRPr="00C8370E">
        <w:rPr>
          <w:position w:val="-4"/>
        </w:rPr>
        <w:object w:dxaOrig="260" w:dyaOrig="260" w14:anchorId="5F9FCC06">
          <v:shape id="_x0000_i1246" type="#_x0000_t75" style="width:13pt;height:13pt" o:ole="" fillcolor="window">
            <v:imagedata r:id="rId364" o:title=""/>
          </v:shape>
          <o:OLEObject Type="Embed" ProgID="Equation.3" ShapeID="_x0000_i1246" DrawAspect="Content" ObjectID="_1821961475" r:id="rId390"/>
        </w:object>
      </w:r>
      <w:r w:rsidRPr="00C8370E">
        <w:tab/>
        <w:t>-  количество выплат пенсий за текущий год;</w:t>
      </w:r>
    </w:p>
    <w:p w14:paraId="71177DFB" w14:textId="77777777" w:rsidR="004472F4" w:rsidRPr="00C8370E" w:rsidRDefault="004472F4" w:rsidP="004472F4">
      <w:pPr>
        <w:tabs>
          <w:tab w:val="num" w:pos="1080"/>
          <w:tab w:val="num" w:pos="1440"/>
        </w:tabs>
        <w:ind w:left="1080"/>
      </w:pPr>
      <w:r w:rsidRPr="00C8370E">
        <w:tab/>
      </w:r>
      <w:r w:rsidRPr="00C8370E">
        <w:rPr>
          <w:position w:val="-4"/>
        </w:rPr>
        <w:object w:dxaOrig="320" w:dyaOrig="260" w14:anchorId="1062F798">
          <v:shape id="_x0000_i1247" type="#_x0000_t75" style="width:16pt;height:13pt" o:ole="" fillcolor="window">
            <v:imagedata r:id="rId366" o:title=""/>
          </v:shape>
          <o:OLEObject Type="Embed" ProgID="Equation.3" ShapeID="_x0000_i1247" DrawAspect="Content" ObjectID="_1821961476" r:id="rId391"/>
        </w:object>
      </w:r>
      <w:r w:rsidRPr="00C8370E">
        <w:tab/>
        <w:t>-  месяц последней выплаты;</w:t>
      </w:r>
    </w:p>
    <w:p w14:paraId="2D48FB4C" w14:textId="77777777" w:rsidR="004472F4" w:rsidRPr="00C8370E" w:rsidRDefault="004472F4" w:rsidP="004472F4">
      <w:pPr>
        <w:tabs>
          <w:tab w:val="num" w:pos="1440"/>
        </w:tabs>
        <w:ind w:left="1080"/>
      </w:pPr>
      <w:r w:rsidRPr="00C8370E">
        <w:tab/>
      </w:r>
      <w:r w:rsidRPr="00C8370E">
        <w:rPr>
          <w:position w:val="-12"/>
        </w:rPr>
        <w:object w:dxaOrig="380" w:dyaOrig="360" w14:anchorId="3FC14DE6">
          <v:shape id="_x0000_i1248" type="#_x0000_t75" style="width:19pt;height:18pt" o:ole="" fillcolor="window">
            <v:imagedata r:id="rId368" o:title=""/>
          </v:shape>
          <o:OLEObject Type="Embed" ProgID="Equation.3" ShapeID="_x0000_i1248" DrawAspect="Content" ObjectID="_1821961477" r:id="rId392"/>
        </w:object>
      </w:r>
      <w:r w:rsidRPr="00C8370E">
        <w:tab/>
        <w:t xml:space="preserve">-  месяц, когда была проведена выплата пенсии </w:t>
      </w:r>
      <w:r w:rsidRPr="00C8370E">
        <w:rPr>
          <w:i/>
          <w:lang w:val="en-US"/>
        </w:rPr>
        <w:t>k</w:t>
      </w:r>
      <w:r w:rsidRPr="00C8370E">
        <w:t>.</w:t>
      </w:r>
    </w:p>
    <w:p w14:paraId="63DD68DA" w14:textId="77777777" w:rsidR="004472F4" w:rsidRPr="00C8370E" w:rsidRDefault="004472F4" w:rsidP="00DA166B">
      <w:pPr>
        <w:tabs>
          <w:tab w:val="num" w:pos="1440"/>
        </w:tabs>
        <w:spacing w:before="80"/>
        <w:ind w:firstLine="720"/>
      </w:pPr>
      <w:r w:rsidRPr="00C8370E">
        <w:t>Размер последней пенсии равен:</w:t>
      </w:r>
    </w:p>
    <w:p w14:paraId="400C4FA8" w14:textId="77777777" w:rsidR="004472F4" w:rsidRPr="00C8370E" w:rsidRDefault="004472F4" w:rsidP="00DA166B">
      <w:pPr>
        <w:tabs>
          <w:tab w:val="num" w:pos="1440"/>
        </w:tabs>
        <w:spacing w:before="80"/>
        <w:ind w:firstLine="720"/>
      </w:pPr>
      <w:r w:rsidRPr="00C8370E">
        <w:rPr>
          <w:position w:val="-12"/>
        </w:rPr>
        <w:object w:dxaOrig="1200" w:dyaOrig="360" w14:anchorId="75D63590">
          <v:shape id="_x0000_i1249" type="#_x0000_t75" style="width:60pt;height:18pt" o:ole="" fillcolor="window">
            <v:imagedata r:id="rId370" o:title=""/>
          </v:shape>
          <o:OLEObject Type="Embed" ProgID="Equation.3" ShapeID="_x0000_i1249" DrawAspect="Content" ObjectID="_1821961478" r:id="rId393"/>
        </w:object>
      </w:r>
    </w:p>
    <w:p w14:paraId="3358BF6B" w14:textId="77777777" w:rsidR="007104D2" w:rsidRPr="00C8370E" w:rsidRDefault="004472F4" w:rsidP="00FF7BAA">
      <w:pPr>
        <w:spacing w:before="120"/>
        <w:ind w:firstLine="567"/>
        <w:jc w:val="both"/>
        <w:rPr>
          <w:u w:val="single"/>
        </w:rPr>
      </w:pPr>
      <w:bookmarkStart w:id="81" w:name="_Toc480083091"/>
      <w:r w:rsidRPr="00C8370E">
        <w:t>1</w:t>
      </w:r>
      <w:r w:rsidR="005234A0" w:rsidRPr="00C8370E">
        <w:t>8</w:t>
      </w:r>
      <w:r w:rsidRPr="00C8370E">
        <w:t>.4.4.</w:t>
      </w:r>
      <w:r w:rsidRPr="00C8370E">
        <w:rPr>
          <w:u w:val="single"/>
        </w:rPr>
        <w:t xml:space="preserve"> Схема №4. </w:t>
      </w:r>
      <w:bookmarkEnd w:id="81"/>
      <w:r w:rsidR="007104D2" w:rsidRPr="00C8370E">
        <w:rPr>
          <w:u w:val="single"/>
        </w:rPr>
        <w:t xml:space="preserve"> С установленными размерами пенсионных выплат.  Пенсионные выплаты производятся пожизненно.</w:t>
      </w:r>
    </w:p>
    <w:p w14:paraId="6EB4281C" w14:textId="77777777" w:rsidR="004472F4" w:rsidRPr="00C8370E" w:rsidRDefault="004472F4" w:rsidP="00FF7BAA">
      <w:pPr>
        <w:pStyle w:val="31"/>
        <w:spacing w:before="80"/>
        <w:ind w:firstLine="709"/>
      </w:pPr>
      <w:r w:rsidRPr="00C8370E">
        <w:t>Размер негосударственной пожизненной пенсии определяется в соответствии с порядком, определенным пенсионным договором.</w:t>
      </w:r>
    </w:p>
    <w:p w14:paraId="1073BBE0" w14:textId="77777777" w:rsidR="004472F4" w:rsidRPr="00C8370E" w:rsidRDefault="004472F4" w:rsidP="00FF7BAA">
      <w:pPr>
        <w:pStyle w:val="31"/>
        <w:spacing w:before="80"/>
        <w:ind w:firstLine="709"/>
      </w:pPr>
      <w:r w:rsidRPr="00C8370E">
        <w:t xml:space="preserve">Размер пожизненной пенсии должен быть не ниже </w:t>
      </w:r>
      <w:r w:rsidRPr="00C8370E">
        <w:rPr>
          <w:u w:val="single"/>
        </w:rPr>
        <w:t>минимальной негосударственной пенсии</w:t>
      </w:r>
      <w:r w:rsidRPr="00C8370E">
        <w:rPr>
          <w:b/>
          <w:bCs/>
        </w:rPr>
        <w:t xml:space="preserve"> </w:t>
      </w:r>
      <w:r w:rsidRPr="00C8370E">
        <w:t>(в расчете на месяц), действующей на момент заключения договора.</w:t>
      </w:r>
    </w:p>
    <w:p w14:paraId="42FB4409" w14:textId="77777777" w:rsidR="004472F4" w:rsidRPr="00C8370E" w:rsidRDefault="004472F4" w:rsidP="00AD7B47">
      <w:pPr>
        <w:pStyle w:val="30"/>
        <w:spacing w:before="120" w:after="80"/>
        <w:ind w:firstLine="709"/>
        <w:rPr>
          <w:u w:val="single"/>
        </w:rPr>
      </w:pPr>
      <w:bookmarkStart w:id="82" w:name="_Toc480083092"/>
      <w:r w:rsidRPr="00C8370E">
        <w:t>1</w:t>
      </w:r>
      <w:r w:rsidR="005234A0" w:rsidRPr="00C8370E">
        <w:t>8.</w:t>
      </w:r>
      <w:r w:rsidRPr="00C8370E">
        <w:t>4.5.</w:t>
      </w:r>
      <w:r w:rsidRPr="00C8370E">
        <w:rPr>
          <w:u w:val="single"/>
        </w:rPr>
        <w:t xml:space="preserve"> Схема №5. </w:t>
      </w:r>
      <w:bookmarkEnd w:id="82"/>
      <w:r w:rsidR="007104D2" w:rsidRPr="00C8370E">
        <w:rPr>
          <w:u w:val="single"/>
        </w:rPr>
        <w:t xml:space="preserve"> С установленными размерами пенсионных выплат. Пенсионные выплаты производятся в течение установленного пенсионным договором срока (не менее пяти лет).</w:t>
      </w:r>
    </w:p>
    <w:p w14:paraId="3C6DE7EF" w14:textId="77777777" w:rsidR="004472F4" w:rsidRPr="00C8370E" w:rsidRDefault="004472F4" w:rsidP="004472F4">
      <w:pPr>
        <w:pStyle w:val="31"/>
        <w:ind w:firstLine="709"/>
      </w:pPr>
      <w:r w:rsidRPr="00C8370E">
        <w:t>Размер негосударственной пенсии определяется в соответствии с порядком, определенном пенсионным договором.</w:t>
      </w:r>
    </w:p>
    <w:p w14:paraId="5F678D6B" w14:textId="77777777" w:rsidR="004472F4" w:rsidRPr="00C8370E" w:rsidRDefault="004472F4" w:rsidP="004472F4">
      <w:pPr>
        <w:pStyle w:val="31"/>
        <w:ind w:firstLine="709"/>
      </w:pPr>
      <w:r w:rsidRPr="00C8370E">
        <w:t xml:space="preserve">Размер пенсии  должен быть не ниже </w:t>
      </w:r>
      <w:r w:rsidRPr="00C8370E">
        <w:rPr>
          <w:u w:val="single"/>
        </w:rPr>
        <w:t>минимальной негосударственной пенсии</w:t>
      </w:r>
      <w:r w:rsidRPr="00C8370E">
        <w:t xml:space="preserve"> (в расчете на месяц), действующей на момент заключения договора.</w:t>
      </w:r>
      <w:bookmarkStart w:id="83" w:name="_Toc480083093"/>
      <w:bookmarkStart w:id="84" w:name="_Toc495205694"/>
    </w:p>
    <w:p w14:paraId="22A93AA8" w14:textId="77777777" w:rsidR="007104D2" w:rsidRPr="00C8370E" w:rsidRDefault="004472F4" w:rsidP="00AD7B47">
      <w:pPr>
        <w:spacing w:before="120"/>
        <w:ind w:firstLine="567"/>
        <w:jc w:val="both"/>
      </w:pPr>
      <w:r w:rsidRPr="00C8370E">
        <w:t>1</w:t>
      </w:r>
      <w:r w:rsidR="005234A0" w:rsidRPr="00C8370E">
        <w:t>8</w:t>
      </w:r>
      <w:r w:rsidRPr="00C8370E">
        <w:t>.4.6</w:t>
      </w:r>
      <w:r w:rsidRPr="00C8370E">
        <w:rPr>
          <w:b/>
        </w:rPr>
        <w:t xml:space="preserve"> </w:t>
      </w:r>
      <w:r w:rsidRPr="00C8370E">
        <w:rPr>
          <w:b/>
          <w:u w:val="single"/>
        </w:rPr>
        <w:t>Схема № 6</w:t>
      </w:r>
      <w:r w:rsidRPr="00C8370E">
        <w:rPr>
          <w:u w:val="single"/>
        </w:rPr>
        <w:t xml:space="preserve">. </w:t>
      </w:r>
      <w:r w:rsidR="007104D2" w:rsidRPr="00C8370E">
        <w:rPr>
          <w:u w:val="single"/>
        </w:rPr>
        <w:t xml:space="preserve"> Пенсионная схема с установленными размерами пенсионных взносов и совместным  финансированием пенсии. </w:t>
      </w:r>
      <w:r w:rsidR="007104D2" w:rsidRPr="00C8370E">
        <w:rPr>
          <w:szCs w:val="24"/>
          <w:u w:val="single"/>
        </w:rPr>
        <w:t>Пенсионные выплаты производятся в течение установленного пенсионным договором срока.</w:t>
      </w:r>
    </w:p>
    <w:p w14:paraId="513C1160" w14:textId="77777777" w:rsidR="004472F4" w:rsidRPr="00C8370E" w:rsidRDefault="004472F4" w:rsidP="004472F4">
      <w:pPr>
        <w:ind w:firstLine="709"/>
        <w:rPr>
          <w:u w:val="single"/>
        </w:rPr>
      </w:pPr>
    </w:p>
    <w:p w14:paraId="0873819F" w14:textId="77777777" w:rsidR="004472F4" w:rsidRPr="00C8370E" w:rsidRDefault="004472F4" w:rsidP="004472F4">
      <w:pPr>
        <w:numPr>
          <w:ilvl w:val="12"/>
          <w:numId w:val="0"/>
        </w:numPr>
        <w:ind w:firstLine="708"/>
        <w:jc w:val="both"/>
      </w:pPr>
      <w:r w:rsidRPr="00C8370E">
        <w:t>Расчет пенсионной выплаты в течение ряда лет осуществляется по следующим формулам:</w:t>
      </w:r>
    </w:p>
    <w:p w14:paraId="524059E6" w14:textId="77777777" w:rsidR="004472F4" w:rsidRPr="00C8370E" w:rsidRDefault="004472F4" w:rsidP="004472F4">
      <w:pPr>
        <w:numPr>
          <w:ilvl w:val="0"/>
          <w:numId w:val="1"/>
        </w:numPr>
        <w:jc w:val="both"/>
      </w:pPr>
      <w:r w:rsidRPr="00C8370E">
        <w:t xml:space="preserve">величина пенсии в первом году, выплачиваемой </w:t>
      </w:r>
      <w:r w:rsidRPr="00C8370E">
        <w:rPr>
          <w:position w:val="-4"/>
        </w:rPr>
        <w:object w:dxaOrig="240" w:dyaOrig="200" w14:anchorId="35D1BA51">
          <v:shape id="_x0000_i1250" type="#_x0000_t75" style="width:12pt;height:10pt" o:ole="" fillcolor="window">
            <v:imagedata r:id="rId173" o:title=""/>
          </v:shape>
          <o:OLEObject Type="Embed" ProgID="Equation.3" ShapeID="_x0000_i1250" DrawAspect="Content" ObjectID="_1821961479" r:id="rId394"/>
        </w:object>
      </w:r>
      <w:r w:rsidRPr="00C8370E">
        <w:t xml:space="preserve"> раз в год</w:t>
      </w:r>
    </w:p>
    <w:p w14:paraId="09C59BAF" w14:textId="77777777" w:rsidR="004472F4" w:rsidRPr="00C8370E" w:rsidRDefault="004472F4" w:rsidP="004472F4">
      <w:pPr>
        <w:numPr>
          <w:ilvl w:val="12"/>
          <w:numId w:val="0"/>
        </w:numPr>
        <w:jc w:val="both"/>
      </w:pPr>
      <w:r w:rsidRPr="00C8370E">
        <w:tab/>
      </w:r>
      <w:r w:rsidRPr="00C8370E">
        <w:rPr>
          <w:position w:val="-24"/>
        </w:rPr>
        <w:object w:dxaOrig="1180" w:dyaOrig="639" w14:anchorId="49E58992">
          <v:shape id="_x0000_i1251" type="#_x0000_t75" style="width:59pt;height:32pt" o:ole="" fillcolor="window">
            <v:imagedata r:id="rId342" o:title=""/>
          </v:shape>
          <o:OLEObject Type="Embed" ProgID="Equation.3" ShapeID="_x0000_i1251" DrawAspect="Content" ObjectID="_1821961480" r:id="rId395"/>
        </w:object>
      </w:r>
      <w:r w:rsidRPr="00C8370E">
        <w:t>,</w:t>
      </w:r>
    </w:p>
    <w:p w14:paraId="7CF234DA" w14:textId="77777777" w:rsidR="004472F4" w:rsidRPr="00C8370E" w:rsidRDefault="004472F4" w:rsidP="004472F4">
      <w:pPr>
        <w:numPr>
          <w:ilvl w:val="12"/>
          <w:numId w:val="0"/>
        </w:numPr>
        <w:jc w:val="both"/>
      </w:pPr>
      <w:r w:rsidRPr="00C8370E">
        <w:tab/>
        <w:t>Величина первой пенсии в первый год:</w:t>
      </w:r>
    </w:p>
    <w:p w14:paraId="72E29CCF" w14:textId="77777777" w:rsidR="004472F4" w:rsidRPr="00C8370E" w:rsidRDefault="004472F4" w:rsidP="004472F4">
      <w:pPr>
        <w:numPr>
          <w:ilvl w:val="12"/>
          <w:numId w:val="0"/>
        </w:numPr>
        <w:jc w:val="both"/>
      </w:pPr>
      <w:r w:rsidRPr="00C8370E">
        <w:tab/>
      </w:r>
      <w:r w:rsidRPr="00C8370E">
        <w:rPr>
          <w:position w:val="-12"/>
        </w:rPr>
        <w:object w:dxaOrig="2000" w:dyaOrig="360" w14:anchorId="05DB7F35">
          <v:shape id="_x0000_i1252" type="#_x0000_t75" style="width:100pt;height:18pt" o:ole="" fillcolor="window">
            <v:imagedata r:id="rId344" o:title=""/>
          </v:shape>
          <o:OLEObject Type="Embed" ProgID="Equation.3" ShapeID="_x0000_i1252" DrawAspect="Content" ObjectID="_1821961481" r:id="rId396"/>
        </w:object>
      </w:r>
      <w:r w:rsidRPr="00C8370E">
        <w:t>,</w:t>
      </w:r>
    </w:p>
    <w:p w14:paraId="7AA696B9" w14:textId="77777777" w:rsidR="004472F4" w:rsidRPr="00C8370E" w:rsidRDefault="004472F4" w:rsidP="004472F4">
      <w:pPr>
        <w:numPr>
          <w:ilvl w:val="12"/>
          <w:numId w:val="0"/>
        </w:numPr>
        <w:jc w:val="both"/>
      </w:pPr>
    </w:p>
    <w:p w14:paraId="63F13C34" w14:textId="77777777" w:rsidR="004472F4" w:rsidRPr="00C8370E" w:rsidRDefault="004472F4" w:rsidP="004472F4">
      <w:pPr>
        <w:numPr>
          <w:ilvl w:val="12"/>
          <w:numId w:val="0"/>
        </w:numPr>
        <w:jc w:val="both"/>
      </w:pPr>
      <w:r w:rsidRPr="00C8370E">
        <w:tab/>
        <w:t>где</w:t>
      </w:r>
      <w:r w:rsidRPr="00C8370E">
        <w:tab/>
      </w:r>
      <w:r w:rsidRPr="00C8370E">
        <w:rPr>
          <w:position w:val="-4"/>
        </w:rPr>
        <w:object w:dxaOrig="220" w:dyaOrig="240" w14:anchorId="50ABCD93">
          <v:shape id="_x0000_i1253" type="#_x0000_t75" style="width:11pt;height:12pt" o:ole="" fillcolor="window">
            <v:imagedata r:id="rId346" o:title=""/>
          </v:shape>
          <o:OLEObject Type="Embed" ProgID="Equation.3" ShapeID="_x0000_i1253" DrawAspect="Content" ObjectID="_1821961482" r:id="rId397"/>
        </w:object>
      </w:r>
      <w:r w:rsidRPr="00C8370E">
        <w:t xml:space="preserve">= 0,75 </w:t>
      </w:r>
      <w:r w:rsidRPr="00C8370E">
        <w:sym w:font="Symbol" w:char="F0B8"/>
      </w:r>
      <w:r w:rsidRPr="00C8370E">
        <w:t xml:space="preserve"> 1, в зависимости от величины первой пенсии;</w:t>
      </w:r>
      <w:r w:rsidRPr="00C8370E">
        <w:tab/>
      </w:r>
      <w:r w:rsidRPr="00C8370E">
        <w:tab/>
      </w:r>
      <w:r w:rsidRPr="00C8370E">
        <w:tab/>
      </w:r>
      <w:r w:rsidRPr="00C8370E">
        <w:tab/>
      </w:r>
      <w:r w:rsidRPr="00C8370E">
        <w:tab/>
      </w:r>
      <w:r w:rsidRPr="00C8370E">
        <w:tab/>
      </w:r>
      <w:r w:rsidRPr="00C8370E">
        <w:tab/>
      </w:r>
      <w:r w:rsidRPr="00C8370E">
        <w:tab/>
      </w:r>
      <w:r w:rsidRPr="00C8370E">
        <w:tab/>
      </w:r>
    </w:p>
    <w:p w14:paraId="389F809D" w14:textId="77777777" w:rsidR="004472F4" w:rsidRPr="00C8370E" w:rsidRDefault="004472F4" w:rsidP="004472F4">
      <w:pPr>
        <w:numPr>
          <w:ilvl w:val="0"/>
          <w:numId w:val="1"/>
        </w:numPr>
        <w:jc w:val="both"/>
      </w:pPr>
      <w:r w:rsidRPr="00C8370E">
        <w:t>пенсия в следующем году равна</w:t>
      </w:r>
    </w:p>
    <w:p w14:paraId="5A15EC30" w14:textId="77777777" w:rsidR="004472F4" w:rsidRPr="00C8370E" w:rsidRDefault="004472F4" w:rsidP="004472F4">
      <w:pPr>
        <w:numPr>
          <w:ilvl w:val="12"/>
          <w:numId w:val="0"/>
        </w:numPr>
        <w:jc w:val="both"/>
      </w:pPr>
      <w:r w:rsidRPr="00C8370E">
        <w:tab/>
      </w:r>
      <w:r w:rsidRPr="00C8370E">
        <w:rPr>
          <w:position w:val="-28"/>
        </w:rPr>
        <w:object w:dxaOrig="1500" w:dyaOrig="680" w14:anchorId="69FA5884">
          <v:shape id="_x0000_i1254" type="#_x0000_t75" style="width:75pt;height:34pt" o:ole="" fillcolor="window">
            <v:imagedata r:id="rId348" o:title=""/>
          </v:shape>
          <o:OLEObject Type="Embed" ProgID="Equation.3" ShapeID="_x0000_i1254" DrawAspect="Content" ObjectID="_1821961483" r:id="rId398"/>
        </w:object>
      </w:r>
      <w:r w:rsidRPr="00C8370E">
        <w:t>;</w:t>
      </w:r>
      <w:r w:rsidRPr="00C8370E">
        <w:tab/>
      </w:r>
      <w:r w:rsidRPr="00C8370E">
        <w:rPr>
          <w:position w:val="-10"/>
        </w:rPr>
        <w:object w:dxaOrig="1540" w:dyaOrig="320" w14:anchorId="4422B12B">
          <v:shape id="_x0000_i1255" type="#_x0000_t75" style="width:77pt;height:16pt" o:ole="" fillcolor="window">
            <v:imagedata r:id="rId350" o:title=""/>
          </v:shape>
          <o:OLEObject Type="Embed" ProgID="Equation.3" ShapeID="_x0000_i1255" DrawAspect="Content" ObjectID="_1821961484" r:id="rId399"/>
        </w:object>
      </w:r>
      <w:r w:rsidRPr="00C8370E">
        <w:tab/>
      </w:r>
      <w:r w:rsidRPr="00C8370E">
        <w:tab/>
      </w:r>
      <w:r w:rsidRPr="00C8370E">
        <w:tab/>
      </w:r>
      <w:r w:rsidRPr="00C8370E">
        <w:tab/>
      </w:r>
      <w:r w:rsidRPr="00C8370E">
        <w:tab/>
      </w:r>
    </w:p>
    <w:p w14:paraId="1612CF86" w14:textId="77777777" w:rsidR="004472F4" w:rsidRPr="00C8370E" w:rsidRDefault="004472F4" w:rsidP="004472F4">
      <w:pPr>
        <w:numPr>
          <w:ilvl w:val="12"/>
          <w:numId w:val="0"/>
        </w:numPr>
        <w:ind w:firstLine="708"/>
        <w:jc w:val="both"/>
      </w:pPr>
      <w:r w:rsidRPr="00C8370E">
        <w:t>Если размер выплачиваемой пенсии</w:t>
      </w:r>
      <w:r w:rsidRPr="00C8370E">
        <w:rPr>
          <w:b/>
        </w:rPr>
        <w:t xml:space="preserve"> </w:t>
      </w:r>
      <w:r w:rsidRPr="00C8370E">
        <w:rPr>
          <w:b/>
          <w:position w:val="-12"/>
        </w:rPr>
        <w:object w:dxaOrig="920" w:dyaOrig="380" w14:anchorId="01F3AA13">
          <v:shape id="_x0000_i1256" type="#_x0000_t75" style="width:46pt;height:19pt" o:ole="" fillcolor="window">
            <v:imagedata r:id="rId352" o:title=""/>
          </v:shape>
          <o:OLEObject Type="Embed" ProgID="Equation.3" ShapeID="_x0000_i1256" DrawAspect="Content" ObjectID="_1821961485" r:id="rId400"/>
        </w:object>
      </w:r>
      <w:r w:rsidRPr="00C8370E">
        <w:rPr>
          <w:b/>
        </w:rPr>
        <w:t xml:space="preserve">, </w:t>
      </w:r>
      <w:r w:rsidRPr="00C8370E">
        <w:t>то Участник должен либо</w:t>
      </w:r>
      <w:r w:rsidRPr="00C8370E">
        <w:rPr>
          <w:b/>
        </w:rPr>
        <w:t xml:space="preserve"> </w:t>
      </w:r>
      <w:r w:rsidRPr="00C8370E">
        <w:t>уменьшить количество лет выплат</w:t>
      </w:r>
      <w:r w:rsidRPr="00C8370E">
        <w:rPr>
          <w:b/>
        </w:rPr>
        <w:t xml:space="preserve"> </w:t>
      </w:r>
      <w:r w:rsidRPr="00C8370E">
        <w:rPr>
          <w:b/>
          <w:position w:val="-4"/>
        </w:rPr>
        <w:object w:dxaOrig="200" w:dyaOrig="200" w14:anchorId="7BD03A25">
          <v:shape id="_x0000_i1257" type="#_x0000_t75" style="width:10pt;height:10pt" o:ole="" fillcolor="window">
            <v:imagedata r:id="rId354" o:title=""/>
          </v:shape>
          <o:OLEObject Type="Embed" ProgID="Equation.3" ShapeID="_x0000_i1257" DrawAspect="Content" ObjectID="_1821961486" r:id="rId401"/>
        </w:object>
      </w:r>
      <w:r w:rsidRPr="00C8370E">
        <w:rPr>
          <w:b/>
        </w:rPr>
        <w:t xml:space="preserve"> </w:t>
      </w:r>
      <w:r w:rsidRPr="00C8370E">
        <w:t>(не менее 5 лет),   либо выбрать схему № 3.</w:t>
      </w:r>
    </w:p>
    <w:p w14:paraId="6AAFF23D" w14:textId="77777777" w:rsidR="004472F4" w:rsidRPr="00C8370E" w:rsidRDefault="004472F4" w:rsidP="004472F4">
      <w:pPr>
        <w:pStyle w:val="a4"/>
        <w:rPr>
          <w:b w:val="0"/>
        </w:rPr>
      </w:pPr>
      <w:r w:rsidRPr="00C8370E">
        <w:rPr>
          <w:b w:val="0"/>
        </w:rPr>
        <w:t>В соответствии с п.1</w:t>
      </w:r>
      <w:r w:rsidR="001E17A7" w:rsidRPr="00C8370E">
        <w:rPr>
          <w:b w:val="0"/>
        </w:rPr>
        <w:t>1</w:t>
      </w:r>
      <w:r w:rsidRPr="00C8370E">
        <w:rPr>
          <w:b w:val="0"/>
        </w:rPr>
        <w:t>.4  настоящих Правил  при выплате последней пенсии начисляется инвестиционный доход по ставке, утвержденной Исполнительной дирекцией Фонда на текущий год. Размер инвестиционного дохода за текущий год определяется как:</w:t>
      </w:r>
    </w:p>
    <w:p w14:paraId="7AECEE97" w14:textId="77777777" w:rsidR="004472F4" w:rsidRPr="00C8370E" w:rsidRDefault="004472F4" w:rsidP="004472F4"/>
    <w:p w14:paraId="6E8A0E4A" w14:textId="77777777" w:rsidR="004472F4" w:rsidRPr="00C8370E" w:rsidRDefault="004472F4" w:rsidP="004472F4">
      <w:r w:rsidRPr="00C8370E">
        <w:tab/>
      </w:r>
      <w:r w:rsidRPr="00C8370E">
        <w:rPr>
          <w:position w:val="-34"/>
        </w:rPr>
        <w:object w:dxaOrig="4920" w:dyaOrig="800" w14:anchorId="7E5393D4">
          <v:shape id="_x0000_i1258" type="#_x0000_t75" style="width:246pt;height:40pt" o:ole="" fillcolor="window">
            <v:imagedata r:id="rId356" o:title=""/>
          </v:shape>
          <o:OLEObject Type="Embed" ProgID="Equation.3" ShapeID="_x0000_i1258" DrawAspect="Content" ObjectID="_1821961487" r:id="rId402"/>
        </w:object>
      </w:r>
      <w:r w:rsidRPr="00C8370E">
        <w:t>,</w:t>
      </w:r>
    </w:p>
    <w:p w14:paraId="41531B67" w14:textId="77777777" w:rsidR="004472F4" w:rsidRPr="00C8370E" w:rsidRDefault="004472F4" w:rsidP="004472F4">
      <w:r w:rsidRPr="00C8370E">
        <w:tab/>
        <w:t>где:</w:t>
      </w:r>
      <w:r w:rsidRPr="00C8370E">
        <w:tab/>
      </w:r>
      <w:r w:rsidRPr="00C8370E">
        <w:rPr>
          <w:position w:val="-12"/>
        </w:rPr>
        <w:object w:dxaOrig="260" w:dyaOrig="360" w14:anchorId="675B1CA1">
          <v:shape id="_x0000_i1259" type="#_x0000_t75" style="width:13pt;height:18pt" o:ole="" fillcolor="window">
            <v:imagedata r:id="rId358" o:title=""/>
          </v:shape>
          <o:OLEObject Type="Embed" ProgID="Equation.3" ShapeID="_x0000_i1259" DrawAspect="Content" ObjectID="_1821961488" r:id="rId403"/>
        </w:object>
      </w:r>
      <w:r w:rsidRPr="00C8370E">
        <w:tab/>
        <w:t>-  состояние счета на начало текущего года;</w:t>
      </w:r>
    </w:p>
    <w:p w14:paraId="2C4F1543" w14:textId="77777777" w:rsidR="004472F4" w:rsidRPr="00C8370E" w:rsidRDefault="004472F4" w:rsidP="004472F4">
      <w:r w:rsidRPr="00C8370E">
        <w:tab/>
      </w:r>
      <w:r w:rsidRPr="00C8370E">
        <w:tab/>
      </w:r>
      <w:r w:rsidRPr="00C8370E">
        <w:rPr>
          <w:position w:val="-12"/>
          <w:lang w:val="en-US"/>
        </w:rPr>
        <w:object w:dxaOrig="279" w:dyaOrig="360" w14:anchorId="2D664CFE">
          <v:shape id="_x0000_i1260" type="#_x0000_t75" style="width:14pt;height:18pt" o:ole="" fillcolor="window">
            <v:imagedata r:id="rId360" o:title=""/>
          </v:shape>
          <o:OLEObject Type="Embed" ProgID="Equation.3" ShapeID="_x0000_i1260" DrawAspect="Content" ObjectID="_1821961489" r:id="rId404"/>
        </w:object>
      </w:r>
      <w:r w:rsidRPr="00C8370E">
        <w:tab/>
        <w:t xml:space="preserve">-  размер пенсии в </w:t>
      </w:r>
      <w:r w:rsidRPr="00C8370E">
        <w:rPr>
          <w:i/>
          <w:lang w:val="en-US"/>
        </w:rPr>
        <w:t>k</w:t>
      </w:r>
      <w:r w:rsidRPr="00C8370E">
        <w:t>-ый месяц;</w:t>
      </w:r>
    </w:p>
    <w:p w14:paraId="70EF72D2" w14:textId="77777777" w:rsidR="004472F4" w:rsidRPr="00C8370E" w:rsidRDefault="004472F4" w:rsidP="004472F4">
      <w:pPr>
        <w:tabs>
          <w:tab w:val="num" w:pos="720"/>
        </w:tabs>
        <w:ind w:left="1440" w:hanging="1080"/>
      </w:pPr>
      <w:r w:rsidRPr="00C8370E">
        <w:tab/>
      </w:r>
      <w:r w:rsidRPr="00C8370E">
        <w:tab/>
      </w:r>
      <w:r w:rsidRPr="00C8370E">
        <w:rPr>
          <w:position w:val="-6"/>
        </w:rPr>
        <w:object w:dxaOrig="139" w:dyaOrig="260" w14:anchorId="48A47375">
          <v:shape id="_x0000_i1261" type="#_x0000_t75" style="width:7pt;height:13pt" o:ole="" fillcolor="window">
            <v:imagedata r:id="rId362" o:title=""/>
          </v:shape>
          <o:OLEObject Type="Embed" ProgID="Equation.3" ShapeID="_x0000_i1261" DrawAspect="Content" ObjectID="_1821961490" r:id="rId405"/>
        </w:object>
      </w:r>
      <w:r w:rsidRPr="00C8370E">
        <w:tab/>
        <w:t>-  ставка, утвержденная Исполнительной дирекцией Фонда на текущий год;</w:t>
      </w:r>
    </w:p>
    <w:p w14:paraId="2D14C712" w14:textId="77777777" w:rsidR="004472F4" w:rsidRPr="00C8370E" w:rsidRDefault="004472F4" w:rsidP="004472F4">
      <w:pPr>
        <w:tabs>
          <w:tab w:val="num" w:pos="720"/>
          <w:tab w:val="num" w:pos="1080"/>
        </w:tabs>
        <w:ind w:left="720"/>
      </w:pPr>
      <w:r w:rsidRPr="00C8370E">
        <w:tab/>
      </w:r>
      <w:r w:rsidRPr="00C8370E">
        <w:tab/>
      </w:r>
      <w:r w:rsidRPr="00C8370E">
        <w:rPr>
          <w:position w:val="-4"/>
        </w:rPr>
        <w:object w:dxaOrig="260" w:dyaOrig="260" w14:anchorId="67EE1868">
          <v:shape id="_x0000_i1262" type="#_x0000_t75" style="width:13pt;height:13pt" o:ole="" fillcolor="window">
            <v:imagedata r:id="rId364" o:title=""/>
          </v:shape>
          <o:OLEObject Type="Embed" ProgID="Equation.3" ShapeID="_x0000_i1262" DrawAspect="Content" ObjectID="_1821961491" r:id="rId406"/>
        </w:object>
      </w:r>
      <w:r w:rsidRPr="00C8370E">
        <w:tab/>
        <w:t>-  количество выплат пенсий за текущий год;</w:t>
      </w:r>
    </w:p>
    <w:p w14:paraId="1125BCDB" w14:textId="77777777" w:rsidR="004472F4" w:rsidRPr="00C8370E" w:rsidRDefault="004472F4" w:rsidP="004472F4">
      <w:pPr>
        <w:tabs>
          <w:tab w:val="num" w:pos="1080"/>
          <w:tab w:val="num" w:pos="1440"/>
        </w:tabs>
        <w:ind w:left="1080"/>
      </w:pPr>
      <w:r w:rsidRPr="00C8370E">
        <w:tab/>
      </w:r>
      <w:r w:rsidRPr="00C8370E">
        <w:rPr>
          <w:position w:val="-4"/>
        </w:rPr>
        <w:object w:dxaOrig="320" w:dyaOrig="260" w14:anchorId="342B43DF">
          <v:shape id="_x0000_i1263" type="#_x0000_t75" style="width:16pt;height:13pt" o:ole="" fillcolor="window">
            <v:imagedata r:id="rId366" o:title=""/>
          </v:shape>
          <o:OLEObject Type="Embed" ProgID="Equation.3" ShapeID="_x0000_i1263" DrawAspect="Content" ObjectID="_1821961492" r:id="rId407"/>
        </w:object>
      </w:r>
      <w:r w:rsidRPr="00C8370E">
        <w:tab/>
        <w:t>-  месяц последней выплаты;</w:t>
      </w:r>
    </w:p>
    <w:p w14:paraId="6FCAE3B0" w14:textId="77777777" w:rsidR="004472F4" w:rsidRPr="00C8370E" w:rsidRDefault="004472F4" w:rsidP="004472F4">
      <w:pPr>
        <w:tabs>
          <w:tab w:val="num" w:pos="1440"/>
        </w:tabs>
        <w:ind w:left="1080"/>
      </w:pPr>
      <w:r w:rsidRPr="00C8370E">
        <w:tab/>
      </w:r>
      <w:r w:rsidRPr="00C8370E">
        <w:rPr>
          <w:position w:val="-12"/>
        </w:rPr>
        <w:object w:dxaOrig="380" w:dyaOrig="360" w14:anchorId="7AD77FAD">
          <v:shape id="_x0000_i1264" type="#_x0000_t75" style="width:19pt;height:18pt" o:ole="" fillcolor="window">
            <v:imagedata r:id="rId368" o:title=""/>
          </v:shape>
          <o:OLEObject Type="Embed" ProgID="Equation.3" ShapeID="_x0000_i1264" DrawAspect="Content" ObjectID="_1821961493" r:id="rId408"/>
        </w:object>
      </w:r>
      <w:r w:rsidRPr="00C8370E">
        <w:tab/>
        <w:t xml:space="preserve">-  месяц, когда была проведена выплата пенсии </w:t>
      </w:r>
      <w:r w:rsidRPr="00C8370E">
        <w:rPr>
          <w:i/>
          <w:lang w:val="en-US"/>
        </w:rPr>
        <w:t>k</w:t>
      </w:r>
      <w:r w:rsidRPr="00C8370E">
        <w:t>.</w:t>
      </w:r>
    </w:p>
    <w:p w14:paraId="558DD7BD" w14:textId="77777777" w:rsidR="004472F4" w:rsidRPr="00C8370E" w:rsidRDefault="004472F4" w:rsidP="004472F4">
      <w:pPr>
        <w:tabs>
          <w:tab w:val="num" w:pos="1440"/>
        </w:tabs>
        <w:ind w:firstLine="720"/>
      </w:pPr>
      <w:r w:rsidRPr="00C8370E">
        <w:t>Размер последней пенсии равен:</w:t>
      </w:r>
    </w:p>
    <w:p w14:paraId="3D9A50CA" w14:textId="77777777" w:rsidR="004472F4" w:rsidRPr="00C8370E" w:rsidRDefault="004472F4" w:rsidP="00DA166B">
      <w:pPr>
        <w:tabs>
          <w:tab w:val="num" w:pos="1440"/>
        </w:tabs>
        <w:spacing w:before="80"/>
        <w:ind w:firstLine="720"/>
      </w:pPr>
      <w:r w:rsidRPr="00C8370E">
        <w:rPr>
          <w:position w:val="-12"/>
        </w:rPr>
        <w:object w:dxaOrig="1200" w:dyaOrig="360" w14:anchorId="3849FC7F">
          <v:shape id="_x0000_i1265" type="#_x0000_t75" style="width:60pt;height:18pt" o:ole="" fillcolor="window">
            <v:imagedata r:id="rId370" o:title=""/>
          </v:shape>
          <o:OLEObject Type="Embed" ProgID="Equation.3" ShapeID="_x0000_i1265" DrawAspect="Content" ObjectID="_1821961494" r:id="rId409"/>
        </w:object>
      </w:r>
    </w:p>
    <w:p w14:paraId="641A3B22" w14:textId="77777777" w:rsidR="004472F4" w:rsidRPr="00C8370E" w:rsidRDefault="004472F4" w:rsidP="004472F4">
      <w:pPr>
        <w:pStyle w:val="31"/>
        <w:ind w:firstLine="709"/>
      </w:pPr>
    </w:p>
    <w:p w14:paraId="5D5B7AD1" w14:textId="77777777" w:rsidR="004472F4" w:rsidRPr="00C8370E" w:rsidRDefault="004472F4" w:rsidP="004472F4">
      <w:pPr>
        <w:pStyle w:val="2"/>
        <w:jc w:val="both"/>
      </w:pPr>
      <w:bookmarkStart w:id="85" w:name="_Toc34183974"/>
      <w:r w:rsidRPr="00C8370E">
        <w:t>1</w:t>
      </w:r>
      <w:r w:rsidR="005234A0" w:rsidRPr="00C8370E">
        <w:t>8</w:t>
      </w:r>
      <w:r w:rsidRPr="00C8370E">
        <w:t>.5. Расчет пенсионных взносов</w:t>
      </w:r>
      <w:bookmarkStart w:id="86" w:name="_Toc480083094"/>
      <w:bookmarkEnd w:id="83"/>
      <w:bookmarkEnd w:id="84"/>
      <w:bookmarkEnd w:id="85"/>
    </w:p>
    <w:p w14:paraId="19837A3F" w14:textId="77777777" w:rsidR="007104D2" w:rsidRPr="00C8370E" w:rsidRDefault="004472F4" w:rsidP="007104D2">
      <w:pPr>
        <w:spacing w:before="80"/>
        <w:ind w:firstLine="567"/>
        <w:jc w:val="both"/>
        <w:rPr>
          <w:u w:val="single"/>
        </w:rPr>
      </w:pPr>
      <w:r w:rsidRPr="00C8370E">
        <w:t>1</w:t>
      </w:r>
      <w:r w:rsidR="005234A0" w:rsidRPr="00C8370E">
        <w:t>8</w:t>
      </w:r>
      <w:r w:rsidRPr="00C8370E">
        <w:t>.5.1.</w:t>
      </w:r>
      <w:r w:rsidRPr="00C8370E">
        <w:rPr>
          <w:u w:val="single"/>
        </w:rPr>
        <w:t xml:space="preserve"> Схема №1. </w:t>
      </w:r>
      <w:bookmarkEnd w:id="86"/>
      <w:r w:rsidR="007104D2" w:rsidRPr="00C8370E">
        <w:rPr>
          <w:u w:val="single"/>
        </w:rPr>
        <w:t xml:space="preserve"> С установленными размерами пенсионных взносов. Пенсионные выплаты производятся пожизненно</w:t>
      </w:r>
    </w:p>
    <w:p w14:paraId="63F57FF4" w14:textId="77777777" w:rsidR="004472F4" w:rsidRPr="00C8370E" w:rsidRDefault="004472F4" w:rsidP="001E17A7">
      <w:pPr>
        <w:pStyle w:val="20"/>
        <w:spacing w:before="80"/>
        <w:ind w:firstLine="709"/>
        <w:rPr>
          <w:b w:val="0"/>
        </w:rPr>
      </w:pPr>
      <w:r w:rsidRPr="00C8370E">
        <w:rPr>
          <w:b w:val="0"/>
        </w:rPr>
        <w:t xml:space="preserve">Взносы должны обеспечивать накопления, которые к моменту выхода работника на пенсию обеспечивают выплату пожизненной пенсии в размере не ниже </w:t>
      </w:r>
      <w:r w:rsidRPr="00C8370E">
        <w:rPr>
          <w:b w:val="0"/>
          <w:u w:val="single"/>
        </w:rPr>
        <w:t>минимальной негосударственной пенсии</w:t>
      </w:r>
      <w:r w:rsidRPr="00C8370E">
        <w:t xml:space="preserve"> </w:t>
      </w:r>
      <w:r w:rsidRPr="00C8370E">
        <w:rPr>
          <w:b w:val="0"/>
        </w:rPr>
        <w:t>(в расчете на месяц), установленной на момент заключения договора:</w:t>
      </w:r>
    </w:p>
    <w:p w14:paraId="5C3A8EE7" w14:textId="77777777" w:rsidR="004472F4" w:rsidRPr="00C8370E" w:rsidRDefault="004472F4" w:rsidP="004472F4">
      <w:pPr>
        <w:pStyle w:val="20"/>
        <w:ind w:firstLine="708"/>
        <w:rPr>
          <w:b w:val="0"/>
        </w:rPr>
      </w:pPr>
      <w:r w:rsidRPr="00C8370E">
        <w:rPr>
          <w:b w:val="0"/>
          <w:position w:val="-12"/>
        </w:rPr>
        <w:object w:dxaOrig="1280" w:dyaOrig="380" w14:anchorId="0968564D">
          <v:shape id="_x0000_i1266" type="#_x0000_t75" style="width:64pt;height:19pt" o:ole="" fillcolor="window">
            <v:imagedata r:id="rId410" o:title=""/>
          </v:shape>
          <o:OLEObject Type="Embed" ProgID="Equation.3" ShapeID="_x0000_i1266" DrawAspect="Content" ObjectID="_1821961495" r:id="rId411"/>
        </w:object>
      </w:r>
      <w:r w:rsidRPr="00C8370E">
        <w:rPr>
          <w:b w:val="0"/>
        </w:rPr>
        <w:t xml:space="preserve"> </w:t>
      </w:r>
    </w:p>
    <w:p w14:paraId="4D8916E6" w14:textId="77777777" w:rsidR="004472F4" w:rsidRPr="00C8370E" w:rsidRDefault="004472F4" w:rsidP="004472F4">
      <w:pPr>
        <w:pStyle w:val="20"/>
        <w:ind w:firstLine="708"/>
        <w:rPr>
          <w:b w:val="0"/>
        </w:rPr>
      </w:pPr>
      <w:r w:rsidRPr="00C8370E">
        <w:rPr>
          <w:b w:val="0"/>
        </w:rPr>
        <w:t>Взносы должны удовлетворять следующим ограничениям:</w:t>
      </w:r>
    </w:p>
    <w:p w14:paraId="1F404D5F" w14:textId="77777777" w:rsidR="004472F4" w:rsidRPr="00C8370E" w:rsidRDefault="004472F4" w:rsidP="004472F4">
      <w:pPr>
        <w:pStyle w:val="20"/>
        <w:ind w:firstLine="708"/>
        <w:rPr>
          <w:b w:val="0"/>
        </w:rPr>
      </w:pPr>
      <w:r w:rsidRPr="00C8370E">
        <w:rPr>
          <w:position w:val="-30"/>
        </w:rPr>
        <w:object w:dxaOrig="5280" w:dyaOrig="1060" w14:anchorId="02C38A5D">
          <v:shape id="_x0000_i1267" type="#_x0000_t75" style="width:264pt;height:53pt" o:ole="" fillcolor="window">
            <v:imagedata r:id="rId412" o:title=""/>
          </v:shape>
          <o:OLEObject Type="Embed" ProgID="Equation.3" ShapeID="_x0000_i1267" DrawAspect="Content" ObjectID="_1821961496" r:id="rId413"/>
        </w:object>
      </w:r>
    </w:p>
    <w:p w14:paraId="00E50ADC" w14:textId="77777777" w:rsidR="004472F4" w:rsidRPr="00C8370E" w:rsidRDefault="004472F4" w:rsidP="004472F4">
      <w:pPr>
        <w:rPr>
          <w:b/>
        </w:rPr>
      </w:pPr>
      <w:bookmarkStart w:id="87" w:name="_Toc480083095"/>
    </w:p>
    <w:p w14:paraId="6DDE4920" w14:textId="77777777" w:rsidR="004472F4" w:rsidRPr="00C8370E" w:rsidRDefault="004472F4" w:rsidP="004472F4">
      <w:pPr>
        <w:pStyle w:val="30"/>
        <w:ind w:firstLine="708"/>
        <w:rPr>
          <w:u w:val="single"/>
        </w:rPr>
      </w:pPr>
      <w:r w:rsidRPr="00C8370E">
        <w:t>1</w:t>
      </w:r>
      <w:r w:rsidR="005234A0" w:rsidRPr="00C8370E">
        <w:t>8</w:t>
      </w:r>
      <w:r w:rsidRPr="00C8370E">
        <w:t>.5.2.</w:t>
      </w:r>
      <w:r w:rsidRPr="00C8370E">
        <w:rPr>
          <w:u w:val="single"/>
        </w:rPr>
        <w:t xml:space="preserve"> Схема №2</w:t>
      </w:r>
      <w:bookmarkEnd w:id="87"/>
      <w:r w:rsidR="007104D2" w:rsidRPr="00C8370E">
        <w:rPr>
          <w:u w:val="single"/>
        </w:rPr>
        <w:t>. С установленными размерами пенсионных взносов. Пенсионные выплаты производятся в течение установленного пенсионным договором срока.</w:t>
      </w:r>
    </w:p>
    <w:p w14:paraId="03A83B1A" w14:textId="77777777" w:rsidR="004472F4" w:rsidRPr="00C8370E" w:rsidRDefault="004472F4" w:rsidP="001E17A7">
      <w:pPr>
        <w:spacing w:before="80" w:after="120"/>
        <w:ind w:firstLine="709"/>
        <w:jc w:val="both"/>
      </w:pPr>
      <w:r w:rsidRPr="00C8370E">
        <w:t xml:space="preserve">Взносы должны обеспечивать накопления, которые к моменту выхода работника на пенсию обеспечивают выплату пенсии продолжительностью не менее пяти лет в размере не ниже </w:t>
      </w:r>
      <w:r w:rsidRPr="00C8370E">
        <w:rPr>
          <w:u w:val="single"/>
        </w:rPr>
        <w:t>минимальной негосударственной пенсии</w:t>
      </w:r>
      <w:r w:rsidRPr="00C8370E">
        <w:t xml:space="preserve"> (в расчете на месяц), установленной на момент заключения договора:</w:t>
      </w:r>
    </w:p>
    <w:p w14:paraId="67F017CE" w14:textId="77777777" w:rsidR="004472F4" w:rsidRPr="00C8370E" w:rsidRDefault="004472F4" w:rsidP="004472F4">
      <w:pPr>
        <w:pStyle w:val="20"/>
        <w:ind w:firstLine="708"/>
        <w:rPr>
          <w:b w:val="0"/>
        </w:rPr>
      </w:pPr>
      <w:r w:rsidRPr="00C8370E">
        <w:rPr>
          <w:b w:val="0"/>
          <w:position w:val="-12"/>
        </w:rPr>
        <w:object w:dxaOrig="1660" w:dyaOrig="360" w14:anchorId="229FC2B7">
          <v:shape id="_x0000_i1268" type="#_x0000_t75" style="width:83pt;height:18pt" o:ole="" fillcolor="window">
            <v:imagedata r:id="rId414" o:title=""/>
          </v:shape>
          <o:OLEObject Type="Embed" ProgID="Equation.3" ShapeID="_x0000_i1268" DrawAspect="Content" ObjectID="_1821961497" r:id="rId415"/>
        </w:object>
      </w:r>
      <w:r w:rsidRPr="00C8370E">
        <w:rPr>
          <w:b w:val="0"/>
        </w:rPr>
        <w:t xml:space="preserve">, </w:t>
      </w:r>
      <w:r w:rsidRPr="00C8370E">
        <w:rPr>
          <w:b w:val="0"/>
        </w:rPr>
        <w:tab/>
      </w:r>
      <w:r w:rsidRPr="00C8370E">
        <w:rPr>
          <w:b w:val="0"/>
          <w:lang w:val="en-US"/>
        </w:rPr>
        <w:t>n</w:t>
      </w:r>
      <w:r w:rsidRPr="00C8370E">
        <w:rPr>
          <w:b w:val="0"/>
        </w:rPr>
        <w:t xml:space="preserve"> &gt;= 5 </w:t>
      </w:r>
    </w:p>
    <w:p w14:paraId="00CE1EFE" w14:textId="77777777" w:rsidR="004472F4" w:rsidRPr="00C8370E" w:rsidRDefault="004472F4" w:rsidP="004472F4">
      <w:pPr>
        <w:pStyle w:val="20"/>
        <w:ind w:firstLine="708"/>
        <w:rPr>
          <w:b w:val="0"/>
        </w:rPr>
      </w:pPr>
      <w:r w:rsidRPr="00C8370E">
        <w:rPr>
          <w:b w:val="0"/>
        </w:rPr>
        <w:t>Взносы должны удовлетворять следующим ограничениям:</w:t>
      </w:r>
    </w:p>
    <w:p w14:paraId="7E87B1FD" w14:textId="77777777" w:rsidR="004472F4" w:rsidRPr="00C8370E" w:rsidRDefault="004472F4" w:rsidP="004472F4">
      <w:pPr>
        <w:pStyle w:val="20"/>
        <w:ind w:firstLine="708"/>
        <w:rPr>
          <w:b w:val="0"/>
        </w:rPr>
      </w:pPr>
      <w:r w:rsidRPr="00C8370E">
        <w:rPr>
          <w:position w:val="-30"/>
        </w:rPr>
        <w:object w:dxaOrig="5460" w:dyaOrig="1060" w14:anchorId="65FDB169">
          <v:shape id="_x0000_i1269" type="#_x0000_t75" style="width:273pt;height:53pt" o:ole="" fillcolor="window">
            <v:imagedata r:id="rId416" o:title=""/>
          </v:shape>
          <o:OLEObject Type="Embed" ProgID="Equation.3" ShapeID="_x0000_i1269" DrawAspect="Content" ObjectID="_1821961498" r:id="rId417"/>
        </w:object>
      </w:r>
    </w:p>
    <w:p w14:paraId="36C42E33" w14:textId="77777777" w:rsidR="004472F4" w:rsidRPr="00C8370E" w:rsidRDefault="004472F4" w:rsidP="004472F4">
      <w:pPr>
        <w:rPr>
          <w:b/>
        </w:rPr>
      </w:pPr>
      <w:bookmarkStart w:id="88" w:name="_Toc480083096"/>
    </w:p>
    <w:p w14:paraId="1F2D2023" w14:textId="77777777" w:rsidR="007104D2" w:rsidRPr="00C8370E" w:rsidRDefault="004472F4" w:rsidP="007104D2">
      <w:pPr>
        <w:spacing w:before="80"/>
        <w:ind w:firstLine="567"/>
        <w:jc w:val="both"/>
        <w:rPr>
          <w:u w:val="single"/>
        </w:rPr>
      </w:pPr>
      <w:r w:rsidRPr="00C8370E">
        <w:t>1</w:t>
      </w:r>
      <w:r w:rsidR="005234A0" w:rsidRPr="00C8370E">
        <w:t>8</w:t>
      </w:r>
      <w:r w:rsidRPr="00C8370E">
        <w:t xml:space="preserve">.5.3. </w:t>
      </w:r>
      <w:r w:rsidRPr="00C8370E">
        <w:rPr>
          <w:u w:val="single"/>
        </w:rPr>
        <w:t xml:space="preserve">Схема №3. </w:t>
      </w:r>
      <w:bookmarkEnd w:id="88"/>
      <w:r w:rsidR="007104D2" w:rsidRPr="00C8370E">
        <w:rPr>
          <w:u w:val="single"/>
        </w:rPr>
        <w:t xml:space="preserve"> С установленными размерами пенсионных взносов. Пенсионные выплаты производятся до полного исчерпания средств на именном пенсионном счете Участника (продолжительностью не менее пяти лет);</w:t>
      </w:r>
    </w:p>
    <w:p w14:paraId="2136AEBE" w14:textId="77777777" w:rsidR="004472F4" w:rsidRPr="00C8370E" w:rsidRDefault="004472F4" w:rsidP="001E17A7">
      <w:pPr>
        <w:pStyle w:val="20"/>
        <w:spacing w:before="80"/>
        <w:ind w:firstLine="709"/>
        <w:rPr>
          <w:b w:val="0"/>
        </w:rPr>
      </w:pPr>
      <w:r w:rsidRPr="00C8370E">
        <w:rPr>
          <w:b w:val="0"/>
        </w:rPr>
        <w:t xml:space="preserve">Взносы должны обеспечивать накопления, которые к моменту выхода работника на пенсию обеспечивают выплату пенсии в размере не ниже </w:t>
      </w:r>
      <w:r w:rsidRPr="00C8370E">
        <w:rPr>
          <w:b w:val="0"/>
          <w:u w:val="single"/>
        </w:rPr>
        <w:t>минимальной негосударственной пенсии</w:t>
      </w:r>
      <w:r w:rsidRPr="00C8370E">
        <w:rPr>
          <w:b w:val="0"/>
        </w:rPr>
        <w:t>, установленной на момент заключения договора, и продолжительностью не менее пяти лет:</w:t>
      </w:r>
    </w:p>
    <w:p w14:paraId="49DA6233" w14:textId="77777777" w:rsidR="004472F4" w:rsidRPr="00C8370E" w:rsidRDefault="004472F4" w:rsidP="004472F4">
      <w:pPr>
        <w:pStyle w:val="20"/>
        <w:ind w:firstLine="708"/>
        <w:rPr>
          <w:b w:val="0"/>
        </w:rPr>
      </w:pPr>
      <w:r w:rsidRPr="00C8370E">
        <w:rPr>
          <w:b w:val="0"/>
          <w:position w:val="-12"/>
        </w:rPr>
        <w:object w:dxaOrig="1660" w:dyaOrig="360" w14:anchorId="508BEC33">
          <v:shape id="_x0000_i1270" type="#_x0000_t75" style="width:83pt;height:18pt" o:ole="" fillcolor="window">
            <v:imagedata r:id="rId418" o:title=""/>
          </v:shape>
          <o:OLEObject Type="Embed" ProgID="Equation.3" ShapeID="_x0000_i1270" DrawAspect="Content" ObjectID="_1821961499" r:id="rId419"/>
        </w:object>
      </w:r>
      <w:r w:rsidRPr="00C8370E">
        <w:rPr>
          <w:b w:val="0"/>
        </w:rPr>
        <w:t xml:space="preserve">, </w:t>
      </w:r>
      <w:r w:rsidRPr="00C8370E">
        <w:rPr>
          <w:b w:val="0"/>
          <w:lang w:val="en-US"/>
        </w:rPr>
        <w:t>n</w:t>
      </w:r>
      <w:r w:rsidRPr="00C8370E">
        <w:rPr>
          <w:b w:val="0"/>
        </w:rPr>
        <w:t xml:space="preserve"> &gt;= 5</w:t>
      </w:r>
    </w:p>
    <w:p w14:paraId="59F61AB0" w14:textId="77777777" w:rsidR="004472F4" w:rsidRPr="00C8370E" w:rsidRDefault="004472F4" w:rsidP="004472F4">
      <w:pPr>
        <w:pStyle w:val="20"/>
        <w:ind w:firstLine="708"/>
        <w:rPr>
          <w:b w:val="0"/>
        </w:rPr>
      </w:pPr>
      <w:r w:rsidRPr="00C8370E">
        <w:rPr>
          <w:b w:val="0"/>
        </w:rPr>
        <w:t>Взносы должны удовлетворять следующим ограничениям:</w:t>
      </w:r>
    </w:p>
    <w:p w14:paraId="516ABBCF" w14:textId="77777777" w:rsidR="004472F4" w:rsidRPr="00C8370E" w:rsidRDefault="004472F4" w:rsidP="004472F4">
      <w:pPr>
        <w:pStyle w:val="20"/>
        <w:ind w:firstLine="708"/>
        <w:rPr>
          <w:b w:val="0"/>
        </w:rPr>
      </w:pPr>
      <w:r w:rsidRPr="00C8370E">
        <w:rPr>
          <w:position w:val="-30"/>
        </w:rPr>
        <w:object w:dxaOrig="5460" w:dyaOrig="1060" w14:anchorId="22F13F50">
          <v:shape id="_x0000_i1271" type="#_x0000_t75" style="width:273pt;height:53pt" o:ole="" fillcolor="window">
            <v:imagedata r:id="rId420" o:title=""/>
          </v:shape>
          <o:OLEObject Type="Embed" ProgID="Equation.3" ShapeID="_x0000_i1271" DrawAspect="Content" ObjectID="_1821961500" r:id="rId421"/>
        </w:object>
      </w:r>
    </w:p>
    <w:p w14:paraId="06B3E74B" w14:textId="77777777" w:rsidR="00AD7B47" w:rsidRPr="00C8370E" w:rsidRDefault="004472F4" w:rsidP="007104D2">
      <w:pPr>
        <w:spacing w:before="120"/>
        <w:ind w:firstLine="567"/>
        <w:jc w:val="both"/>
      </w:pPr>
      <w:bookmarkStart w:id="89" w:name="_Toc480083097"/>
      <w:r w:rsidRPr="00C8370E">
        <w:t>1</w:t>
      </w:r>
      <w:r w:rsidR="005234A0" w:rsidRPr="00C8370E">
        <w:t>8</w:t>
      </w:r>
      <w:r w:rsidRPr="00C8370E">
        <w:t xml:space="preserve">.5.4. </w:t>
      </w:r>
      <w:r w:rsidRPr="00C8370E">
        <w:rPr>
          <w:u w:val="single"/>
        </w:rPr>
        <w:t>Схема №4</w:t>
      </w:r>
      <w:r w:rsidRPr="00C8370E">
        <w:t xml:space="preserve">. </w:t>
      </w:r>
      <w:bookmarkEnd w:id="89"/>
      <w:r w:rsidR="007104D2" w:rsidRPr="00C8370E">
        <w:t xml:space="preserve"> С установленными размерами пенсионных выплат.  Пенсионные выплаты производятся пожизненно.</w:t>
      </w:r>
    </w:p>
    <w:p w14:paraId="3EBCDBB9" w14:textId="77777777" w:rsidR="00AD7B47" w:rsidRPr="00C8370E" w:rsidRDefault="00AD7B47" w:rsidP="007104D2">
      <w:pPr>
        <w:spacing w:before="120"/>
        <w:ind w:firstLine="567"/>
        <w:jc w:val="both"/>
        <w:sectPr w:rsidR="00AD7B47" w:rsidRPr="00C8370E" w:rsidSect="00FF7BAA">
          <w:footerReference w:type="default" r:id="rId422"/>
          <w:pgSz w:w="11907" w:h="16840"/>
          <w:pgMar w:top="1134" w:right="794" w:bottom="907" w:left="1134" w:header="680" w:footer="680" w:gutter="0"/>
          <w:pgNumType w:start="48"/>
          <w:cols w:space="720"/>
        </w:sectPr>
      </w:pPr>
    </w:p>
    <w:p w14:paraId="6E4619E0" w14:textId="77777777" w:rsidR="004472F4" w:rsidRPr="00C8370E" w:rsidRDefault="004472F4" w:rsidP="001E17A7">
      <w:pPr>
        <w:tabs>
          <w:tab w:val="num" w:pos="720"/>
        </w:tabs>
        <w:spacing w:before="80"/>
        <w:ind w:left="357"/>
      </w:pPr>
      <w:r w:rsidRPr="00C8370E">
        <w:t xml:space="preserve">     Тариф взносов (доля взносов Вкладчика от ФОТ) составляет:</w:t>
      </w:r>
    </w:p>
    <w:p w14:paraId="125BA621" w14:textId="77777777" w:rsidR="004472F4" w:rsidRPr="00C8370E" w:rsidRDefault="004472F4" w:rsidP="004472F4">
      <w:pPr>
        <w:tabs>
          <w:tab w:val="num" w:pos="720"/>
        </w:tabs>
        <w:ind w:left="360"/>
      </w:pPr>
      <w:r w:rsidRPr="00C8370E">
        <w:tab/>
      </w:r>
      <w:r w:rsidRPr="00C8370E">
        <w:rPr>
          <w:position w:val="-34"/>
        </w:rPr>
        <w:object w:dxaOrig="3140" w:dyaOrig="800" w14:anchorId="1C16B14A">
          <v:shape id="_x0000_i1272" type="#_x0000_t75" style="width:157pt;height:40pt" o:ole="" fillcolor="window">
            <v:imagedata r:id="rId423" o:title=""/>
          </v:shape>
          <o:OLEObject Type="Embed" ProgID="Equation.3" ShapeID="_x0000_i1272" DrawAspect="Content" ObjectID="_1821961501" r:id="rId424"/>
        </w:object>
      </w:r>
    </w:p>
    <w:p w14:paraId="61010E49" w14:textId="77777777" w:rsidR="004472F4" w:rsidRPr="00C8370E" w:rsidRDefault="004472F4" w:rsidP="004472F4">
      <w:pPr>
        <w:tabs>
          <w:tab w:val="num" w:pos="720"/>
        </w:tabs>
        <w:ind w:left="360"/>
      </w:pPr>
      <w:r w:rsidRPr="00C8370E">
        <w:t xml:space="preserve">     Взнос за всех работников Вкладчика:</w:t>
      </w:r>
      <w:r w:rsidRPr="00C8370E">
        <w:tab/>
      </w:r>
    </w:p>
    <w:p w14:paraId="008DFF9C" w14:textId="77777777" w:rsidR="004472F4" w:rsidRPr="00C8370E" w:rsidRDefault="004472F4" w:rsidP="004472F4">
      <w:pPr>
        <w:tabs>
          <w:tab w:val="num" w:pos="720"/>
        </w:tabs>
        <w:ind w:left="360"/>
      </w:pPr>
      <w:r w:rsidRPr="00C8370E">
        <w:tab/>
      </w:r>
      <w:r w:rsidRPr="00C8370E">
        <w:rPr>
          <w:position w:val="-34"/>
        </w:rPr>
        <w:object w:dxaOrig="3560" w:dyaOrig="800" w14:anchorId="2D9C1377">
          <v:shape id="_x0000_i1273" type="#_x0000_t75" style="width:178pt;height:40pt" o:ole="" fillcolor="window">
            <v:imagedata r:id="rId425" o:title=""/>
          </v:shape>
          <o:OLEObject Type="Embed" ProgID="Equation.3" ShapeID="_x0000_i1273" DrawAspect="Content" ObjectID="_1821961502" r:id="rId426"/>
        </w:object>
      </w:r>
    </w:p>
    <w:p w14:paraId="6293A52A" w14:textId="77777777" w:rsidR="004472F4" w:rsidRPr="00C8370E" w:rsidRDefault="004472F4" w:rsidP="004472F4">
      <w:pPr>
        <w:tabs>
          <w:tab w:val="num" w:pos="720"/>
        </w:tabs>
        <w:spacing w:before="120"/>
        <w:ind w:left="357"/>
      </w:pPr>
      <w:r w:rsidRPr="00C8370E">
        <w:tab/>
        <w:t xml:space="preserve">Ежегодный взнос за одного работника возраста </w:t>
      </w:r>
      <w:r w:rsidRPr="00C8370E">
        <w:rPr>
          <w:i/>
        </w:rPr>
        <w:t>х</w:t>
      </w:r>
      <w:r w:rsidRPr="00C8370E">
        <w:t xml:space="preserve"> в течение </w:t>
      </w:r>
      <w:r w:rsidRPr="00C8370E">
        <w:rPr>
          <w:position w:val="-10"/>
        </w:rPr>
        <w:object w:dxaOrig="760" w:dyaOrig="320" w14:anchorId="57A37CD1">
          <v:shape id="_x0000_i1274" type="#_x0000_t75" style="width:38pt;height:16pt" o:ole="" fillcolor="window">
            <v:imagedata r:id="rId427" o:title=""/>
          </v:shape>
          <o:OLEObject Type="Embed" ProgID="Equation.3" ShapeID="_x0000_i1274" DrawAspect="Content" ObjectID="_1821961503" r:id="rId428"/>
        </w:object>
      </w:r>
      <w:r w:rsidRPr="00C8370E">
        <w:t xml:space="preserve"> лет для получения единичной пенсии (1 рубль):</w:t>
      </w:r>
    </w:p>
    <w:p w14:paraId="55341D84" w14:textId="77777777" w:rsidR="004472F4" w:rsidRPr="00C8370E" w:rsidRDefault="004472F4" w:rsidP="004472F4">
      <w:pPr>
        <w:tabs>
          <w:tab w:val="num" w:pos="720"/>
        </w:tabs>
        <w:ind w:left="360"/>
      </w:pPr>
      <w:r w:rsidRPr="00C8370E">
        <w:t xml:space="preserve">При </w:t>
      </w:r>
      <w:r w:rsidRPr="00C8370E">
        <w:rPr>
          <w:position w:val="-6"/>
        </w:rPr>
        <w:object w:dxaOrig="580" w:dyaOrig="220" w14:anchorId="35F84DCB">
          <v:shape id="_x0000_i1275" type="#_x0000_t75" style="width:29pt;height:11pt" o:ole="" fillcolor="window">
            <v:imagedata r:id="rId429" o:title=""/>
          </v:shape>
          <o:OLEObject Type="Embed" ProgID="Equation.3" ShapeID="_x0000_i1275" DrawAspect="Content" ObjectID="_1821961504" r:id="rId430"/>
        </w:object>
      </w:r>
      <w:r w:rsidRPr="00C8370E">
        <w:t>:</w:t>
      </w:r>
    </w:p>
    <w:p w14:paraId="4B5D2D6A" w14:textId="77777777" w:rsidR="004472F4" w:rsidRPr="00C8370E" w:rsidRDefault="004472F4" w:rsidP="004472F4">
      <w:pPr>
        <w:tabs>
          <w:tab w:val="num" w:pos="720"/>
        </w:tabs>
        <w:ind w:left="360"/>
      </w:pPr>
      <w:r w:rsidRPr="00C8370E">
        <w:tab/>
      </w:r>
      <w:r w:rsidRPr="00C8370E">
        <w:rPr>
          <w:position w:val="-30"/>
        </w:rPr>
        <w:object w:dxaOrig="4740" w:dyaOrig="1060" w14:anchorId="11CD45DB">
          <v:shape id="_x0000_i1276" type="#_x0000_t75" style="width:237pt;height:53pt" o:ole="" fillcolor="window">
            <v:imagedata r:id="rId431" o:title=""/>
          </v:shape>
          <o:OLEObject Type="Embed" ProgID="Equation.3" ShapeID="_x0000_i1276" DrawAspect="Content" ObjectID="_1821961505" r:id="rId432"/>
        </w:object>
      </w:r>
    </w:p>
    <w:p w14:paraId="50A41AE4" w14:textId="77777777" w:rsidR="004472F4" w:rsidRPr="00C8370E" w:rsidRDefault="004472F4" w:rsidP="004472F4">
      <w:pPr>
        <w:tabs>
          <w:tab w:val="num" w:pos="720"/>
        </w:tabs>
        <w:ind w:left="360"/>
      </w:pPr>
      <w:r w:rsidRPr="00C8370E">
        <w:t xml:space="preserve">При </w:t>
      </w:r>
      <w:r w:rsidRPr="00C8370E">
        <w:rPr>
          <w:position w:val="-6"/>
        </w:rPr>
        <w:object w:dxaOrig="780" w:dyaOrig="220" w14:anchorId="0AFDA59F">
          <v:shape id="_x0000_i1277" type="#_x0000_t75" style="width:39pt;height:11pt" o:ole="" fillcolor="window">
            <v:imagedata r:id="rId433" o:title=""/>
          </v:shape>
          <o:OLEObject Type="Embed" ProgID="Equation.3" ShapeID="_x0000_i1277" DrawAspect="Content" ObjectID="_1821961506" r:id="rId434"/>
        </w:object>
      </w:r>
      <w:r w:rsidRPr="00C8370E">
        <w:t xml:space="preserve"> (разовый взнос):</w:t>
      </w:r>
    </w:p>
    <w:p w14:paraId="42A87F6F" w14:textId="77777777" w:rsidR="004472F4" w:rsidRPr="00C8370E" w:rsidRDefault="004472F4" w:rsidP="004472F4">
      <w:pPr>
        <w:tabs>
          <w:tab w:val="num" w:pos="720"/>
        </w:tabs>
        <w:ind w:left="360"/>
      </w:pPr>
      <w:r w:rsidRPr="00C8370E">
        <w:tab/>
      </w:r>
      <w:r w:rsidRPr="00C8370E">
        <w:rPr>
          <w:position w:val="-12"/>
        </w:rPr>
        <w:object w:dxaOrig="4099" w:dyaOrig="360" w14:anchorId="3FC78E0B">
          <v:shape id="_x0000_i1278" type="#_x0000_t75" style="width:205pt;height:18pt" o:ole="" fillcolor="window">
            <v:imagedata r:id="rId435" o:title=""/>
          </v:shape>
          <o:OLEObject Type="Embed" ProgID="Equation.3" ShapeID="_x0000_i1278" DrawAspect="Content" ObjectID="_1821961507" r:id="rId436"/>
        </w:object>
      </w:r>
    </w:p>
    <w:p w14:paraId="552DA0A9" w14:textId="77777777" w:rsidR="004472F4" w:rsidRPr="00C8370E" w:rsidRDefault="004472F4" w:rsidP="004472F4">
      <w:pPr>
        <w:pStyle w:val="2"/>
      </w:pPr>
    </w:p>
    <w:p w14:paraId="52795D58" w14:textId="77777777" w:rsidR="004E3DF2" w:rsidRPr="00C8370E" w:rsidRDefault="004472F4" w:rsidP="004472F4">
      <w:pPr>
        <w:pStyle w:val="30"/>
        <w:ind w:firstLine="720"/>
        <w:rPr>
          <w:u w:val="single"/>
        </w:rPr>
      </w:pPr>
      <w:bookmarkStart w:id="90" w:name="_Toc480083098"/>
      <w:r w:rsidRPr="00C8370E">
        <w:t>1</w:t>
      </w:r>
      <w:r w:rsidR="005234A0" w:rsidRPr="00C8370E">
        <w:t>8</w:t>
      </w:r>
      <w:r w:rsidRPr="00C8370E">
        <w:t xml:space="preserve">.5.5. </w:t>
      </w:r>
      <w:r w:rsidRPr="00C8370E">
        <w:rPr>
          <w:u w:val="single"/>
        </w:rPr>
        <w:t xml:space="preserve">Схема №5. </w:t>
      </w:r>
      <w:bookmarkEnd w:id="90"/>
      <w:r w:rsidR="007104D2" w:rsidRPr="00C8370E">
        <w:rPr>
          <w:u w:val="single"/>
        </w:rPr>
        <w:t xml:space="preserve"> С установленными размерами пенсионных выплат. Пенсионные выплаты производятся в течение установленного пенсионным договором срока (не менее пяти лет).</w:t>
      </w:r>
    </w:p>
    <w:p w14:paraId="14FECCAB" w14:textId="77777777" w:rsidR="00AD7B47" w:rsidRPr="00C8370E" w:rsidRDefault="00AD7B47" w:rsidP="00AD7B47">
      <w:pPr>
        <w:tabs>
          <w:tab w:val="num" w:pos="720"/>
        </w:tabs>
        <w:spacing w:before="80"/>
        <w:ind w:firstLine="567"/>
      </w:pPr>
      <w:r w:rsidRPr="00C8370E">
        <w:t>Тариф взносов (доля взносов Вкладчика от ФОТ) составляет:</w:t>
      </w:r>
      <w:r w:rsidRPr="00C8370E">
        <w:tab/>
      </w:r>
      <w:r w:rsidRPr="00C8370E">
        <w:rPr>
          <w:position w:val="-34"/>
        </w:rPr>
        <w:object w:dxaOrig="3140" w:dyaOrig="800" w14:anchorId="65A10832">
          <v:shape id="_x0000_i1279" type="#_x0000_t75" style="width:157pt;height:40pt" o:ole="" fillcolor="window">
            <v:imagedata r:id="rId423" o:title=""/>
          </v:shape>
          <o:OLEObject Type="Embed" ProgID="Equation.3" ShapeID="_x0000_i1279" DrawAspect="Content" ObjectID="_1821961508" r:id="rId437"/>
        </w:object>
      </w:r>
    </w:p>
    <w:p w14:paraId="0DFE6B7B" w14:textId="77777777" w:rsidR="00AD7B47" w:rsidRPr="00C8370E" w:rsidRDefault="00AD7B47" w:rsidP="00AD7B47">
      <w:pPr>
        <w:tabs>
          <w:tab w:val="num" w:pos="720"/>
        </w:tabs>
        <w:ind w:left="360"/>
      </w:pPr>
      <w:r w:rsidRPr="00C8370E">
        <w:tab/>
        <w:t>Взнос за всех работников Вкладчика:</w:t>
      </w:r>
    </w:p>
    <w:p w14:paraId="746DF95D" w14:textId="77777777" w:rsidR="00AD7B47" w:rsidRPr="00C8370E" w:rsidRDefault="00AD7B47" w:rsidP="00AD7B47">
      <w:pPr>
        <w:tabs>
          <w:tab w:val="num" w:pos="720"/>
        </w:tabs>
        <w:ind w:left="360"/>
      </w:pPr>
      <w:r w:rsidRPr="00C8370E">
        <w:tab/>
      </w:r>
      <w:r w:rsidRPr="00C8370E">
        <w:rPr>
          <w:position w:val="-34"/>
        </w:rPr>
        <w:object w:dxaOrig="3560" w:dyaOrig="800" w14:anchorId="6DC45BF3">
          <v:shape id="_x0000_i1280" type="#_x0000_t75" style="width:178pt;height:40pt" o:ole="" fillcolor="window">
            <v:imagedata r:id="rId438" o:title=""/>
          </v:shape>
          <o:OLEObject Type="Embed" ProgID="Equation.3" ShapeID="_x0000_i1280" DrawAspect="Content" ObjectID="_1821961509" r:id="rId439"/>
        </w:object>
      </w:r>
    </w:p>
    <w:p w14:paraId="3A046104" w14:textId="77777777" w:rsidR="00AD7B47" w:rsidRPr="00C8370E" w:rsidRDefault="00AD7B47" w:rsidP="00AD7B47">
      <w:pPr>
        <w:tabs>
          <w:tab w:val="num" w:pos="720"/>
        </w:tabs>
        <w:spacing w:before="120"/>
        <w:ind w:left="357"/>
      </w:pPr>
      <w:r w:rsidRPr="00C8370E">
        <w:tab/>
        <w:t xml:space="preserve">Ежегодный взнос за одного работника возраста </w:t>
      </w:r>
      <w:r w:rsidRPr="00C8370E">
        <w:rPr>
          <w:i/>
        </w:rPr>
        <w:t>х</w:t>
      </w:r>
      <w:r w:rsidRPr="00C8370E">
        <w:t xml:space="preserve"> в течение </w:t>
      </w:r>
      <w:r w:rsidRPr="00C8370E">
        <w:rPr>
          <w:position w:val="-10"/>
        </w:rPr>
        <w:object w:dxaOrig="760" w:dyaOrig="320" w14:anchorId="210867CC">
          <v:shape id="_x0000_i1281" type="#_x0000_t75" style="width:38pt;height:16pt" o:ole="" fillcolor="window">
            <v:imagedata r:id="rId427" o:title=""/>
          </v:shape>
          <o:OLEObject Type="Embed" ProgID="Equation.3" ShapeID="_x0000_i1281" DrawAspect="Content" ObjectID="_1821961510" r:id="rId440"/>
        </w:object>
      </w:r>
      <w:r w:rsidRPr="00C8370E">
        <w:t xml:space="preserve"> лет для получения единичной пенсии (1 рубль):</w:t>
      </w:r>
    </w:p>
    <w:p w14:paraId="550AB696" w14:textId="77777777" w:rsidR="00AD7B47" w:rsidRPr="00C8370E" w:rsidRDefault="00AD7B47" w:rsidP="00AD7B47">
      <w:pPr>
        <w:tabs>
          <w:tab w:val="num" w:pos="720"/>
        </w:tabs>
        <w:ind w:left="360"/>
      </w:pPr>
      <w:r w:rsidRPr="00C8370E">
        <w:t xml:space="preserve">При </w:t>
      </w:r>
      <w:r w:rsidRPr="00C8370E">
        <w:rPr>
          <w:position w:val="-6"/>
        </w:rPr>
        <w:object w:dxaOrig="600" w:dyaOrig="220" w14:anchorId="5A82D3F3">
          <v:shape id="_x0000_i1282" type="#_x0000_t75" style="width:30pt;height:11pt" o:ole="" fillcolor="window">
            <v:imagedata r:id="rId441" o:title=""/>
          </v:shape>
          <o:OLEObject Type="Embed" ProgID="Equation.3" ShapeID="_x0000_i1282" DrawAspect="Content" ObjectID="_1821961511" r:id="rId442"/>
        </w:object>
      </w:r>
      <w:r w:rsidRPr="00C8370E">
        <w:t>:</w:t>
      </w:r>
    </w:p>
    <w:p w14:paraId="170B740F" w14:textId="77777777" w:rsidR="00AD7B47" w:rsidRPr="00C8370E" w:rsidRDefault="00AD7B47" w:rsidP="00AD7B47">
      <w:pPr>
        <w:tabs>
          <w:tab w:val="num" w:pos="720"/>
        </w:tabs>
        <w:ind w:left="360"/>
      </w:pPr>
      <w:r w:rsidRPr="00C8370E">
        <w:tab/>
      </w:r>
      <w:r w:rsidRPr="00C8370E">
        <w:rPr>
          <w:position w:val="-30"/>
        </w:rPr>
        <w:object w:dxaOrig="4920" w:dyaOrig="1060" w14:anchorId="6809FF1F">
          <v:shape id="_x0000_i1283" type="#_x0000_t75" style="width:246pt;height:53pt" o:ole="" fillcolor="window">
            <v:imagedata r:id="rId443" o:title=""/>
          </v:shape>
          <o:OLEObject Type="Embed" ProgID="Equation.3" ShapeID="_x0000_i1283" DrawAspect="Content" ObjectID="_1821961512" r:id="rId444"/>
        </w:object>
      </w:r>
    </w:p>
    <w:p w14:paraId="2D701594" w14:textId="77777777" w:rsidR="00AD7B47" w:rsidRPr="00C8370E" w:rsidRDefault="00AD7B47" w:rsidP="00AD7B47">
      <w:pPr>
        <w:tabs>
          <w:tab w:val="num" w:pos="720"/>
        </w:tabs>
        <w:spacing w:before="120" w:after="120"/>
        <w:ind w:left="357"/>
      </w:pPr>
      <w:r w:rsidRPr="00C8370E">
        <w:t xml:space="preserve">При </w:t>
      </w:r>
      <w:r w:rsidRPr="00C8370E">
        <w:rPr>
          <w:position w:val="-6"/>
        </w:rPr>
        <w:object w:dxaOrig="720" w:dyaOrig="220" w14:anchorId="628D2D0A">
          <v:shape id="_x0000_i1284" type="#_x0000_t75" style="width:36pt;height:11pt" o:ole="" fillcolor="window">
            <v:imagedata r:id="rId445" o:title=""/>
          </v:shape>
          <o:OLEObject Type="Embed" ProgID="Equation.3" ShapeID="_x0000_i1284" DrawAspect="Content" ObjectID="_1821961513" r:id="rId446"/>
        </w:object>
      </w:r>
      <w:r w:rsidRPr="00C8370E">
        <w:t>(разовый взнос):</w:t>
      </w:r>
    </w:p>
    <w:p w14:paraId="3FF89619" w14:textId="77777777" w:rsidR="00AD7B47" w:rsidRPr="00C8370E" w:rsidRDefault="00AD7B47" w:rsidP="00AD7B47">
      <w:pPr>
        <w:tabs>
          <w:tab w:val="num" w:pos="720"/>
        </w:tabs>
        <w:ind w:left="360"/>
      </w:pPr>
      <w:r w:rsidRPr="00C8370E">
        <w:tab/>
      </w:r>
      <w:r w:rsidRPr="00C8370E">
        <w:rPr>
          <w:position w:val="-12"/>
        </w:rPr>
        <w:object w:dxaOrig="3320" w:dyaOrig="360" w14:anchorId="5D05BE3C">
          <v:shape id="_x0000_i1285" type="#_x0000_t75" style="width:166pt;height:18pt" o:ole="" fillcolor="window">
            <v:imagedata r:id="rId447" o:title=""/>
          </v:shape>
          <o:OLEObject Type="Embed" ProgID="Equation.3" ShapeID="_x0000_i1285" DrawAspect="Content" ObjectID="_1821961514" r:id="rId448"/>
        </w:object>
      </w:r>
    </w:p>
    <w:p w14:paraId="3EA313ED" w14:textId="77777777" w:rsidR="00AD7B47" w:rsidRPr="00C8370E" w:rsidRDefault="00AD7B47" w:rsidP="00AD7B47">
      <w:pPr>
        <w:tabs>
          <w:tab w:val="num" w:pos="720"/>
        </w:tabs>
        <w:ind w:left="360"/>
      </w:pPr>
    </w:p>
    <w:p w14:paraId="11403295" w14:textId="77777777" w:rsidR="00AD7B47" w:rsidRPr="00C8370E" w:rsidRDefault="00AD7B47" w:rsidP="00AD7B47">
      <w:pPr>
        <w:spacing w:before="80"/>
        <w:ind w:firstLine="567"/>
        <w:jc w:val="both"/>
        <w:rPr>
          <w:szCs w:val="24"/>
          <w:u w:val="single"/>
        </w:rPr>
      </w:pPr>
      <w:r w:rsidRPr="00C8370E">
        <w:t>18.5.6.</w:t>
      </w:r>
      <w:r w:rsidRPr="00C8370E">
        <w:rPr>
          <w:u w:val="single"/>
        </w:rPr>
        <w:t xml:space="preserve"> Схема № 6 Пенсионная схема с установленными размерами пенсионных взносов и совместным  финансированием пенсии. </w:t>
      </w:r>
      <w:r w:rsidRPr="00C8370E">
        <w:rPr>
          <w:szCs w:val="24"/>
          <w:u w:val="single"/>
        </w:rPr>
        <w:t>Пенсионные выплаты производятся в течение установленного пенсионным договором срока.</w:t>
      </w:r>
    </w:p>
    <w:p w14:paraId="66E13C8B" w14:textId="77777777" w:rsidR="00AD7B47" w:rsidRPr="00C8370E" w:rsidRDefault="00AD7B47" w:rsidP="00AD7B47">
      <w:pPr>
        <w:pStyle w:val="30"/>
        <w:ind w:firstLine="708"/>
      </w:pPr>
      <w:r w:rsidRPr="00C8370E">
        <w:t xml:space="preserve">Взносы должны обеспечивать накопления, которые к моменту выхода работника на пенсию обеспечивают выплату пенсии продолжительностью не менее пяти лет в размере не ниже </w:t>
      </w:r>
      <w:r w:rsidRPr="00C8370E">
        <w:rPr>
          <w:u w:val="single"/>
        </w:rPr>
        <w:t>минимальной негосударственной пенсии</w:t>
      </w:r>
      <w:r w:rsidRPr="00C8370E">
        <w:t xml:space="preserve"> (в расчете на месяц), установленной на момент заключения договора:</w:t>
      </w:r>
    </w:p>
    <w:p w14:paraId="69DC8619" w14:textId="77777777" w:rsidR="00AD7B47" w:rsidRPr="00C8370E" w:rsidRDefault="00AD7B47" w:rsidP="00AD7B47">
      <w:pPr>
        <w:pStyle w:val="20"/>
        <w:ind w:firstLine="708"/>
        <w:rPr>
          <w:b w:val="0"/>
        </w:rPr>
      </w:pPr>
      <w:r w:rsidRPr="00C8370E">
        <w:rPr>
          <w:b w:val="0"/>
          <w:position w:val="-12"/>
        </w:rPr>
        <w:object w:dxaOrig="1660" w:dyaOrig="360" w14:anchorId="405FE953">
          <v:shape id="_x0000_i1286" type="#_x0000_t75" style="width:83pt;height:18pt" o:ole="" fillcolor="window">
            <v:imagedata r:id="rId414" o:title=""/>
          </v:shape>
          <o:OLEObject Type="Embed" ProgID="Equation.3" ShapeID="_x0000_i1286" DrawAspect="Content" ObjectID="_1821961515" r:id="rId449"/>
        </w:object>
      </w:r>
      <w:r w:rsidRPr="00C8370E">
        <w:rPr>
          <w:b w:val="0"/>
        </w:rPr>
        <w:t xml:space="preserve">, </w:t>
      </w:r>
      <w:r w:rsidRPr="00C8370E">
        <w:rPr>
          <w:b w:val="0"/>
        </w:rPr>
        <w:tab/>
      </w:r>
      <w:r w:rsidRPr="00C8370E">
        <w:rPr>
          <w:b w:val="0"/>
          <w:lang w:val="en-US"/>
        </w:rPr>
        <w:t>n</w:t>
      </w:r>
      <w:r w:rsidRPr="00C8370E">
        <w:rPr>
          <w:b w:val="0"/>
        </w:rPr>
        <w:t xml:space="preserve"> &gt;= 5, </w:t>
      </w:r>
    </w:p>
    <w:p w14:paraId="4C11529C" w14:textId="77777777" w:rsidR="00AD7B47" w:rsidRPr="00C8370E" w:rsidRDefault="00AD7B47" w:rsidP="00AD7B47">
      <w:pPr>
        <w:pStyle w:val="20"/>
        <w:spacing w:before="120"/>
        <w:ind w:firstLine="709"/>
        <w:rPr>
          <w:b w:val="0"/>
          <w:bCs/>
          <w:iCs/>
        </w:rPr>
        <w:sectPr w:rsidR="00AD7B47" w:rsidRPr="00C8370E" w:rsidSect="00AD7B47">
          <w:footerReference w:type="default" r:id="rId450"/>
          <w:pgSz w:w="11907" w:h="16840"/>
          <w:pgMar w:top="1134" w:right="794" w:bottom="907" w:left="1134" w:header="680" w:footer="680" w:gutter="0"/>
          <w:pgNumType w:start="57"/>
          <w:cols w:space="720"/>
        </w:sectPr>
      </w:pPr>
      <w:r w:rsidRPr="00C8370E">
        <w:rPr>
          <w:b w:val="0"/>
        </w:rPr>
        <w:t xml:space="preserve">где  </w:t>
      </w:r>
      <w:r w:rsidRPr="00C8370E">
        <w:rPr>
          <w:b w:val="0"/>
          <w:position w:val="-14"/>
        </w:rPr>
        <w:object w:dxaOrig="1320" w:dyaOrig="400" w14:anchorId="3A86F3B6">
          <v:shape id="_x0000_i1287" type="#_x0000_t75" style="width:66pt;height:20pt" o:ole="">
            <v:imagedata r:id="rId451" o:title=""/>
          </v:shape>
          <o:OLEObject Type="Embed" ProgID="Equation.3" ShapeID="_x0000_i1287" DrawAspect="Content" ObjectID="_1821961516" r:id="rId452"/>
        </w:object>
      </w:r>
      <w:r w:rsidRPr="00C8370E">
        <w:rPr>
          <w:b w:val="0"/>
        </w:rPr>
        <w:t xml:space="preserve"> - сумма,</w:t>
      </w:r>
      <w:r w:rsidRPr="00C8370E">
        <w:rPr>
          <w:b w:val="0"/>
          <w:bCs/>
          <w:iCs/>
        </w:rPr>
        <w:t xml:space="preserve"> сформированная при совместном финансировании Вкладчика</w:t>
      </w:r>
    </w:p>
    <w:p w14:paraId="4F9B093B" w14:textId="77777777" w:rsidR="004472F4" w:rsidRPr="00C8370E" w:rsidRDefault="004472F4" w:rsidP="004472F4">
      <w:pPr>
        <w:pStyle w:val="20"/>
        <w:ind w:firstLine="708"/>
        <w:rPr>
          <w:b w:val="0"/>
          <w:bCs/>
          <w:iCs/>
        </w:rPr>
      </w:pPr>
      <w:r w:rsidRPr="00C8370E">
        <w:rPr>
          <w:b w:val="0"/>
          <w:bCs/>
          <w:iCs/>
        </w:rPr>
        <w:t>и Участника;</w:t>
      </w:r>
    </w:p>
    <w:p w14:paraId="09BDFF1E" w14:textId="77777777" w:rsidR="004472F4" w:rsidRPr="00C8370E" w:rsidRDefault="004472F4" w:rsidP="004472F4">
      <w:pPr>
        <w:pStyle w:val="20"/>
        <w:ind w:firstLine="708"/>
        <w:rPr>
          <w:b w:val="0"/>
        </w:rPr>
      </w:pPr>
      <w:r w:rsidRPr="00C8370E">
        <w:rPr>
          <w:i/>
        </w:rPr>
        <w:t xml:space="preserve"> </w:t>
      </w:r>
      <w:r w:rsidRPr="00C8370E">
        <w:rPr>
          <w:b w:val="0"/>
        </w:rPr>
        <w:t>Взносы должны удовлетворять следующим ограничениям:</w:t>
      </w:r>
    </w:p>
    <w:p w14:paraId="58F0DDD7" w14:textId="77777777" w:rsidR="004472F4" w:rsidRPr="00C8370E" w:rsidRDefault="004472F4" w:rsidP="004472F4">
      <w:pPr>
        <w:pStyle w:val="20"/>
        <w:ind w:firstLine="708"/>
        <w:rPr>
          <w:b w:val="0"/>
        </w:rPr>
      </w:pPr>
      <w:r w:rsidRPr="00C8370E">
        <w:rPr>
          <w:position w:val="-30"/>
        </w:rPr>
        <w:object w:dxaOrig="5460" w:dyaOrig="1060" w14:anchorId="66406FCC">
          <v:shape id="_x0000_i1288" type="#_x0000_t75" style="width:273pt;height:53pt" o:ole="" fillcolor="window">
            <v:imagedata r:id="rId416" o:title=""/>
          </v:shape>
          <o:OLEObject Type="Embed" ProgID="Equation.3" ShapeID="_x0000_i1288" DrawAspect="Content" ObjectID="_1821961517" r:id="rId453"/>
        </w:object>
      </w:r>
    </w:p>
    <w:p w14:paraId="2B7B66EF" w14:textId="77777777" w:rsidR="00B63DA5" w:rsidRPr="00C8370E" w:rsidRDefault="00B63DA5" w:rsidP="004472F4">
      <w:pPr>
        <w:rPr>
          <w:b/>
        </w:rPr>
      </w:pPr>
    </w:p>
    <w:p w14:paraId="3828B2E5" w14:textId="77777777" w:rsidR="005706EF" w:rsidRPr="00C8370E" w:rsidRDefault="001E17A7" w:rsidP="001E17A7">
      <w:pPr>
        <w:pStyle w:val="30"/>
        <w:spacing w:before="120"/>
        <w:ind w:firstLine="567"/>
        <w:rPr>
          <w:b/>
          <w:bCs/>
        </w:rPr>
      </w:pPr>
      <w:bookmarkStart w:id="91" w:name="_Toc34183975"/>
      <w:r w:rsidRPr="00C8370E">
        <w:t xml:space="preserve"> </w:t>
      </w:r>
      <w:r w:rsidR="005706EF" w:rsidRPr="00C8370E">
        <w:rPr>
          <w:b/>
          <w:bCs/>
        </w:rPr>
        <w:t>1</w:t>
      </w:r>
      <w:r w:rsidR="005234A0" w:rsidRPr="00C8370E">
        <w:rPr>
          <w:b/>
          <w:bCs/>
        </w:rPr>
        <w:t>9</w:t>
      </w:r>
      <w:r w:rsidR="005706EF" w:rsidRPr="00C8370E">
        <w:rPr>
          <w:b/>
          <w:bCs/>
        </w:rPr>
        <w:t>. РАЗМЕРЫ ОПЛАТЫ УСЛУГ ФОНДА, УПРАВЛЯЮЩЕГО И ДЕПОЗИТАРИЯ</w:t>
      </w:r>
    </w:p>
    <w:p w14:paraId="0C63CD64" w14:textId="77777777" w:rsidR="00DA166B" w:rsidRPr="00C8370E" w:rsidRDefault="005706EF" w:rsidP="001E17A7">
      <w:pPr>
        <w:pStyle w:val="30"/>
        <w:spacing w:before="80"/>
        <w:ind w:firstLine="567"/>
      </w:pPr>
      <w:r w:rsidRPr="00C8370E">
        <w:t>1</w:t>
      </w:r>
      <w:r w:rsidR="005234A0" w:rsidRPr="00C8370E">
        <w:t>9</w:t>
      </w:r>
      <w:r w:rsidRPr="00C8370E">
        <w:t>.1. Покрытие расходов, связанных с обес</w:t>
      </w:r>
      <w:r w:rsidR="00365499" w:rsidRPr="00C8370E">
        <w:t>печением уставной деятельности ф</w:t>
      </w:r>
      <w:r w:rsidRPr="00C8370E">
        <w:t>онда, осуществляется за счет имущества, предназначенного для обеспечения уставной деятельности</w:t>
      </w:r>
    </w:p>
    <w:p w14:paraId="6BCB32C4" w14:textId="77777777" w:rsidR="005706EF" w:rsidRPr="00C8370E" w:rsidRDefault="005706EF" w:rsidP="001E17A7">
      <w:pPr>
        <w:pStyle w:val="30"/>
        <w:spacing w:before="80"/>
        <w:ind w:firstLine="567"/>
      </w:pPr>
      <w:r w:rsidRPr="00C8370E">
        <w:t>Фонда.</w:t>
      </w:r>
    </w:p>
    <w:p w14:paraId="6D67874E" w14:textId="77777777" w:rsidR="005706EF" w:rsidRPr="00C8370E" w:rsidRDefault="005706EF" w:rsidP="001E17A7">
      <w:pPr>
        <w:pStyle w:val="30"/>
        <w:spacing w:before="80"/>
        <w:ind w:firstLine="567"/>
      </w:pPr>
      <w:r w:rsidRPr="00C8370E">
        <w:t>1</w:t>
      </w:r>
      <w:r w:rsidR="005234A0" w:rsidRPr="00C8370E">
        <w:t>9</w:t>
      </w:r>
      <w:r w:rsidRPr="00C8370E">
        <w:t>.2. Имущество, предназначенное для обеспечения уставной деятель</w:t>
      </w:r>
      <w:r w:rsidR="00365499" w:rsidRPr="00C8370E">
        <w:t>ности ф</w:t>
      </w:r>
      <w:r w:rsidRPr="00C8370E">
        <w:t>онда образуется за счет:</w:t>
      </w:r>
    </w:p>
    <w:p w14:paraId="37BEB026" w14:textId="77777777" w:rsidR="005706EF" w:rsidRPr="00C8370E" w:rsidRDefault="005706EF" w:rsidP="00F60D60">
      <w:pPr>
        <w:pStyle w:val="30"/>
        <w:numPr>
          <w:ilvl w:val="0"/>
          <w:numId w:val="22"/>
        </w:numPr>
        <w:tabs>
          <w:tab w:val="clear" w:pos="2089"/>
          <w:tab w:val="num" w:pos="851"/>
        </w:tabs>
        <w:spacing w:before="40"/>
        <w:ind w:left="0" w:firstLine="567"/>
      </w:pPr>
      <w:r w:rsidRPr="00C8370E">
        <w:t>совокупного вклада учредителей;</w:t>
      </w:r>
    </w:p>
    <w:p w14:paraId="2978828A" w14:textId="77777777" w:rsidR="005706EF" w:rsidRPr="00C8370E" w:rsidRDefault="005706EF" w:rsidP="00F60D60">
      <w:pPr>
        <w:pStyle w:val="30"/>
        <w:numPr>
          <w:ilvl w:val="0"/>
          <w:numId w:val="22"/>
        </w:numPr>
        <w:tabs>
          <w:tab w:val="clear" w:pos="2089"/>
          <w:tab w:val="num" w:pos="851"/>
        </w:tabs>
        <w:spacing w:before="40"/>
        <w:ind w:left="0" w:firstLine="567"/>
      </w:pPr>
      <w:r w:rsidRPr="00C8370E">
        <w:t xml:space="preserve">целевых взносов Вкладчиков, если это предусмотрено </w:t>
      </w:r>
      <w:r w:rsidR="00CE757E" w:rsidRPr="00C8370E">
        <w:t>пенсионным договором. Размер и порядок внесения целевых взносов устанавливаются пенсионным договором;</w:t>
      </w:r>
    </w:p>
    <w:p w14:paraId="0F34AEB8" w14:textId="77777777" w:rsidR="005706EF" w:rsidRPr="00C8370E" w:rsidRDefault="00365499" w:rsidP="00F60D60">
      <w:pPr>
        <w:pStyle w:val="30"/>
        <w:numPr>
          <w:ilvl w:val="0"/>
          <w:numId w:val="22"/>
        </w:numPr>
        <w:tabs>
          <w:tab w:val="clear" w:pos="2089"/>
          <w:tab w:val="num" w:pos="851"/>
        </w:tabs>
        <w:spacing w:before="40"/>
        <w:ind w:left="0" w:firstLine="567"/>
      </w:pPr>
      <w:r w:rsidRPr="00C8370E">
        <w:t>части дохода ф</w:t>
      </w:r>
      <w:r w:rsidR="005706EF" w:rsidRPr="00C8370E">
        <w:t>онда от размещения пенсионных резервов, при этом размер отчислений не должен превышать 15 процентов дохода, полученного от размещения средств пенсионных</w:t>
      </w:r>
      <w:r w:rsidR="00AD7B47" w:rsidRPr="00C8370E">
        <w:t xml:space="preserve"> </w:t>
      </w:r>
      <w:r w:rsidR="005706EF" w:rsidRPr="00C8370E">
        <w:t>резервов, после вычета вознаграждения управляющей компании и специализированному депозитарию Фонда и уплаченных налогов;</w:t>
      </w:r>
    </w:p>
    <w:p w14:paraId="731F805D" w14:textId="77777777" w:rsidR="005706EF" w:rsidRPr="00C8370E" w:rsidRDefault="005706EF" w:rsidP="00F60D60">
      <w:pPr>
        <w:pStyle w:val="30"/>
        <w:numPr>
          <w:ilvl w:val="0"/>
          <w:numId w:val="22"/>
        </w:numPr>
        <w:tabs>
          <w:tab w:val="clear" w:pos="2089"/>
          <w:tab w:val="num" w:pos="851"/>
        </w:tabs>
        <w:spacing w:before="40"/>
        <w:ind w:left="0" w:firstLine="567"/>
      </w:pPr>
      <w:r w:rsidRPr="00C8370E">
        <w:t>части сумм пенсионных взносов, если это  предусмотрено пенсионным договором, при этом предельный размер части суммы пенсионного взноса не может превышать 3 процентов суммы взноса;</w:t>
      </w:r>
    </w:p>
    <w:p w14:paraId="1A8C607B" w14:textId="77777777" w:rsidR="005706EF" w:rsidRPr="00C8370E" w:rsidRDefault="005706EF" w:rsidP="00F60D60">
      <w:pPr>
        <w:pStyle w:val="30"/>
        <w:numPr>
          <w:ilvl w:val="0"/>
          <w:numId w:val="22"/>
        </w:numPr>
        <w:tabs>
          <w:tab w:val="clear" w:pos="2089"/>
          <w:tab w:val="num" w:pos="851"/>
        </w:tabs>
        <w:spacing w:before="40"/>
        <w:ind w:left="0" w:firstLine="567"/>
      </w:pPr>
      <w:r w:rsidRPr="00C8370E">
        <w:t>дохода Фонда от использования, в том числе размещения имущества предназначенного для обеспечения уставной деятельности Фонда;</w:t>
      </w:r>
    </w:p>
    <w:p w14:paraId="165E095B" w14:textId="77777777" w:rsidR="005706EF" w:rsidRPr="00C8370E" w:rsidRDefault="005706EF" w:rsidP="00F60D60">
      <w:pPr>
        <w:pStyle w:val="30"/>
        <w:numPr>
          <w:ilvl w:val="0"/>
          <w:numId w:val="22"/>
        </w:numPr>
        <w:tabs>
          <w:tab w:val="clear" w:pos="2089"/>
          <w:tab w:val="num" w:pos="851"/>
        </w:tabs>
        <w:spacing w:before="40"/>
        <w:ind w:left="0" w:firstLine="567"/>
      </w:pPr>
      <w:r w:rsidRPr="00C8370E">
        <w:t>благотворительных взносов и других законных поступлений.</w:t>
      </w:r>
    </w:p>
    <w:p w14:paraId="3099A427" w14:textId="77777777" w:rsidR="005706EF" w:rsidRPr="00C8370E" w:rsidRDefault="005706EF" w:rsidP="001E17A7">
      <w:pPr>
        <w:pStyle w:val="30"/>
        <w:spacing w:before="80"/>
        <w:ind w:firstLine="567"/>
        <w:rPr>
          <w:b/>
        </w:rPr>
      </w:pPr>
      <w:r w:rsidRPr="00C8370E">
        <w:t>1</w:t>
      </w:r>
      <w:r w:rsidR="005234A0" w:rsidRPr="00C8370E">
        <w:t>9</w:t>
      </w:r>
      <w:r w:rsidRPr="00C8370E">
        <w:t>.3. Размеры оплаты услуг управляющего и депозитария определяются</w:t>
      </w:r>
      <w:r w:rsidR="00365499" w:rsidRPr="00C8370E">
        <w:t xml:space="preserve"> условиями заключенного с ними ф</w:t>
      </w:r>
      <w:r w:rsidRPr="00C8370E">
        <w:t>ондом договора, но не могут превышать объема средств, установленного действующим законодательством Российской Федерации. Оплата производится за счет дохода от размещения пенсионных резервов.</w:t>
      </w:r>
    </w:p>
    <w:p w14:paraId="113B3992" w14:textId="77777777" w:rsidR="005706EF" w:rsidRPr="00C8370E" w:rsidRDefault="005234A0" w:rsidP="000660A1">
      <w:pPr>
        <w:pStyle w:val="7"/>
        <w:spacing w:before="120"/>
        <w:ind w:firstLine="567"/>
        <w:rPr>
          <w:sz w:val="24"/>
          <w:szCs w:val="24"/>
        </w:rPr>
      </w:pPr>
      <w:r w:rsidRPr="00C8370E">
        <w:rPr>
          <w:sz w:val="24"/>
          <w:szCs w:val="24"/>
        </w:rPr>
        <w:t>20</w:t>
      </w:r>
      <w:r w:rsidR="005706EF" w:rsidRPr="00C8370E">
        <w:rPr>
          <w:sz w:val="24"/>
          <w:szCs w:val="24"/>
        </w:rPr>
        <w:t>. ПОРЯДОК ВНЕСЕНИЯ ИЗМЕНЕНИЙ И ДОПОЛНЕНИЙ В ПРАВИЛА ФОНДА</w:t>
      </w:r>
    </w:p>
    <w:p w14:paraId="281C61DE" w14:textId="77777777" w:rsidR="00B1062F" w:rsidRPr="00C8370E" w:rsidRDefault="005234A0" w:rsidP="001E17A7">
      <w:pPr>
        <w:spacing w:after="80"/>
        <w:ind w:firstLine="567"/>
        <w:jc w:val="both"/>
      </w:pPr>
      <w:r w:rsidRPr="00C8370E">
        <w:t>20</w:t>
      </w:r>
      <w:r w:rsidR="005706EF" w:rsidRPr="00C8370E">
        <w:t>.1</w:t>
      </w:r>
      <w:r w:rsidR="005706EF" w:rsidRPr="00C8370E">
        <w:rPr>
          <w:b/>
          <w:bCs/>
        </w:rPr>
        <w:t xml:space="preserve">. </w:t>
      </w:r>
      <w:r w:rsidR="005706EF" w:rsidRPr="00C8370E">
        <w:t>Вносимые изменения и дополнения в Правила фонда не должны противоречить требованиям законодательства и нормативным правовым актам Российской Федерации, требованиям уполномоченного федерального орг</w:t>
      </w:r>
      <w:r w:rsidR="00365499" w:rsidRPr="00C8370E">
        <w:t>ана и учредительным документам фонда. Правила ф</w:t>
      </w:r>
      <w:r w:rsidR="005706EF" w:rsidRPr="00C8370E">
        <w:t>онда с внесенными изменениями и дополнениями подлежат регистрации в уполномоченном федеральном органе.</w:t>
      </w:r>
    </w:p>
    <w:p w14:paraId="63E35498" w14:textId="77777777" w:rsidR="000660A1" w:rsidRPr="00C8370E" w:rsidRDefault="000660A1" w:rsidP="000660A1">
      <w:pPr>
        <w:spacing w:after="80"/>
        <w:ind w:firstLine="567"/>
        <w:jc w:val="both"/>
      </w:pPr>
      <w:r w:rsidRPr="00C8370E">
        <w:t xml:space="preserve">20.2. Изменения и дополнения, вносимые в Правила, вступают в силу после их регистрации в установленном порядке в уполномоченном федеральном органе. </w:t>
      </w:r>
    </w:p>
    <w:p w14:paraId="233127FB" w14:textId="77777777" w:rsidR="000660A1" w:rsidRPr="00C8370E" w:rsidRDefault="000660A1" w:rsidP="000660A1">
      <w:pPr>
        <w:ind w:firstLine="567"/>
        <w:jc w:val="both"/>
      </w:pPr>
      <w:r w:rsidRPr="00C8370E">
        <w:t xml:space="preserve"> 20.3. Изменения и дополнения, вносимые в Правила фонда, не распространяются на заключенные ранее договоры, за исключением случаев изменения законодательства Российской Федерации о трудовых пенсиях и об инвестировании средств пенсионных накоплений для финансирования накопительной части трудовой пенсии.</w:t>
      </w:r>
    </w:p>
    <w:p w14:paraId="2FD79D14" w14:textId="77777777" w:rsidR="005706EF" w:rsidRPr="00C8370E" w:rsidRDefault="005706EF" w:rsidP="001E17A7">
      <w:pPr>
        <w:spacing w:after="80"/>
        <w:ind w:firstLine="567"/>
        <w:jc w:val="both"/>
      </w:pPr>
      <w:r w:rsidRPr="00C8370E">
        <w:t>Внесение изменений в условия договора оформляется дополнительным соглашением к этому договору. Ранее действовавшие услов</w:t>
      </w:r>
      <w:r w:rsidR="00365499" w:rsidRPr="00C8370E">
        <w:t>ия, закрепленные в заключенных ф</w:t>
      </w:r>
      <w:r w:rsidRPr="00C8370E">
        <w:t>ондом договорах, сохраняют силу до полного их исполнения, если сторонами не будет оговорено иное.</w:t>
      </w:r>
    </w:p>
    <w:p w14:paraId="7DB1DA62" w14:textId="77777777" w:rsidR="00AD7B47" w:rsidRPr="00C8370E" w:rsidRDefault="00AD7B47">
      <w:pPr>
        <w:spacing w:before="120" w:after="120"/>
        <w:ind w:firstLine="709"/>
        <w:jc w:val="center"/>
        <w:rPr>
          <w:b/>
        </w:rPr>
      </w:pPr>
    </w:p>
    <w:p w14:paraId="2B13E4CD" w14:textId="77777777" w:rsidR="00AD7B47" w:rsidRPr="00C8370E" w:rsidRDefault="00AD7B47">
      <w:pPr>
        <w:spacing w:before="120" w:after="120"/>
        <w:ind w:firstLine="709"/>
        <w:jc w:val="center"/>
        <w:rPr>
          <w:b/>
        </w:rPr>
        <w:sectPr w:rsidR="00AD7B47" w:rsidRPr="00C8370E" w:rsidSect="00AD7B47">
          <w:footerReference w:type="default" r:id="rId454"/>
          <w:pgSz w:w="11907" w:h="16840"/>
          <w:pgMar w:top="1134" w:right="794" w:bottom="907" w:left="1134" w:header="680" w:footer="680" w:gutter="0"/>
          <w:pgNumType w:start="58"/>
          <w:cols w:space="720"/>
        </w:sectPr>
      </w:pPr>
    </w:p>
    <w:p w14:paraId="353D6869" w14:textId="77777777" w:rsidR="005706EF" w:rsidRPr="00C8370E" w:rsidRDefault="005706EF">
      <w:pPr>
        <w:spacing w:before="120" w:after="120"/>
        <w:ind w:firstLine="709"/>
        <w:jc w:val="center"/>
        <w:rPr>
          <w:b/>
        </w:rPr>
      </w:pPr>
      <w:r w:rsidRPr="00C8370E">
        <w:rPr>
          <w:b/>
        </w:rPr>
        <w:t>2</w:t>
      </w:r>
      <w:r w:rsidR="005234A0" w:rsidRPr="00C8370E">
        <w:rPr>
          <w:b/>
        </w:rPr>
        <w:t>1</w:t>
      </w:r>
      <w:r w:rsidRPr="00C8370E">
        <w:rPr>
          <w:b/>
        </w:rPr>
        <w:t>. ЗАКЛЮЧИТЕЛЬНЫЕ ПОЛОЖЕНИЯ</w:t>
      </w:r>
    </w:p>
    <w:p w14:paraId="0FDB591E" w14:textId="77777777" w:rsidR="005706EF" w:rsidRPr="00C8370E" w:rsidRDefault="005706EF">
      <w:pPr>
        <w:pStyle w:val="30"/>
      </w:pPr>
      <w:r w:rsidRPr="00C8370E">
        <w:tab/>
        <w:t>2</w:t>
      </w:r>
      <w:r w:rsidR="005234A0" w:rsidRPr="00C8370E">
        <w:t>1</w:t>
      </w:r>
      <w:r w:rsidRPr="00C8370E">
        <w:t>.1. Вопросы налогообложения, возникающие в процессе реализации договоров о негосударственном пенсионном обеспечении, решаются в соответствии с действующим законодательством Российской Федерации.</w:t>
      </w:r>
    </w:p>
    <w:p w14:paraId="6CF6869F" w14:textId="77777777" w:rsidR="00406129" w:rsidRPr="00C8370E" w:rsidRDefault="005706EF" w:rsidP="002C4156">
      <w:pPr>
        <w:spacing w:before="120"/>
        <w:jc w:val="both"/>
      </w:pPr>
      <w:r w:rsidRPr="00C8370E">
        <w:tab/>
        <w:t>2</w:t>
      </w:r>
      <w:r w:rsidR="005234A0" w:rsidRPr="00C8370E">
        <w:t>1</w:t>
      </w:r>
      <w:r w:rsidRPr="00C8370E">
        <w:t>.2. Споры, возника</w:t>
      </w:r>
      <w:r w:rsidR="00365499" w:rsidRPr="00C8370E">
        <w:t>ющие между фондом, Участниками ф</w:t>
      </w:r>
      <w:r w:rsidRPr="00C8370E">
        <w:t>онда  и Вкладчиками в связи с применением настоящих Правил, решаются в порядке, предусмотренном законодательством.</w:t>
      </w:r>
      <w:bookmarkEnd w:id="91"/>
    </w:p>
    <w:p w14:paraId="489780D7" w14:textId="77777777" w:rsidR="00CE757E" w:rsidRPr="00C8370E" w:rsidRDefault="00CE757E" w:rsidP="002C4156">
      <w:pPr>
        <w:spacing w:before="120"/>
        <w:jc w:val="both"/>
      </w:pPr>
    </w:p>
    <w:p w14:paraId="77369457" w14:textId="77777777" w:rsidR="00CE757E" w:rsidRPr="00C8370E" w:rsidRDefault="00CE757E" w:rsidP="002C4156">
      <w:pPr>
        <w:spacing w:before="120"/>
        <w:jc w:val="both"/>
      </w:pPr>
    </w:p>
    <w:p w14:paraId="03E5BE74" w14:textId="77777777" w:rsidR="00CE757E" w:rsidRPr="00C8370E" w:rsidRDefault="00CE757E" w:rsidP="002C4156">
      <w:pPr>
        <w:spacing w:before="120"/>
        <w:jc w:val="both"/>
      </w:pPr>
    </w:p>
    <w:p w14:paraId="1FC80A89" w14:textId="77777777" w:rsidR="00CE757E" w:rsidRPr="00C8370E" w:rsidRDefault="00CE757E" w:rsidP="002C4156">
      <w:pPr>
        <w:spacing w:before="120"/>
        <w:jc w:val="both"/>
      </w:pPr>
    </w:p>
    <w:p w14:paraId="5848EB8E" w14:textId="77777777" w:rsidR="00CE757E" w:rsidRPr="00C8370E" w:rsidRDefault="00CE757E" w:rsidP="002C4156">
      <w:pPr>
        <w:spacing w:before="120"/>
        <w:jc w:val="both"/>
      </w:pPr>
    </w:p>
    <w:p w14:paraId="008192DD" w14:textId="77777777" w:rsidR="00CE757E" w:rsidRPr="00C8370E" w:rsidRDefault="00CE757E" w:rsidP="002C4156">
      <w:pPr>
        <w:spacing w:before="120"/>
        <w:jc w:val="both"/>
      </w:pPr>
    </w:p>
    <w:p w14:paraId="05EBC776" w14:textId="77777777" w:rsidR="00CE757E" w:rsidRPr="00C8370E" w:rsidRDefault="00CE757E" w:rsidP="002C4156">
      <w:pPr>
        <w:spacing w:before="120"/>
        <w:jc w:val="both"/>
      </w:pPr>
    </w:p>
    <w:p w14:paraId="414F9C8F" w14:textId="77777777" w:rsidR="00CE757E" w:rsidRPr="00C8370E" w:rsidRDefault="00CE757E" w:rsidP="002C4156">
      <w:pPr>
        <w:spacing w:before="120"/>
        <w:jc w:val="both"/>
      </w:pPr>
    </w:p>
    <w:p w14:paraId="2636031C" w14:textId="77777777" w:rsidR="00CE757E" w:rsidRPr="00C8370E" w:rsidRDefault="00CE757E" w:rsidP="002C4156">
      <w:pPr>
        <w:spacing w:before="120"/>
        <w:jc w:val="both"/>
        <w:sectPr w:rsidR="00CE757E" w:rsidRPr="00C8370E" w:rsidSect="00FA4FF7">
          <w:footerReference w:type="default" r:id="rId455"/>
          <w:pgSz w:w="11907" w:h="16840"/>
          <w:pgMar w:top="1134" w:right="794" w:bottom="907" w:left="1134" w:header="680" w:footer="680" w:gutter="0"/>
          <w:pgNumType w:start="59"/>
          <w:cols w:space="720"/>
        </w:sectPr>
      </w:pPr>
    </w:p>
    <w:p w14:paraId="012205A5" w14:textId="77777777" w:rsidR="00CE757E" w:rsidRPr="00C8370E" w:rsidRDefault="007C0208" w:rsidP="00CE757E">
      <w:pPr>
        <w:tabs>
          <w:tab w:val="num" w:pos="720"/>
        </w:tabs>
        <w:ind w:firstLine="567"/>
        <w:jc w:val="both"/>
        <w:rPr>
          <w:i/>
        </w:rPr>
      </w:pPr>
      <w:r>
        <w:t xml:space="preserve"> </w:t>
      </w:r>
    </w:p>
    <w:sectPr w:rsidR="00CE757E" w:rsidRPr="00C8370E" w:rsidSect="00FA4FF7">
      <w:footerReference w:type="default" r:id="rId456"/>
      <w:pgSz w:w="16840" w:h="11907" w:orient="landscape"/>
      <w:pgMar w:top="1134" w:right="1134" w:bottom="907" w:left="1134" w:header="680" w:footer="680" w:gutter="0"/>
      <w:pgNumType w:start="6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848EA" w14:textId="77777777" w:rsidR="0017072C" w:rsidRDefault="0017072C">
      <w:r>
        <w:separator/>
      </w:r>
    </w:p>
  </w:endnote>
  <w:endnote w:type="continuationSeparator" w:id="0">
    <w:p w14:paraId="1971C36D" w14:textId="77777777" w:rsidR="0017072C" w:rsidRDefault="00170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7804"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03FDF4F8" w14:textId="77777777" w:rsidR="009F1604" w:rsidRDefault="009F1604">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8659"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2</w:t>
    </w:r>
    <w:r>
      <w:rPr>
        <w:rStyle w:val="a6"/>
      </w:rPr>
      <w:fldChar w:fldCharType="end"/>
    </w:r>
  </w:p>
  <w:p w14:paraId="5EF1AFA4" w14:textId="77777777" w:rsidR="009F1604" w:rsidRDefault="009F1604">
    <w:pPr>
      <w:pStyle w:val="a3"/>
      <w:pBdr>
        <w:top w:val="double" w:sz="4" w:space="1" w:color="auto"/>
      </w:pBdr>
      <w:ind w:right="360"/>
      <w:rPr>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A6D6"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2</w:t>
    </w:r>
    <w:r>
      <w:rPr>
        <w:rStyle w:val="a6"/>
      </w:rPr>
      <w:fldChar w:fldCharType="end"/>
    </w:r>
  </w:p>
  <w:p w14:paraId="617B5A9F" w14:textId="77777777" w:rsidR="009F1604" w:rsidRDefault="009F1604">
    <w:pPr>
      <w:pStyle w:val="a3"/>
      <w:pBdr>
        <w:top w:val="double" w:sz="4" w:space="1" w:color="auto"/>
      </w:pBdr>
      <w:ind w:right="360"/>
      <w:rPr>
        <w:sz w:val="24"/>
      </w:rPr>
    </w:pPr>
    <w:r>
      <w:rPr>
        <w:i/>
        <w:sz w:val="24"/>
      </w:rPr>
      <w:t>Содержание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4612" w14:textId="77777777" w:rsidR="009F1604" w:rsidRDefault="009F1604">
    <w:pPr>
      <w:pStyle w:val="a3"/>
      <w:pBdr>
        <w:top w:val="double" w:sz="4" w:space="1" w:color="auto"/>
      </w:pBdr>
      <w:rPr>
        <w:i/>
        <w:iCs/>
        <w:sz w:val="22"/>
      </w:rPr>
    </w:pPr>
    <w:r>
      <w:rPr>
        <w:i/>
        <w:iCs/>
        <w:sz w:val="22"/>
      </w:rPr>
      <w:t>Содержание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BBE9"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6</w:t>
    </w:r>
    <w:r>
      <w:rPr>
        <w:rStyle w:val="a6"/>
      </w:rPr>
      <w:fldChar w:fldCharType="end"/>
    </w:r>
  </w:p>
  <w:p w14:paraId="5551C4B7" w14:textId="77777777" w:rsidR="009F1604" w:rsidRPr="00013E99" w:rsidRDefault="009F1604" w:rsidP="008957AE">
    <w:pPr>
      <w:pStyle w:val="a3"/>
      <w:pBdr>
        <w:top w:val="double" w:sz="4" w:space="2" w:color="auto"/>
      </w:pBdr>
      <w:ind w:right="360"/>
      <w:rPr>
        <w:i/>
        <w:sz w:val="24"/>
        <w:szCs w:val="24"/>
      </w:rPr>
    </w:pPr>
    <w:r>
      <w:rPr>
        <w:i/>
        <w:sz w:val="24"/>
        <w:szCs w:val="24"/>
      </w:rPr>
      <w:t>Перечень видов пенсионных схем, применяемых Фондом, и их описание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07F6"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7</w:t>
    </w:r>
    <w:r>
      <w:rPr>
        <w:rStyle w:val="a6"/>
      </w:rPr>
      <w:fldChar w:fldCharType="end"/>
    </w:r>
  </w:p>
  <w:p w14:paraId="7909158C" w14:textId="77777777" w:rsidR="009F1604" w:rsidRDefault="009F1604">
    <w:pPr>
      <w:pStyle w:val="a3"/>
      <w:pBdr>
        <w:top w:val="double" w:sz="4" w:space="1" w:color="auto"/>
      </w:pBdr>
      <w:ind w:right="360"/>
      <w:rPr>
        <w:i/>
        <w:iCs/>
        <w:sz w:val="22"/>
      </w:rPr>
    </w:pPr>
    <w:r>
      <w:rPr>
        <w:i/>
        <w:iCs/>
        <w:sz w:val="22"/>
      </w:rPr>
      <w:t>Пенсионные схемы, применяемые Фондом, и их описание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22CD" w14:textId="77777777" w:rsidR="009F1604" w:rsidRDefault="009F1604">
    <w:pPr>
      <w:pStyle w:val="a3"/>
      <w:pBdr>
        <w:top w:val="double" w:sz="4" w:space="1" w:color="auto"/>
      </w:pBdr>
      <w:rPr>
        <w:i/>
        <w:iCs/>
        <w:sz w:val="24"/>
      </w:rPr>
    </w:pPr>
    <w:r>
      <w:rPr>
        <w:i/>
        <w:iCs/>
        <w:sz w:val="24"/>
      </w:rPr>
      <w:t>Заключительные положения</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FAB2" w14:textId="77777777" w:rsidR="009F1604" w:rsidRPr="00657EE1" w:rsidRDefault="009F1604">
    <w:pPr>
      <w:pStyle w:val="a3"/>
      <w:framePr w:wrap="around" w:vAnchor="text" w:hAnchor="margin" w:xAlign="right" w:y="1"/>
      <w:rPr>
        <w:rStyle w:val="a6"/>
        <w:shd w:val="clear" w:color="auto" w:fill="FFFFFF"/>
      </w:rPr>
    </w:pPr>
    <w:r w:rsidRPr="00657EE1">
      <w:rPr>
        <w:rStyle w:val="a6"/>
        <w:shd w:val="clear" w:color="auto" w:fill="FFFFFF"/>
      </w:rPr>
      <w:fldChar w:fldCharType="begin"/>
    </w:r>
    <w:r w:rsidRPr="00657EE1">
      <w:rPr>
        <w:rStyle w:val="a6"/>
        <w:shd w:val="clear" w:color="auto" w:fill="FFFFFF"/>
      </w:rPr>
      <w:instrText xml:space="preserve">PAGE  </w:instrText>
    </w:r>
    <w:r w:rsidRPr="00657EE1">
      <w:rPr>
        <w:rStyle w:val="a6"/>
        <w:shd w:val="clear" w:color="auto" w:fill="FFFFFF"/>
      </w:rPr>
      <w:fldChar w:fldCharType="separate"/>
    </w:r>
    <w:r w:rsidR="00FB1113">
      <w:rPr>
        <w:rStyle w:val="a6"/>
        <w:noProof/>
        <w:shd w:val="clear" w:color="auto" w:fill="FFFFFF"/>
      </w:rPr>
      <w:t>10</w:t>
    </w:r>
    <w:r w:rsidRPr="00657EE1">
      <w:rPr>
        <w:rStyle w:val="a6"/>
        <w:shd w:val="clear" w:color="auto" w:fill="FFFFFF"/>
      </w:rPr>
      <w:fldChar w:fldCharType="end"/>
    </w:r>
  </w:p>
  <w:p w14:paraId="135E7222" w14:textId="77777777" w:rsidR="009F1604" w:rsidRDefault="009F1604">
    <w:pPr>
      <w:pStyle w:val="a3"/>
      <w:pBdr>
        <w:top w:val="double" w:sz="4" w:space="1" w:color="auto"/>
      </w:pBdr>
      <w:ind w:right="360"/>
      <w:rPr>
        <w:i/>
        <w:sz w:val="22"/>
      </w:rPr>
    </w:pPr>
    <w:r>
      <w:rPr>
        <w:i/>
        <w:sz w:val="22"/>
      </w:rPr>
      <w:t>Схема №1.С установленными размерами пенсионных взносов. Пенсионные выплаты производятся пожизненно.</w:t>
    </w:r>
  </w:p>
  <w:p w14:paraId="294D3262" w14:textId="77777777" w:rsidR="009F1604" w:rsidRDefault="009F1604">
    <w:pPr>
      <w:pStyle w:val="a3"/>
      <w:pBdr>
        <w:top w:val="double" w:sz="4" w:space="1" w:color="auto"/>
      </w:pBdr>
      <w:ind w:right="360"/>
      <w:rPr>
        <w:i/>
        <w:iCs/>
        <w:sz w:val="2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4D5B"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13</w:t>
    </w:r>
    <w:r>
      <w:rPr>
        <w:rStyle w:val="a6"/>
      </w:rPr>
      <w:fldChar w:fldCharType="end"/>
    </w:r>
  </w:p>
  <w:p w14:paraId="2CC27F6A" w14:textId="77777777" w:rsidR="009F1604" w:rsidRPr="00E12777" w:rsidRDefault="009F1604" w:rsidP="00E12777">
    <w:pPr>
      <w:pStyle w:val="a3"/>
      <w:pBdr>
        <w:top w:val="double" w:sz="4" w:space="1" w:color="auto"/>
      </w:pBdr>
      <w:ind w:right="360"/>
      <w:rPr>
        <w:i/>
        <w:sz w:val="24"/>
        <w:szCs w:val="24"/>
      </w:rPr>
    </w:pPr>
    <w:r>
      <w:rPr>
        <w:i/>
        <w:sz w:val="24"/>
        <w:szCs w:val="24"/>
      </w:rPr>
      <w:t>Схема №2. С установленными размерами пенсионных взносов. Пенсионные выплаты производятся в течении установленного пенсионным договором срока.</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7493"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17</w:t>
    </w:r>
    <w:r>
      <w:rPr>
        <w:rStyle w:val="a6"/>
      </w:rPr>
      <w:fldChar w:fldCharType="end"/>
    </w:r>
  </w:p>
  <w:p w14:paraId="398302D8" w14:textId="77777777" w:rsidR="009F1604" w:rsidRPr="00E12777" w:rsidRDefault="009F1604" w:rsidP="00E12777">
    <w:pPr>
      <w:pStyle w:val="a3"/>
      <w:pBdr>
        <w:top w:val="double" w:sz="4" w:space="1" w:color="auto"/>
      </w:pBdr>
      <w:ind w:right="360"/>
      <w:rPr>
        <w:i/>
        <w:sz w:val="24"/>
        <w:szCs w:val="24"/>
      </w:rPr>
    </w:pPr>
    <w:r>
      <w:rPr>
        <w:i/>
        <w:sz w:val="24"/>
        <w:szCs w:val="24"/>
      </w:rPr>
      <w:t>Схема №3. С установленными размерами пенсионных взносов. Пенсионные выплаты производятся до полного исчерпания средств на именном пенсионном счете Участника (продолжительностью не менее пяти лет)</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340E"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20</w:t>
    </w:r>
    <w:r>
      <w:rPr>
        <w:rStyle w:val="a6"/>
      </w:rPr>
      <w:fldChar w:fldCharType="end"/>
    </w:r>
  </w:p>
  <w:p w14:paraId="2264BF66" w14:textId="77777777" w:rsidR="009F1604" w:rsidRPr="00E12777" w:rsidRDefault="009F1604" w:rsidP="00E12777">
    <w:pPr>
      <w:pStyle w:val="a3"/>
      <w:pBdr>
        <w:top w:val="double" w:sz="4" w:space="1" w:color="auto"/>
      </w:pBdr>
      <w:ind w:right="360"/>
      <w:rPr>
        <w:i/>
        <w:sz w:val="24"/>
        <w:szCs w:val="24"/>
      </w:rPr>
    </w:pPr>
    <w:r>
      <w:rPr>
        <w:i/>
        <w:sz w:val="24"/>
        <w:szCs w:val="24"/>
      </w:rPr>
      <w:t>Схема №4. С установленными размерами пенсионных выплат. Пенсионные выплаты производятся пожизненно.</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644B"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23</w:t>
    </w:r>
    <w:r>
      <w:rPr>
        <w:rStyle w:val="a6"/>
      </w:rPr>
      <w:fldChar w:fldCharType="end"/>
    </w:r>
  </w:p>
  <w:p w14:paraId="7FCB368F" w14:textId="77777777" w:rsidR="009F1604" w:rsidRPr="00E12777" w:rsidRDefault="009F1604" w:rsidP="00E12777">
    <w:pPr>
      <w:pStyle w:val="a3"/>
      <w:pBdr>
        <w:top w:val="double" w:sz="4" w:space="1" w:color="auto"/>
      </w:pBdr>
      <w:ind w:right="360"/>
      <w:rPr>
        <w:i/>
        <w:sz w:val="24"/>
        <w:szCs w:val="24"/>
      </w:rPr>
    </w:pPr>
    <w:r>
      <w:rPr>
        <w:i/>
        <w:sz w:val="24"/>
        <w:szCs w:val="24"/>
      </w:rPr>
      <w:t>Схема №5. С установленными размерами пенсионных выплат. Пенсионные выплаты производятся в течении установленного пенсионным договором срока (не менее пяти лет).</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00CC"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27</w:t>
    </w:r>
    <w:r>
      <w:rPr>
        <w:rStyle w:val="a6"/>
      </w:rPr>
      <w:fldChar w:fldCharType="end"/>
    </w:r>
  </w:p>
  <w:p w14:paraId="076C5D31" w14:textId="77777777" w:rsidR="009F1604" w:rsidRPr="00E12777" w:rsidRDefault="009F1604" w:rsidP="00E12777">
    <w:pPr>
      <w:pStyle w:val="a3"/>
      <w:pBdr>
        <w:top w:val="double" w:sz="4" w:space="1" w:color="auto"/>
      </w:pBdr>
      <w:ind w:right="360"/>
      <w:rPr>
        <w:i/>
        <w:sz w:val="24"/>
        <w:szCs w:val="24"/>
      </w:rPr>
    </w:pPr>
    <w:r>
      <w:rPr>
        <w:i/>
        <w:sz w:val="24"/>
        <w:szCs w:val="24"/>
      </w:rPr>
      <w:t>Схема №6. С установленными размерами пенсионных взносов и совместным финансированием. Пенсионные выплаты производятся в течении установленного пенсионным договором срока.</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3935"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28</w:t>
    </w:r>
    <w:r>
      <w:rPr>
        <w:rStyle w:val="a6"/>
      </w:rPr>
      <w:fldChar w:fldCharType="end"/>
    </w:r>
  </w:p>
  <w:p w14:paraId="03307768" w14:textId="77777777" w:rsidR="009F1604" w:rsidRPr="00E12777" w:rsidRDefault="009F1604" w:rsidP="00E12777">
    <w:pPr>
      <w:pStyle w:val="a3"/>
      <w:pBdr>
        <w:top w:val="double" w:sz="4" w:space="1" w:color="auto"/>
      </w:pBdr>
      <w:ind w:right="360"/>
      <w:rPr>
        <w:i/>
        <w:sz w:val="24"/>
        <w:szCs w:val="24"/>
      </w:rPr>
    </w:pPr>
    <w:r>
      <w:rPr>
        <w:i/>
        <w:sz w:val="24"/>
        <w:szCs w:val="24"/>
      </w:rPr>
      <w:t>Ответственность Фонда перед Вкладчиками и Участниками. Условия возникновения и прекращения обязательств Фонда.</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DC67"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29</w:t>
    </w:r>
    <w:r>
      <w:rPr>
        <w:rStyle w:val="a6"/>
      </w:rPr>
      <w:fldChar w:fldCharType="end"/>
    </w:r>
  </w:p>
  <w:p w14:paraId="7F663B8C" w14:textId="77777777" w:rsidR="009F1604" w:rsidRPr="00E12777" w:rsidRDefault="009F1604" w:rsidP="00E12777">
    <w:pPr>
      <w:pStyle w:val="a3"/>
      <w:pBdr>
        <w:top w:val="double" w:sz="4" w:space="1" w:color="auto"/>
      </w:pBdr>
      <w:ind w:right="360"/>
      <w:rPr>
        <w:i/>
        <w:sz w:val="24"/>
        <w:szCs w:val="24"/>
      </w:rPr>
    </w:pPr>
    <w:r>
      <w:rPr>
        <w:i/>
        <w:sz w:val="24"/>
        <w:szCs w:val="24"/>
      </w:rPr>
      <w:t>Порядок формирования пенсионных резервов.</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D6AA"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31</w:t>
    </w:r>
    <w:r>
      <w:rPr>
        <w:rStyle w:val="a6"/>
      </w:rPr>
      <w:fldChar w:fldCharType="end"/>
    </w:r>
  </w:p>
  <w:p w14:paraId="3F3DE6AA" w14:textId="77777777" w:rsidR="009F1604" w:rsidRPr="00E12777" w:rsidRDefault="009F1604" w:rsidP="00E12777">
    <w:pPr>
      <w:pStyle w:val="a3"/>
      <w:pBdr>
        <w:top w:val="double" w:sz="4" w:space="1" w:color="auto"/>
      </w:pBdr>
      <w:ind w:right="360"/>
      <w:rPr>
        <w:i/>
        <w:sz w:val="24"/>
        <w:szCs w:val="24"/>
      </w:rPr>
    </w:pPr>
    <w:r>
      <w:rPr>
        <w:i/>
        <w:sz w:val="24"/>
        <w:szCs w:val="24"/>
      </w:rPr>
      <w:t>Направления и порядок размещения пенсионных резервов. Управление, хранение, контроль за размещением пенсионных резервов. Распределение доходов от размещения пенсионных резервов.</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4FA8"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34</w:t>
    </w:r>
    <w:r>
      <w:rPr>
        <w:rStyle w:val="a6"/>
      </w:rPr>
      <w:fldChar w:fldCharType="end"/>
    </w:r>
  </w:p>
  <w:p w14:paraId="5B6E9767" w14:textId="77777777" w:rsidR="009F1604" w:rsidRPr="00E12777" w:rsidRDefault="009F1604" w:rsidP="00E12777">
    <w:pPr>
      <w:pStyle w:val="a3"/>
      <w:pBdr>
        <w:top w:val="double" w:sz="4" w:space="1" w:color="auto"/>
      </w:pBdr>
      <w:ind w:right="360"/>
      <w:rPr>
        <w:i/>
        <w:sz w:val="24"/>
        <w:szCs w:val="24"/>
      </w:rPr>
    </w:pPr>
    <w:r>
      <w:rPr>
        <w:i/>
        <w:sz w:val="24"/>
        <w:szCs w:val="24"/>
      </w:rPr>
      <w:t>Порядок ведения пенсионных счетов и информирования об их состоянии Вкладчиков и Участников.</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DA42"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35</w:t>
    </w:r>
    <w:r>
      <w:rPr>
        <w:rStyle w:val="a6"/>
      </w:rPr>
      <w:fldChar w:fldCharType="end"/>
    </w:r>
  </w:p>
  <w:p w14:paraId="5A39F7AF" w14:textId="77777777" w:rsidR="009F1604" w:rsidRPr="00E12777" w:rsidRDefault="009F1604" w:rsidP="00E12777">
    <w:pPr>
      <w:pStyle w:val="a3"/>
      <w:pBdr>
        <w:top w:val="double" w:sz="4" w:space="1" w:color="auto"/>
      </w:pBdr>
      <w:ind w:right="360"/>
      <w:rPr>
        <w:i/>
        <w:sz w:val="24"/>
        <w:szCs w:val="24"/>
      </w:rPr>
    </w:pPr>
    <w:r>
      <w:rPr>
        <w:i/>
        <w:sz w:val="24"/>
        <w:szCs w:val="24"/>
      </w:rPr>
      <w:t>Перечень пенсионных оснований.</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937E"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36</w:t>
    </w:r>
    <w:r>
      <w:rPr>
        <w:rStyle w:val="a6"/>
      </w:rPr>
      <w:fldChar w:fldCharType="end"/>
    </w:r>
  </w:p>
  <w:p w14:paraId="2C3A1820" w14:textId="77777777" w:rsidR="009F1604" w:rsidRPr="00E12777" w:rsidRDefault="009F1604" w:rsidP="00E12777">
    <w:pPr>
      <w:pStyle w:val="a3"/>
      <w:pBdr>
        <w:top w:val="double" w:sz="4" w:space="1" w:color="auto"/>
      </w:pBdr>
      <w:ind w:right="360"/>
      <w:rPr>
        <w:i/>
        <w:sz w:val="24"/>
        <w:szCs w:val="24"/>
      </w:rPr>
    </w:pPr>
    <w:r>
      <w:rPr>
        <w:i/>
        <w:sz w:val="24"/>
        <w:szCs w:val="24"/>
      </w:rPr>
      <w:t>Порядок</w:t>
    </w:r>
    <w:r w:rsidR="00A922A9">
      <w:rPr>
        <w:i/>
        <w:sz w:val="24"/>
        <w:szCs w:val="24"/>
      </w:rPr>
      <w:t xml:space="preserve"> и условия назначения и выплаты негосударственных пенсий</w:t>
    </w:r>
    <w:r>
      <w:rPr>
        <w:i/>
        <w:sz w:val="24"/>
        <w:szCs w:val="24"/>
      </w:rPr>
      <w: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8BA74" w14:textId="77777777" w:rsidR="00A922A9" w:rsidRDefault="00A922A9">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39</w:t>
    </w:r>
    <w:r>
      <w:rPr>
        <w:rStyle w:val="a6"/>
      </w:rPr>
      <w:fldChar w:fldCharType="end"/>
    </w:r>
  </w:p>
  <w:p w14:paraId="3405B448" w14:textId="77777777" w:rsidR="00A922A9" w:rsidRPr="00E12777" w:rsidRDefault="00A922A9" w:rsidP="00E12777">
    <w:pPr>
      <w:pStyle w:val="a3"/>
      <w:pBdr>
        <w:top w:val="double" w:sz="4" w:space="1" w:color="auto"/>
      </w:pBdr>
      <w:ind w:right="360"/>
      <w:rPr>
        <w:i/>
        <w:sz w:val="24"/>
        <w:szCs w:val="24"/>
      </w:rPr>
    </w:pPr>
    <w:r>
      <w:rPr>
        <w:i/>
        <w:sz w:val="24"/>
        <w:szCs w:val="24"/>
      </w:rPr>
      <w:t>Пенсионный договор. Порядок заключения, изменения или прекращения.</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B573"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40</w:t>
    </w:r>
    <w:r>
      <w:rPr>
        <w:rStyle w:val="a6"/>
      </w:rPr>
      <w:fldChar w:fldCharType="end"/>
    </w:r>
  </w:p>
  <w:p w14:paraId="01D7E3F5" w14:textId="77777777" w:rsidR="009F1604" w:rsidRDefault="009F1604" w:rsidP="00E12777">
    <w:pPr>
      <w:pStyle w:val="a3"/>
      <w:pBdr>
        <w:top w:val="double" w:sz="4" w:space="1" w:color="auto"/>
      </w:pBdr>
      <w:ind w:right="360"/>
      <w:rPr>
        <w:i/>
        <w:sz w:val="24"/>
        <w:szCs w:val="24"/>
      </w:rPr>
    </w:pPr>
    <w:r>
      <w:rPr>
        <w:i/>
        <w:sz w:val="24"/>
        <w:szCs w:val="24"/>
      </w:rPr>
      <w:t>Порядок заключения, изменения или прекращения договора доверительного управления.</w:t>
    </w:r>
  </w:p>
  <w:p w14:paraId="5250E60D" w14:textId="77777777" w:rsidR="009F1604" w:rsidRPr="00E12777" w:rsidRDefault="009F1604" w:rsidP="00E12777">
    <w:pPr>
      <w:pStyle w:val="a3"/>
      <w:pBdr>
        <w:top w:val="double" w:sz="4" w:space="1" w:color="auto"/>
      </w:pBdr>
      <w:ind w:right="360"/>
      <w:rPr>
        <w:i/>
        <w:sz w:val="24"/>
        <w:szCs w:val="24"/>
      </w:rPr>
    </w:pPr>
    <w:r>
      <w:rPr>
        <w:i/>
        <w:sz w:val="24"/>
        <w:szCs w:val="24"/>
      </w:rPr>
      <w:t>Порядок заключения, изменения или прекращения договора оказания услуг специализированного депозитария.</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B7C9"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42</w:t>
    </w:r>
    <w:r>
      <w:rPr>
        <w:rStyle w:val="a6"/>
      </w:rPr>
      <w:fldChar w:fldCharType="end"/>
    </w:r>
  </w:p>
  <w:p w14:paraId="0AEC4FAC" w14:textId="77777777" w:rsidR="009F1604" w:rsidRPr="00E12777" w:rsidRDefault="009F1604" w:rsidP="00E12777">
    <w:pPr>
      <w:pStyle w:val="a3"/>
      <w:pBdr>
        <w:top w:val="double" w:sz="4" w:space="1" w:color="auto"/>
      </w:pBdr>
      <w:ind w:right="360"/>
      <w:rPr>
        <w:i/>
        <w:sz w:val="24"/>
        <w:szCs w:val="24"/>
      </w:rPr>
    </w:pPr>
    <w:r>
      <w:rPr>
        <w:i/>
        <w:sz w:val="24"/>
        <w:szCs w:val="24"/>
      </w:rPr>
      <w:t>Права и обязанности Вкладчиков и Участников Фонда.</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276B"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44</w:t>
    </w:r>
    <w:r>
      <w:rPr>
        <w:rStyle w:val="a6"/>
      </w:rPr>
      <w:fldChar w:fldCharType="end"/>
    </w:r>
  </w:p>
  <w:p w14:paraId="5CA80CF6" w14:textId="77777777" w:rsidR="009F1604" w:rsidRPr="00E12777" w:rsidRDefault="009F1604" w:rsidP="00E12777">
    <w:pPr>
      <w:pStyle w:val="a3"/>
      <w:pBdr>
        <w:top w:val="double" w:sz="4" w:space="1" w:color="auto"/>
      </w:pBdr>
      <w:ind w:right="360"/>
      <w:rPr>
        <w:i/>
        <w:sz w:val="24"/>
        <w:szCs w:val="24"/>
      </w:rPr>
    </w:pPr>
    <w:r>
      <w:rPr>
        <w:i/>
        <w:sz w:val="24"/>
        <w:szCs w:val="24"/>
      </w:rPr>
      <w:t>Права и обязанности  Фонда.</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8BDE"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45</w:t>
    </w:r>
    <w:r>
      <w:rPr>
        <w:rStyle w:val="a6"/>
      </w:rPr>
      <w:fldChar w:fldCharType="end"/>
    </w:r>
  </w:p>
  <w:p w14:paraId="24328E21" w14:textId="77777777" w:rsidR="009F1604" w:rsidRPr="00E12777" w:rsidRDefault="009F1604" w:rsidP="00E12777">
    <w:pPr>
      <w:pStyle w:val="a3"/>
      <w:pBdr>
        <w:top w:val="double" w:sz="4" w:space="1" w:color="auto"/>
      </w:pBdr>
      <w:ind w:right="360"/>
      <w:rPr>
        <w:i/>
        <w:sz w:val="24"/>
        <w:szCs w:val="24"/>
      </w:rPr>
    </w:pPr>
    <w:r>
      <w:rPr>
        <w:i/>
        <w:sz w:val="24"/>
        <w:szCs w:val="24"/>
      </w:rPr>
      <w:t>Информационная деятельность  Фонда.</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7B16F"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47</w:t>
    </w:r>
    <w:r>
      <w:rPr>
        <w:rStyle w:val="a6"/>
      </w:rPr>
      <w:fldChar w:fldCharType="end"/>
    </w:r>
  </w:p>
  <w:p w14:paraId="1C1EBD7A" w14:textId="77777777" w:rsidR="009F1604" w:rsidRPr="00E12777" w:rsidRDefault="009F1604" w:rsidP="00E12777">
    <w:pPr>
      <w:pStyle w:val="a3"/>
      <w:pBdr>
        <w:top w:val="double" w:sz="4" w:space="1" w:color="auto"/>
      </w:pBdr>
      <w:ind w:right="360"/>
      <w:rPr>
        <w:i/>
        <w:sz w:val="24"/>
        <w:szCs w:val="24"/>
      </w:rPr>
    </w:pPr>
    <w:r>
      <w:rPr>
        <w:i/>
        <w:sz w:val="24"/>
        <w:szCs w:val="24"/>
      </w:rPr>
      <w:t>Выкупная сумма.</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F9E8"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56</w:t>
    </w:r>
    <w:r>
      <w:rPr>
        <w:rStyle w:val="a6"/>
      </w:rPr>
      <w:fldChar w:fldCharType="end"/>
    </w:r>
  </w:p>
  <w:p w14:paraId="330D19CA" w14:textId="77777777" w:rsidR="009F1604" w:rsidRPr="00E12777" w:rsidRDefault="009F1604" w:rsidP="00E12777">
    <w:pPr>
      <w:pStyle w:val="a3"/>
      <w:pBdr>
        <w:top w:val="double" w:sz="4" w:space="1" w:color="auto"/>
      </w:pBdr>
      <w:ind w:right="360"/>
      <w:rPr>
        <w:i/>
        <w:sz w:val="24"/>
        <w:szCs w:val="24"/>
      </w:rPr>
    </w:pPr>
    <w:r>
      <w:rPr>
        <w:i/>
        <w:sz w:val="24"/>
        <w:szCs w:val="24"/>
      </w:rPr>
      <w:t>Методика актуарных расчетов.</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437C" w14:textId="77777777" w:rsidR="00AD7B47" w:rsidRDefault="00AD7B47">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57</w:t>
    </w:r>
    <w:r>
      <w:rPr>
        <w:rStyle w:val="a6"/>
      </w:rPr>
      <w:fldChar w:fldCharType="end"/>
    </w:r>
  </w:p>
  <w:p w14:paraId="6873B540" w14:textId="77777777" w:rsidR="00AD7B47" w:rsidRPr="00E12777" w:rsidRDefault="00AD7B47" w:rsidP="00E12777">
    <w:pPr>
      <w:pStyle w:val="a3"/>
      <w:pBdr>
        <w:top w:val="double" w:sz="4" w:space="1" w:color="auto"/>
      </w:pBdr>
      <w:ind w:right="360"/>
      <w:rPr>
        <w:i/>
        <w:sz w:val="24"/>
        <w:szCs w:val="24"/>
      </w:rPr>
    </w:pPr>
    <w:r>
      <w:rPr>
        <w:i/>
        <w:sz w:val="24"/>
        <w:szCs w:val="24"/>
      </w:rPr>
      <w:t>Методика актуарных расчетов.</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AF61"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58</w:t>
    </w:r>
    <w:r>
      <w:rPr>
        <w:rStyle w:val="a6"/>
      </w:rPr>
      <w:fldChar w:fldCharType="end"/>
    </w:r>
  </w:p>
  <w:p w14:paraId="34F4E405" w14:textId="77777777" w:rsidR="00FA4FF7" w:rsidRDefault="00FA4FF7" w:rsidP="00E12777">
    <w:pPr>
      <w:pStyle w:val="a3"/>
      <w:pBdr>
        <w:top w:val="double" w:sz="4" w:space="1" w:color="auto"/>
      </w:pBdr>
      <w:ind w:right="360"/>
      <w:rPr>
        <w:i/>
        <w:sz w:val="24"/>
        <w:szCs w:val="24"/>
      </w:rPr>
    </w:pPr>
    <w:r>
      <w:rPr>
        <w:i/>
        <w:sz w:val="24"/>
        <w:szCs w:val="24"/>
      </w:rPr>
      <w:t>Размеры оплаты услуг Фонда, Управляющего и Депозитария.</w:t>
    </w:r>
  </w:p>
  <w:p w14:paraId="31DC6E1B" w14:textId="77777777" w:rsidR="009F1604" w:rsidRDefault="009F1604" w:rsidP="00E12777">
    <w:pPr>
      <w:pStyle w:val="a3"/>
      <w:pBdr>
        <w:top w:val="double" w:sz="4" w:space="1" w:color="auto"/>
      </w:pBdr>
      <w:ind w:right="360"/>
      <w:rPr>
        <w:i/>
        <w:sz w:val="24"/>
        <w:szCs w:val="24"/>
      </w:rPr>
    </w:pPr>
    <w:r>
      <w:rPr>
        <w:i/>
        <w:sz w:val="24"/>
        <w:szCs w:val="24"/>
      </w:rPr>
      <w:t>Порядок внесения изменений и дополнений в Правила фонда.</w:t>
    </w:r>
  </w:p>
  <w:p w14:paraId="7078D6ED" w14:textId="77777777" w:rsidR="009F1604" w:rsidRPr="00E12777" w:rsidRDefault="009F1604" w:rsidP="00E12777">
    <w:pPr>
      <w:pStyle w:val="a3"/>
      <w:pBdr>
        <w:top w:val="double" w:sz="4" w:space="1" w:color="auto"/>
      </w:pBdr>
      <w:ind w:right="360"/>
      <w:rPr>
        <w:i/>
        <w:sz w:val="24"/>
        <w:szCs w:val="24"/>
      </w:rPr>
    </w:pPr>
    <w:r>
      <w:rPr>
        <w:i/>
        <w:sz w:val="24"/>
        <w:szCs w:val="24"/>
      </w:rPr>
      <w:t>.</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812C" w14:textId="77777777" w:rsidR="00AD7B47" w:rsidRDefault="00AD7B47">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59</w:t>
    </w:r>
    <w:r>
      <w:rPr>
        <w:rStyle w:val="a6"/>
      </w:rPr>
      <w:fldChar w:fldCharType="end"/>
    </w:r>
  </w:p>
  <w:p w14:paraId="763058F0" w14:textId="77777777" w:rsidR="00AD7B47" w:rsidRPr="00E12777" w:rsidRDefault="00AD7B47" w:rsidP="00E12777">
    <w:pPr>
      <w:pStyle w:val="a3"/>
      <w:pBdr>
        <w:top w:val="double" w:sz="4" w:space="1" w:color="auto"/>
      </w:pBdr>
      <w:ind w:right="360"/>
      <w:rPr>
        <w:i/>
        <w:sz w:val="24"/>
        <w:szCs w:val="24"/>
      </w:rPr>
    </w:pPr>
    <w:r>
      <w:rPr>
        <w:i/>
        <w:sz w:val="24"/>
        <w:szCs w:val="24"/>
      </w:rPr>
      <w:t>Заключительные положения.</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30EDB" w14:textId="77777777" w:rsidR="009F1604" w:rsidRDefault="009F1604">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FB1113">
      <w:rPr>
        <w:rStyle w:val="a6"/>
        <w:noProof/>
      </w:rPr>
      <w:t>60</w:t>
    </w:r>
    <w:r>
      <w:rPr>
        <w:rStyle w:val="a6"/>
      </w:rPr>
      <w:fldChar w:fldCharType="end"/>
    </w:r>
  </w:p>
  <w:p w14:paraId="7BDDC8F6" w14:textId="77777777" w:rsidR="009F1604" w:rsidRPr="00E12777" w:rsidRDefault="009F1604" w:rsidP="00E12777">
    <w:pPr>
      <w:pStyle w:val="a3"/>
      <w:pBdr>
        <w:top w:val="double" w:sz="4" w:space="1" w:color="auto"/>
      </w:pBdr>
      <w:ind w:right="360"/>
      <w:rPr>
        <w:i/>
        <w:sz w:val="24"/>
        <w:szCs w:val="24"/>
      </w:rPr>
    </w:pPr>
    <w:r>
      <w:rPr>
        <w:i/>
        <w:sz w:val="24"/>
        <w:szCs w:val="24"/>
      </w:rPr>
      <w:t>Выкупная сумма.</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1C17" w14:textId="77777777" w:rsidR="0017072C" w:rsidRDefault="0017072C">
      <w:r>
        <w:separator/>
      </w:r>
    </w:p>
  </w:footnote>
  <w:footnote w:type="continuationSeparator" w:id="0">
    <w:p w14:paraId="4E988C9C" w14:textId="77777777" w:rsidR="0017072C" w:rsidRDefault="00170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8B18" w14:textId="77777777" w:rsidR="009F1604" w:rsidRDefault="009F1604">
    <w:pPr>
      <w:pStyle w:val="a7"/>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12</w:t>
    </w:r>
    <w:r>
      <w:rPr>
        <w:rStyle w:val="a6"/>
      </w:rPr>
      <w:fldChar w:fldCharType="end"/>
    </w:r>
  </w:p>
  <w:p w14:paraId="12F7DB3B" w14:textId="77777777" w:rsidR="009F1604" w:rsidRDefault="009F1604">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85BB" w14:textId="77777777" w:rsidR="009F1604" w:rsidRDefault="009F1604">
    <w:pPr>
      <w:pStyle w:val="a7"/>
      <w:framePr w:wrap="around" w:vAnchor="text" w:hAnchor="margin" w:xAlign="center" w:y="1"/>
      <w:rPr>
        <w:rStyle w:val="a6"/>
        <w:i/>
      </w:rPr>
    </w:pPr>
  </w:p>
  <w:p w14:paraId="5FC44EF8" w14:textId="77777777" w:rsidR="009F1604" w:rsidRDefault="009F1604">
    <w:pPr>
      <w:pStyle w:val="a7"/>
      <w:ind w:right="360"/>
      <w:rP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9B52" w14:textId="77777777" w:rsidR="009F1604" w:rsidRDefault="009F1604">
    <w:pPr>
      <w:pStyle w:val="a7"/>
      <w:framePr w:wrap="around" w:vAnchor="text" w:hAnchor="margin" w:xAlign="center" w:y="1"/>
      <w:rPr>
        <w:rStyle w:val="a6"/>
        <w:i/>
      </w:rPr>
    </w:pPr>
  </w:p>
  <w:p w14:paraId="549E648A" w14:textId="77777777" w:rsidR="009F1604" w:rsidRDefault="009F1604">
    <w:pPr>
      <w:pStyle w:val="a7"/>
      <w:pBdr>
        <w:bottom w:val="double" w:sz="4" w:space="1" w:color="auto"/>
      </w:pBdr>
      <w:ind w:right="360"/>
      <w:rPr>
        <w:i/>
        <w:iCs/>
        <w:sz w:val="22"/>
      </w:rPr>
    </w:pPr>
    <w:r>
      <w:rPr>
        <w:i/>
        <w:iCs/>
        <w:sz w:val="22"/>
      </w:rPr>
      <w:t>Ханты-Мансийский негосударственный пенсионный фонд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2DA5" w14:textId="77777777" w:rsidR="009F1604" w:rsidRDefault="009F1604">
    <w:pPr>
      <w:pStyle w:val="a7"/>
      <w:pBdr>
        <w:bottom w:val="double" w:sz="4" w:space="1" w:color="auto"/>
      </w:pBdr>
      <w:rPr>
        <w:i/>
        <w:iCs/>
        <w:sz w:val="22"/>
      </w:rPr>
    </w:pPr>
    <w:r>
      <w:rPr>
        <w:i/>
        <w:iCs/>
        <w:sz w:val="22"/>
      </w:rPr>
      <w:t>Ханты-Мансийский негосударственный пенсионный фонд</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F2E"/>
    <w:multiLevelType w:val="hybridMultilevel"/>
    <w:tmpl w:val="C20AA982"/>
    <w:lvl w:ilvl="0" w:tplc="16ECD0FC">
      <w:numFmt w:val="bullet"/>
      <w:lvlText w:val="-"/>
      <w:lvlJc w:val="left"/>
      <w:pPr>
        <w:tabs>
          <w:tab w:val="num" w:pos="2117"/>
        </w:tabs>
        <w:ind w:left="2117" w:hanging="360"/>
      </w:pPr>
      <w:rPr>
        <w:rFonts w:ascii="Times New Roman" w:eastAsia="Times New Roman" w:hAnsi="Times New Roman" w:cs="Times New Roman" w:hint="default"/>
      </w:rPr>
    </w:lvl>
    <w:lvl w:ilvl="1" w:tplc="04190011">
      <w:start w:val="1"/>
      <w:numFmt w:val="decimal"/>
      <w:lvlText w:val="%2)"/>
      <w:lvlJc w:val="left"/>
      <w:pPr>
        <w:tabs>
          <w:tab w:val="num" w:pos="2177"/>
        </w:tabs>
        <w:ind w:left="2177" w:hanging="360"/>
      </w:pPr>
      <w:rPr>
        <w:rFonts w:hint="default"/>
      </w:rPr>
    </w:lvl>
    <w:lvl w:ilvl="2" w:tplc="04190005" w:tentative="1">
      <w:start w:val="1"/>
      <w:numFmt w:val="bullet"/>
      <w:lvlText w:val=""/>
      <w:lvlJc w:val="left"/>
      <w:pPr>
        <w:tabs>
          <w:tab w:val="num" w:pos="2897"/>
        </w:tabs>
        <w:ind w:left="2897" w:hanging="360"/>
      </w:pPr>
      <w:rPr>
        <w:rFonts w:ascii="Wingdings" w:hAnsi="Wingdings" w:hint="default"/>
      </w:rPr>
    </w:lvl>
    <w:lvl w:ilvl="3" w:tplc="04190001" w:tentative="1">
      <w:start w:val="1"/>
      <w:numFmt w:val="bullet"/>
      <w:lvlText w:val=""/>
      <w:lvlJc w:val="left"/>
      <w:pPr>
        <w:tabs>
          <w:tab w:val="num" w:pos="3617"/>
        </w:tabs>
        <w:ind w:left="3617" w:hanging="360"/>
      </w:pPr>
      <w:rPr>
        <w:rFonts w:ascii="Symbol" w:hAnsi="Symbol" w:hint="default"/>
      </w:rPr>
    </w:lvl>
    <w:lvl w:ilvl="4" w:tplc="04190003" w:tentative="1">
      <w:start w:val="1"/>
      <w:numFmt w:val="bullet"/>
      <w:lvlText w:val="o"/>
      <w:lvlJc w:val="left"/>
      <w:pPr>
        <w:tabs>
          <w:tab w:val="num" w:pos="4337"/>
        </w:tabs>
        <w:ind w:left="4337" w:hanging="360"/>
      </w:pPr>
      <w:rPr>
        <w:rFonts w:ascii="Courier New" w:hAnsi="Courier New" w:hint="default"/>
      </w:rPr>
    </w:lvl>
    <w:lvl w:ilvl="5" w:tplc="04190005" w:tentative="1">
      <w:start w:val="1"/>
      <w:numFmt w:val="bullet"/>
      <w:lvlText w:val=""/>
      <w:lvlJc w:val="left"/>
      <w:pPr>
        <w:tabs>
          <w:tab w:val="num" w:pos="5057"/>
        </w:tabs>
        <w:ind w:left="5057" w:hanging="360"/>
      </w:pPr>
      <w:rPr>
        <w:rFonts w:ascii="Wingdings" w:hAnsi="Wingdings" w:hint="default"/>
      </w:rPr>
    </w:lvl>
    <w:lvl w:ilvl="6" w:tplc="04190001" w:tentative="1">
      <w:start w:val="1"/>
      <w:numFmt w:val="bullet"/>
      <w:lvlText w:val=""/>
      <w:lvlJc w:val="left"/>
      <w:pPr>
        <w:tabs>
          <w:tab w:val="num" w:pos="5777"/>
        </w:tabs>
        <w:ind w:left="5777" w:hanging="360"/>
      </w:pPr>
      <w:rPr>
        <w:rFonts w:ascii="Symbol" w:hAnsi="Symbol" w:hint="default"/>
      </w:rPr>
    </w:lvl>
    <w:lvl w:ilvl="7" w:tplc="04190003" w:tentative="1">
      <w:start w:val="1"/>
      <w:numFmt w:val="bullet"/>
      <w:lvlText w:val="o"/>
      <w:lvlJc w:val="left"/>
      <w:pPr>
        <w:tabs>
          <w:tab w:val="num" w:pos="6497"/>
        </w:tabs>
        <w:ind w:left="6497" w:hanging="360"/>
      </w:pPr>
      <w:rPr>
        <w:rFonts w:ascii="Courier New" w:hAnsi="Courier New" w:hint="default"/>
      </w:rPr>
    </w:lvl>
    <w:lvl w:ilvl="8" w:tplc="04190005" w:tentative="1">
      <w:start w:val="1"/>
      <w:numFmt w:val="bullet"/>
      <w:lvlText w:val=""/>
      <w:lvlJc w:val="left"/>
      <w:pPr>
        <w:tabs>
          <w:tab w:val="num" w:pos="7217"/>
        </w:tabs>
        <w:ind w:left="7217" w:hanging="360"/>
      </w:pPr>
      <w:rPr>
        <w:rFonts w:ascii="Wingdings" w:hAnsi="Wingdings" w:hint="default"/>
      </w:rPr>
    </w:lvl>
  </w:abstractNum>
  <w:abstractNum w:abstractNumId="1" w15:restartNumberingAfterBreak="0">
    <w:nsid w:val="06065427"/>
    <w:multiLevelType w:val="hybridMultilevel"/>
    <w:tmpl w:val="51BE441C"/>
    <w:lvl w:ilvl="0" w:tplc="1A22DEC8">
      <w:start w:val="1"/>
      <w:numFmt w:val="bullet"/>
      <w:lvlText w:val=""/>
      <w:lvlJc w:val="left"/>
      <w:pPr>
        <w:tabs>
          <w:tab w:val="num" w:pos="927"/>
        </w:tabs>
        <w:ind w:left="92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09715A05"/>
    <w:multiLevelType w:val="hybridMultilevel"/>
    <w:tmpl w:val="93FA53AC"/>
    <w:lvl w:ilvl="0" w:tplc="16ECD0FC">
      <w:numFmt w:val="bullet"/>
      <w:lvlText w:val="-"/>
      <w:lvlJc w:val="left"/>
      <w:pPr>
        <w:tabs>
          <w:tab w:val="num" w:pos="2089"/>
        </w:tabs>
        <w:ind w:left="2089" w:hanging="360"/>
      </w:pPr>
      <w:rPr>
        <w:rFonts w:ascii="Times New Roman" w:eastAsia="Times New Roman" w:hAnsi="Times New Roman" w:cs="Times New Roman"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 w15:restartNumberingAfterBreak="0">
    <w:nsid w:val="0CCD3BE7"/>
    <w:multiLevelType w:val="hybridMultilevel"/>
    <w:tmpl w:val="19B8141A"/>
    <w:lvl w:ilvl="0" w:tplc="16ECD0FC">
      <w:numFmt w:val="bullet"/>
      <w:lvlText w:val="-"/>
      <w:lvlJc w:val="left"/>
      <w:pPr>
        <w:tabs>
          <w:tab w:val="num" w:pos="1920"/>
        </w:tabs>
        <w:ind w:left="1920" w:hanging="360"/>
      </w:pPr>
      <w:rPr>
        <w:rFonts w:ascii="Times New Roman" w:eastAsia="Times New Roman" w:hAnsi="Times New Roman" w:cs="Times New Roman" w:hint="default"/>
      </w:rPr>
    </w:lvl>
    <w:lvl w:ilvl="1" w:tplc="19ECD48A" w:tentative="1">
      <w:start w:val="1"/>
      <w:numFmt w:val="bullet"/>
      <w:lvlText w:val="o"/>
      <w:lvlJc w:val="left"/>
      <w:pPr>
        <w:tabs>
          <w:tab w:val="num" w:pos="1440"/>
        </w:tabs>
        <w:ind w:left="1440" w:hanging="360"/>
      </w:pPr>
      <w:rPr>
        <w:rFonts w:ascii="Courier New" w:hAnsi="Courier New" w:hint="default"/>
      </w:rPr>
    </w:lvl>
    <w:lvl w:ilvl="2" w:tplc="403E106E" w:tentative="1">
      <w:start w:val="1"/>
      <w:numFmt w:val="bullet"/>
      <w:lvlText w:val=""/>
      <w:lvlJc w:val="left"/>
      <w:pPr>
        <w:tabs>
          <w:tab w:val="num" w:pos="2160"/>
        </w:tabs>
        <w:ind w:left="2160" w:hanging="360"/>
      </w:pPr>
      <w:rPr>
        <w:rFonts w:ascii="Wingdings" w:hAnsi="Wingdings" w:hint="default"/>
      </w:rPr>
    </w:lvl>
    <w:lvl w:ilvl="3" w:tplc="93BAF372" w:tentative="1">
      <w:start w:val="1"/>
      <w:numFmt w:val="bullet"/>
      <w:lvlText w:val=""/>
      <w:lvlJc w:val="left"/>
      <w:pPr>
        <w:tabs>
          <w:tab w:val="num" w:pos="2880"/>
        </w:tabs>
        <w:ind w:left="2880" w:hanging="360"/>
      </w:pPr>
      <w:rPr>
        <w:rFonts w:ascii="Symbol" w:hAnsi="Symbol" w:hint="default"/>
      </w:rPr>
    </w:lvl>
    <w:lvl w:ilvl="4" w:tplc="DC94D742" w:tentative="1">
      <w:start w:val="1"/>
      <w:numFmt w:val="bullet"/>
      <w:lvlText w:val="o"/>
      <w:lvlJc w:val="left"/>
      <w:pPr>
        <w:tabs>
          <w:tab w:val="num" w:pos="3600"/>
        </w:tabs>
        <w:ind w:left="3600" w:hanging="360"/>
      </w:pPr>
      <w:rPr>
        <w:rFonts w:ascii="Courier New" w:hAnsi="Courier New" w:hint="default"/>
      </w:rPr>
    </w:lvl>
    <w:lvl w:ilvl="5" w:tplc="9F1469E2" w:tentative="1">
      <w:start w:val="1"/>
      <w:numFmt w:val="bullet"/>
      <w:lvlText w:val=""/>
      <w:lvlJc w:val="left"/>
      <w:pPr>
        <w:tabs>
          <w:tab w:val="num" w:pos="4320"/>
        </w:tabs>
        <w:ind w:left="4320" w:hanging="360"/>
      </w:pPr>
      <w:rPr>
        <w:rFonts w:ascii="Wingdings" w:hAnsi="Wingdings" w:hint="default"/>
      </w:rPr>
    </w:lvl>
    <w:lvl w:ilvl="6" w:tplc="864EDABC" w:tentative="1">
      <w:start w:val="1"/>
      <w:numFmt w:val="bullet"/>
      <w:lvlText w:val=""/>
      <w:lvlJc w:val="left"/>
      <w:pPr>
        <w:tabs>
          <w:tab w:val="num" w:pos="5040"/>
        </w:tabs>
        <w:ind w:left="5040" w:hanging="360"/>
      </w:pPr>
      <w:rPr>
        <w:rFonts w:ascii="Symbol" w:hAnsi="Symbol" w:hint="default"/>
      </w:rPr>
    </w:lvl>
    <w:lvl w:ilvl="7" w:tplc="0BF8A58E" w:tentative="1">
      <w:start w:val="1"/>
      <w:numFmt w:val="bullet"/>
      <w:lvlText w:val="o"/>
      <w:lvlJc w:val="left"/>
      <w:pPr>
        <w:tabs>
          <w:tab w:val="num" w:pos="5760"/>
        </w:tabs>
        <w:ind w:left="5760" w:hanging="360"/>
      </w:pPr>
      <w:rPr>
        <w:rFonts w:ascii="Courier New" w:hAnsi="Courier New" w:hint="default"/>
      </w:rPr>
    </w:lvl>
    <w:lvl w:ilvl="8" w:tplc="ABDA471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0944E8"/>
    <w:multiLevelType w:val="hybridMultilevel"/>
    <w:tmpl w:val="5F2EBD04"/>
    <w:lvl w:ilvl="0" w:tplc="16ECD0FC">
      <w:numFmt w:val="bullet"/>
      <w:lvlText w:val="-"/>
      <w:lvlJc w:val="left"/>
      <w:pPr>
        <w:tabs>
          <w:tab w:val="num" w:pos="2089"/>
        </w:tabs>
        <w:ind w:left="2089" w:hanging="360"/>
      </w:pPr>
      <w:rPr>
        <w:rFonts w:ascii="Times New Roman" w:eastAsia="Times New Roman" w:hAnsi="Times New Roman" w:cs="Times New Roman"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5" w15:restartNumberingAfterBreak="0">
    <w:nsid w:val="0D337F11"/>
    <w:multiLevelType w:val="hybridMultilevel"/>
    <w:tmpl w:val="FC6E9F88"/>
    <w:lvl w:ilvl="0" w:tplc="16ECD0FC">
      <w:numFmt w:val="bullet"/>
      <w:lvlText w:val="-"/>
      <w:lvlJc w:val="left"/>
      <w:pPr>
        <w:tabs>
          <w:tab w:val="num" w:pos="2100"/>
        </w:tabs>
        <w:ind w:left="2100" w:hanging="360"/>
      </w:pPr>
      <w:rPr>
        <w:rFonts w:ascii="Times New Roman" w:eastAsia="Times New Roman" w:hAnsi="Times New Roman" w:cs="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11A3A77"/>
    <w:multiLevelType w:val="hybridMultilevel"/>
    <w:tmpl w:val="63ECB41E"/>
    <w:lvl w:ilvl="0" w:tplc="1A22DEC8">
      <w:start w:val="1"/>
      <w:numFmt w:val="bullet"/>
      <w:lvlText w:val=""/>
      <w:lvlJc w:val="left"/>
      <w:pPr>
        <w:tabs>
          <w:tab w:val="num" w:pos="927"/>
        </w:tabs>
        <w:ind w:left="92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17F016B6"/>
    <w:multiLevelType w:val="hybridMultilevel"/>
    <w:tmpl w:val="D38A10FE"/>
    <w:lvl w:ilvl="0" w:tplc="16ECD0FC">
      <w:numFmt w:val="bullet"/>
      <w:lvlText w:val="-"/>
      <w:lvlJc w:val="left"/>
      <w:pPr>
        <w:tabs>
          <w:tab w:val="num" w:pos="2117"/>
        </w:tabs>
        <w:ind w:left="2117" w:hanging="360"/>
      </w:pPr>
      <w:rPr>
        <w:rFonts w:ascii="Times New Roman" w:eastAsia="Times New Roman" w:hAnsi="Times New Roman" w:cs="Times New Roman" w:hint="default"/>
      </w:rPr>
    </w:lvl>
    <w:lvl w:ilvl="1" w:tplc="04190003" w:tentative="1">
      <w:start w:val="1"/>
      <w:numFmt w:val="bullet"/>
      <w:lvlText w:val="o"/>
      <w:lvlJc w:val="left"/>
      <w:pPr>
        <w:tabs>
          <w:tab w:val="num" w:pos="2177"/>
        </w:tabs>
        <w:ind w:left="2177" w:hanging="360"/>
      </w:pPr>
      <w:rPr>
        <w:rFonts w:ascii="Courier New" w:hAnsi="Courier New" w:hint="default"/>
      </w:rPr>
    </w:lvl>
    <w:lvl w:ilvl="2" w:tplc="04190005" w:tentative="1">
      <w:start w:val="1"/>
      <w:numFmt w:val="bullet"/>
      <w:lvlText w:val=""/>
      <w:lvlJc w:val="left"/>
      <w:pPr>
        <w:tabs>
          <w:tab w:val="num" w:pos="2897"/>
        </w:tabs>
        <w:ind w:left="2897" w:hanging="360"/>
      </w:pPr>
      <w:rPr>
        <w:rFonts w:ascii="Wingdings" w:hAnsi="Wingdings" w:hint="default"/>
      </w:rPr>
    </w:lvl>
    <w:lvl w:ilvl="3" w:tplc="04190001" w:tentative="1">
      <w:start w:val="1"/>
      <w:numFmt w:val="bullet"/>
      <w:lvlText w:val=""/>
      <w:lvlJc w:val="left"/>
      <w:pPr>
        <w:tabs>
          <w:tab w:val="num" w:pos="3617"/>
        </w:tabs>
        <w:ind w:left="3617" w:hanging="360"/>
      </w:pPr>
      <w:rPr>
        <w:rFonts w:ascii="Symbol" w:hAnsi="Symbol" w:hint="default"/>
      </w:rPr>
    </w:lvl>
    <w:lvl w:ilvl="4" w:tplc="04190003" w:tentative="1">
      <w:start w:val="1"/>
      <w:numFmt w:val="bullet"/>
      <w:lvlText w:val="o"/>
      <w:lvlJc w:val="left"/>
      <w:pPr>
        <w:tabs>
          <w:tab w:val="num" w:pos="4337"/>
        </w:tabs>
        <w:ind w:left="4337" w:hanging="360"/>
      </w:pPr>
      <w:rPr>
        <w:rFonts w:ascii="Courier New" w:hAnsi="Courier New" w:hint="default"/>
      </w:rPr>
    </w:lvl>
    <w:lvl w:ilvl="5" w:tplc="04190005" w:tentative="1">
      <w:start w:val="1"/>
      <w:numFmt w:val="bullet"/>
      <w:lvlText w:val=""/>
      <w:lvlJc w:val="left"/>
      <w:pPr>
        <w:tabs>
          <w:tab w:val="num" w:pos="5057"/>
        </w:tabs>
        <w:ind w:left="5057" w:hanging="360"/>
      </w:pPr>
      <w:rPr>
        <w:rFonts w:ascii="Wingdings" w:hAnsi="Wingdings" w:hint="default"/>
      </w:rPr>
    </w:lvl>
    <w:lvl w:ilvl="6" w:tplc="04190001" w:tentative="1">
      <w:start w:val="1"/>
      <w:numFmt w:val="bullet"/>
      <w:lvlText w:val=""/>
      <w:lvlJc w:val="left"/>
      <w:pPr>
        <w:tabs>
          <w:tab w:val="num" w:pos="5777"/>
        </w:tabs>
        <w:ind w:left="5777" w:hanging="360"/>
      </w:pPr>
      <w:rPr>
        <w:rFonts w:ascii="Symbol" w:hAnsi="Symbol" w:hint="default"/>
      </w:rPr>
    </w:lvl>
    <w:lvl w:ilvl="7" w:tplc="04190003" w:tentative="1">
      <w:start w:val="1"/>
      <w:numFmt w:val="bullet"/>
      <w:lvlText w:val="o"/>
      <w:lvlJc w:val="left"/>
      <w:pPr>
        <w:tabs>
          <w:tab w:val="num" w:pos="6497"/>
        </w:tabs>
        <w:ind w:left="6497" w:hanging="360"/>
      </w:pPr>
      <w:rPr>
        <w:rFonts w:ascii="Courier New" w:hAnsi="Courier New" w:hint="default"/>
      </w:rPr>
    </w:lvl>
    <w:lvl w:ilvl="8" w:tplc="04190005" w:tentative="1">
      <w:start w:val="1"/>
      <w:numFmt w:val="bullet"/>
      <w:lvlText w:val=""/>
      <w:lvlJc w:val="left"/>
      <w:pPr>
        <w:tabs>
          <w:tab w:val="num" w:pos="7217"/>
        </w:tabs>
        <w:ind w:left="7217" w:hanging="360"/>
      </w:pPr>
      <w:rPr>
        <w:rFonts w:ascii="Wingdings" w:hAnsi="Wingdings" w:hint="default"/>
      </w:rPr>
    </w:lvl>
  </w:abstractNum>
  <w:abstractNum w:abstractNumId="8" w15:restartNumberingAfterBreak="0">
    <w:nsid w:val="203133D0"/>
    <w:multiLevelType w:val="hybridMultilevel"/>
    <w:tmpl w:val="E30270B4"/>
    <w:lvl w:ilvl="0" w:tplc="1A22DEC8">
      <w:start w:val="1"/>
      <w:numFmt w:val="bullet"/>
      <w:lvlText w:val=""/>
      <w:lvlJc w:val="left"/>
      <w:pPr>
        <w:tabs>
          <w:tab w:val="num" w:pos="927"/>
        </w:tabs>
        <w:ind w:left="92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9" w15:restartNumberingAfterBreak="0">
    <w:nsid w:val="2173779D"/>
    <w:multiLevelType w:val="hybridMultilevel"/>
    <w:tmpl w:val="2A22D3A8"/>
    <w:lvl w:ilvl="0" w:tplc="1A22DEC8">
      <w:start w:val="1"/>
      <w:numFmt w:val="bullet"/>
      <w:lvlText w:val=""/>
      <w:lvlJc w:val="left"/>
      <w:pPr>
        <w:tabs>
          <w:tab w:val="num" w:pos="990"/>
        </w:tabs>
        <w:ind w:left="990" w:hanging="360"/>
      </w:pPr>
      <w:rPr>
        <w:rFonts w:ascii="Symbol" w:hAnsi="Symbol" w:hint="default"/>
      </w:rPr>
    </w:lvl>
    <w:lvl w:ilvl="1" w:tplc="04190003" w:tentative="1">
      <w:start w:val="1"/>
      <w:numFmt w:val="bullet"/>
      <w:lvlText w:val="o"/>
      <w:lvlJc w:val="left"/>
      <w:pPr>
        <w:tabs>
          <w:tab w:val="num" w:pos="2070"/>
        </w:tabs>
        <w:ind w:left="2070" w:hanging="360"/>
      </w:pPr>
      <w:rPr>
        <w:rFonts w:ascii="Courier New" w:hAnsi="Courier New" w:cs="Courier New" w:hint="default"/>
      </w:rPr>
    </w:lvl>
    <w:lvl w:ilvl="2" w:tplc="04190005" w:tentative="1">
      <w:start w:val="1"/>
      <w:numFmt w:val="bullet"/>
      <w:lvlText w:val=""/>
      <w:lvlJc w:val="left"/>
      <w:pPr>
        <w:tabs>
          <w:tab w:val="num" w:pos="2790"/>
        </w:tabs>
        <w:ind w:left="2790" w:hanging="360"/>
      </w:pPr>
      <w:rPr>
        <w:rFonts w:ascii="Wingdings" w:hAnsi="Wingdings" w:hint="default"/>
      </w:rPr>
    </w:lvl>
    <w:lvl w:ilvl="3" w:tplc="04190001" w:tentative="1">
      <w:start w:val="1"/>
      <w:numFmt w:val="bullet"/>
      <w:lvlText w:val=""/>
      <w:lvlJc w:val="left"/>
      <w:pPr>
        <w:tabs>
          <w:tab w:val="num" w:pos="3510"/>
        </w:tabs>
        <w:ind w:left="3510" w:hanging="360"/>
      </w:pPr>
      <w:rPr>
        <w:rFonts w:ascii="Symbol" w:hAnsi="Symbol" w:hint="default"/>
      </w:rPr>
    </w:lvl>
    <w:lvl w:ilvl="4" w:tplc="04190003" w:tentative="1">
      <w:start w:val="1"/>
      <w:numFmt w:val="bullet"/>
      <w:lvlText w:val="o"/>
      <w:lvlJc w:val="left"/>
      <w:pPr>
        <w:tabs>
          <w:tab w:val="num" w:pos="4230"/>
        </w:tabs>
        <w:ind w:left="4230" w:hanging="360"/>
      </w:pPr>
      <w:rPr>
        <w:rFonts w:ascii="Courier New" w:hAnsi="Courier New" w:cs="Courier New" w:hint="default"/>
      </w:rPr>
    </w:lvl>
    <w:lvl w:ilvl="5" w:tplc="04190005" w:tentative="1">
      <w:start w:val="1"/>
      <w:numFmt w:val="bullet"/>
      <w:lvlText w:val=""/>
      <w:lvlJc w:val="left"/>
      <w:pPr>
        <w:tabs>
          <w:tab w:val="num" w:pos="4950"/>
        </w:tabs>
        <w:ind w:left="4950" w:hanging="360"/>
      </w:pPr>
      <w:rPr>
        <w:rFonts w:ascii="Wingdings" w:hAnsi="Wingdings" w:hint="default"/>
      </w:rPr>
    </w:lvl>
    <w:lvl w:ilvl="6" w:tplc="04190001" w:tentative="1">
      <w:start w:val="1"/>
      <w:numFmt w:val="bullet"/>
      <w:lvlText w:val=""/>
      <w:lvlJc w:val="left"/>
      <w:pPr>
        <w:tabs>
          <w:tab w:val="num" w:pos="5670"/>
        </w:tabs>
        <w:ind w:left="5670" w:hanging="360"/>
      </w:pPr>
      <w:rPr>
        <w:rFonts w:ascii="Symbol" w:hAnsi="Symbol" w:hint="default"/>
      </w:rPr>
    </w:lvl>
    <w:lvl w:ilvl="7" w:tplc="04190003" w:tentative="1">
      <w:start w:val="1"/>
      <w:numFmt w:val="bullet"/>
      <w:lvlText w:val="o"/>
      <w:lvlJc w:val="left"/>
      <w:pPr>
        <w:tabs>
          <w:tab w:val="num" w:pos="6390"/>
        </w:tabs>
        <w:ind w:left="6390" w:hanging="360"/>
      </w:pPr>
      <w:rPr>
        <w:rFonts w:ascii="Courier New" w:hAnsi="Courier New" w:cs="Courier New" w:hint="default"/>
      </w:rPr>
    </w:lvl>
    <w:lvl w:ilvl="8" w:tplc="04190005" w:tentative="1">
      <w:start w:val="1"/>
      <w:numFmt w:val="bullet"/>
      <w:lvlText w:val=""/>
      <w:lvlJc w:val="left"/>
      <w:pPr>
        <w:tabs>
          <w:tab w:val="num" w:pos="7110"/>
        </w:tabs>
        <w:ind w:left="7110" w:hanging="360"/>
      </w:pPr>
      <w:rPr>
        <w:rFonts w:ascii="Wingdings" w:hAnsi="Wingdings" w:hint="default"/>
      </w:rPr>
    </w:lvl>
  </w:abstractNum>
  <w:abstractNum w:abstractNumId="10" w15:restartNumberingAfterBreak="0">
    <w:nsid w:val="2539384B"/>
    <w:multiLevelType w:val="hybridMultilevel"/>
    <w:tmpl w:val="FAF4FD00"/>
    <w:lvl w:ilvl="0" w:tplc="16ECD0FC">
      <w:numFmt w:val="bullet"/>
      <w:lvlText w:val="-"/>
      <w:lvlJc w:val="left"/>
      <w:pPr>
        <w:tabs>
          <w:tab w:val="num" w:pos="1920"/>
        </w:tabs>
        <w:ind w:left="1920" w:hanging="360"/>
      </w:pPr>
      <w:rPr>
        <w:rFonts w:ascii="Times New Roman" w:eastAsia="Times New Roman" w:hAnsi="Times New Roman" w:cs="Times New Roman" w:hint="default"/>
      </w:rPr>
    </w:lvl>
    <w:lvl w:ilvl="1" w:tplc="EB42CB12" w:tentative="1">
      <w:start w:val="1"/>
      <w:numFmt w:val="bullet"/>
      <w:lvlText w:val="o"/>
      <w:lvlJc w:val="left"/>
      <w:pPr>
        <w:tabs>
          <w:tab w:val="num" w:pos="1440"/>
        </w:tabs>
        <w:ind w:left="1440" w:hanging="360"/>
      </w:pPr>
      <w:rPr>
        <w:rFonts w:ascii="Courier New" w:hAnsi="Courier New" w:hint="default"/>
      </w:rPr>
    </w:lvl>
    <w:lvl w:ilvl="2" w:tplc="E6D2CBEA" w:tentative="1">
      <w:start w:val="1"/>
      <w:numFmt w:val="bullet"/>
      <w:lvlText w:val=""/>
      <w:lvlJc w:val="left"/>
      <w:pPr>
        <w:tabs>
          <w:tab w:val="num" w:pos="2160"/>
        </w:tabs>
        <w:ind w:left="2160" w:hanging="360"/>
      </w:pPr>
      <w:rPr>
        <w:rFonts w:ascii="Wingdings" w:hAnsi="Wingdings" w:hint="default"/>
      </w:rPr>
    </w:lvl>
    <w:lvl w:ilvl="3" w:tplc="8D20A948" w:tentative="1">
      <w:start w:val="1"/>
      <w:numFmt w:val="bullet"/>
      <w:lvlText w:val=""/>
      <w:lvlJc w:val="left"/>
      <w:pPr>
        <w:tabs>
          <w:tab w:val="num" w:pos="2880"/>
        </w:tabs>
        <w:ind w:left="2880" w:hanging="360"/>
      </w:pPr>
      <w:rPr>
        <w:rFonts w:ascii="Symbol" w:hAnsi="Symbol" w:hint="default"/>
      </w:rPr>
    </w:lvl>
    <w:lvl w:ilvl="4" w:tplc="D664475A" w:tentative="1">
      <w:start w:val="1"/>
      <w:numFmt w:val="bullet"/>
      <w:lvlText w:val="o"/>
      <w:lvlJc w:val="left"/>
      <w:pPr>
        <w:tabs>
          <w:tab w:val="num" w:pos="3600"/>
        </w:tabs>
        <w:ind w:left="3600" w:hanging="360"/>
      </w:pPr>
      <w:rPr>
        <w:rFonts w:ascii="Courier New" w:hAnsi="Courier New" w:hint="default"/>
      </w:rPr>
    </w:lvl>
    <w:lvl w:ilvl="5" w:tplc="DF2AEDBA" w:tentative="1">
      <w:start w:val="1"/>
      <w:numFmt w:val="bullet"/>
      <w:lvlText w:val=""/>
      <w:lvlJc w:val="left"/>
      <w:pPr>
        <w:tabs>
          <w:tab w:val="num" w:pos="4320"/>
        </w:tabs>
        <w:ind w:left="4320" w:hanging="360"/>
      </w:pPr>
      <w:rPr>
        <w:rFonts w:ascii="Wingdings" w:hAnsi="Wingdings" w:hint="default"/>
      </w:rPr>
    </w:lvl>
    <w:lvl w:ilvl="6" w:tplc="AE3CD2FE" w:tentative="1">
      <w:start w:val="1"/>
      <w:numFmt w:val="bullet"/>
      <w:lvlText w:val=""/>
      <w:lvlJc w:val="left"/>
      <w:pPr>
        <w:tabs>
          <w:tab w:val="num" w:pos="5040"/>
        </w:tabs>
        <w:ind w:left="5040" w:hanging="360"/>
      </w:pPr>
      <w:rPr>
        <w:rFonts w:ascii="Symbol" w:hAnsi="Symbol" w:hint="default"/>
      </w:rPr>
    </w:lvl>
    <w:lvl w:ilvl="7" w:tplc="EC3C3958" w:tentative="1">
      <w:start w:val="1"/>
      <w:numFmt w:val="bullet"/>
      <w:lvlText w:val="o"/>
      <w:lvlJc w:val="left"/>
      <w:pPr>
        <w:tabs>
          <w:tab w:val="num" w:pos="5760"/>
        </w:tabs>
        <w:ind w:left="5760" w:hanging="360"/>
      </w:pPr>
      <w:rPr>
        <w:rFonts w:ascii="Courier New" w:hAnsi="Courier New" w:hint="default"/>
      </w:rPr>
    </w:lvl>
    <w:lvl w:ilvl="8" w:tplc="5AF2932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32790D"/>
    <w:multiLevelType w:val="hybridMultilevel"/>
    <w:tmpl w:val="8092D67C"/>
    <w:lvl w:ilvl="0" w:tplc="16ECD0FC">
      <w:numFmt w:val="bullet"/>
      <w:lvlText w:val="-"/>
      <w:lvlJc w:val="left"/>
      <w:pPr>
        <w:tabs>
          <w:tab w:val="num" w:pos="2117"/>
        </w:tabs>
        <w:ind w:left="2117" w:hanging="360"/>
      </w:pPr>
      <w:rPr>
        <w:rFonts w:ascii="Times New Roman" w:eastAsia="Times New Roman" w:hAnsi="Times New Roman" w:cs="Times New Roman" w:hint="default"/>
      </w:rPr>
    </w:lvl>
    <w:lvl w:ilvl="1" w:tplc="04190003" w:tentative="1">
      <w:start w:val="1"/>
      <w:numFmt w:val="bullet"/>
      <w:lvlText w:val="o"/>
      <w:lvlJc w:val="left"/>
      <w:pPr>
        <w:tabs>
          <w:tab w:val="num" w:pos="2177"/>
        </w:tabs>
        <w:ind w:left="2177" w:hanging="360"/>
      </w:pPr>
      <w:rPr>
        <w:rFonts w:ascii="Courier New" w:hAnsi="Courier New" w:hint="default"/>
      </w:rPr>
    </w:lvl>
    <w:lvl w:ilvl="2" w:tplc="04190005" w:tentative="1">
      <w:start w:val="1"/>
      <w:numFmt w:val="bullet"/>
      <w:lvlText w:val=""/>
      <w:lvlJc w:val="left"/>
      <w:pPr>
        <w:tabs>
          <w:tab w:val="num" w:pos="2897"/>
        </w:tabs>
        <w:ind w:left="2897" w:hanging="360"/>
      </w:pPr>
      <w:rPr>
        <w:rFonts w:ascii="Wingdings" w:hAnsi="Wingdings" w:hint="default"/>
      </w:rPr>
    </w:lvl>
    <w:lvl w:ilvl="3" w:tplc="04190001" w:tentative="1">
      <w:start w:val="1"/>
      <w:numFmt w:val="bullet"/>
      <w:lvlText w:val=""/>
      <w:lvlJc w:val="left"/>
      <w:pPr>
        <w:tabs>
          <w:tab w:val="num" w:pos="3617"/>
        </w:tabs>
        <w:ind w:left="3617" w:hanging="360"/>
      </w:pPr>
      <w:rPr>
        <w:rFonts w:ascii="Symbol" w:hAnsi="Symbol" w:hint="default"/>
      </w:rPr>
    </w:lvl>
    <w:lvl w:ilvl="4" w:tplc="04190003" w:tentative="1">
      <w:start w:val="1"/>
      <w:numFmt w:val="bullet"/>
      <w:lvlText w:val="o"/>
      <w:lvlJc w:val="left"/>
      <w:pPr>
        <w:tabs>
          <w:tab w:val="num" w:pos="4337"/>
        </w:tabs>
        <w:ind w:left="4337" w:hanging="360"/>
      </w:pPr>
      <w:rPr>
        <w:rFonts w:ascii="Courier New" w:hAnsi="Courier New" w:hint="default"/>
      </w:rPr>
    </w:lvl>
    <w:lvl w:ilvl="5" w:tplc="04190005" w:tentative="1">
      <w:start w:val="1"/>
      <w:numFmt w:val="bullet"/>
      <w:lvlText w:val=""/>
      <w:lvlJc w:val="left"/>
      <w:pPr>
        <w:tabs>
          <w:tab w:val="num" w:pos="5057"/>
        </w:tabs>
        <w:ind w:left="5057" w:hanging="360"/>
      </w:pPr>
      <w:rPr>
        <w:rFonts w:ascii="Wingdings" w:hAnsi="Wingdings" w:hint="default"/>
      </w:rPr>
    </w:lvl>
    <w:lvl w:ilvl="6" w:tplc="04190001" w:tentative="1">
      <w:start w:val="1"/>
      <w:numFmt w:val="bullet"/>
      <w:lvlText w:val=""/>
      <w:lvlJc w:val="left"/>
      <w:pPr>
        <w:tabs>
          <w:tab w:val="num" w:pos="5777"/>
        </w:tabs>
        <w:ind w:left="5777" w:hanging="360"/>
      </w:pPr>
      <w:rPr>
        <w:rFonts w:ascii="Symbol" w:hAnsi="Symbol" w:hint="default"/>
      </w:rPr>
    </w:lvl>
    <w:lvl w:ilvl="7" w:tplc="04190003" w:tentative="1">
      <w:start w:val="1"/>
      <w:numFmt w:val="bullet"/>
      <w:lvlText w:val="o"/>
      <w:lvlJc w:val="left"/>
      <w:pPr>
        <w:tabs>
          <w:tab w:val="num" w:pos="6497"/>
        </w:tabs>
        <w:ind w:left="6497" w:hanging="360"/>
      </w:pPr>
      <w:rPr>
        <w:rFonts w:ascii="Courier New" w:hAnsi="Courier New" w:hint="default"/>
      </w:rPr>
    </w:lvl>
    <w:lvl w:ilvl="8" w:tplc="04190005" w:tentative="1">
      <w:start w:val="1"/>
      <w:numFmt w:val="bullet"/>
      <w:lvlText w:val=""/>
      <w:lvlJc w:val="left"/>
      <w:pPr>
        <w:tabs>
          <w:tab w:val="num" w:pos="7217"/>
        </w:tabs>
        <w:ind w:left="7217" w:hanging="360"/>
      </w:pPr>
      <w:rPr>
        <w:rFonts w:ascii="Wingdings" w:hAnsi="Wingdings" w:hint="default"/>
      </w:rPr>
    </w:lvl>
  </w:abstractNum>
  <w:abstractNum w:abstractNumId="12" w15:restartNumberingAfterBreak="0">
    <w:nsid w:val="263E441A"/>
    <w:multiLevelType w:val="hybridMultilevel"/>
    <w:tmpl w:val="87E4CD22"/>
    <w:lvl w:ilvl="0" w:tplc="16ECD0FC">
      <w:numFmt w:val="bullet"/>
      <w:lvlText w:val="-"/>
      <w:lvlJc w:val="left"/>
      <w:pPr>
        <w:tabs>
          <w:tab w:val="num" w:pos="1920"/>
        </w:tabs>
        <w:ind w:left="1920" w:hanging="360"/>
      </w:pPr>
      <w:rPr>
        <w:rFonts w:ascii="Times New Roman" w:eastAsia="Times New Roman" w:hAnsi="Times New Roman" w:cs="Times New Roman" w:hint="default"/>
      </w:rPr>
    </w:lvl>
    <w:lvl w:ilvl="1" w:tplc="678E1B4C" w:tentative="1">
      <w:start w:val="1"/>
      <w:numFmt w:val="bullet"/>
      <w:lvlText w:val="o"/>
      <w:lvlJc w:val="left"/>
      <w:pPr>
        <w:tabs>
          <w:tab w:val="num" w:pos="1440"/>
        </w:tabs>
        <w:ind w:left="1440" w:hanging="360"/>
      </w:pPr>
      <w:rPr>
        <w:rFonts w:ascii="Courier New" w:hAnsi="Courier New" w:hint="default"/>
      </w:rPr>
    </w:lvl>
    <w:lvl w:ilvl="2" w:tplc="774031A2" w:tentative="1">
      <w:start w:val="1"/>
      <w:numFmt w:val="bullet"/>
      <w:lvlText w:val=""/>
      <w:lvlJc w:val="left"/>
      <w:pPr>
        <w:tabs>
          <w:tab w:val="num" w:pos="2160"/>
        </w:tabs>
        <w:ind w:left="2160" w:hanging="360"/>
      </w:pPr>
      <w:rPr>
        <w:rFonts w:ascii="Wingdings" w:hAnsi="Wingdings" w:hint="default"/>
      </w:rPr>
    </w:lvl>
    <w:lvl w:ilvl="3" w:tplc="6EECB98C" w:tentative="1">
      <w:start w:val="1"/>
      <w:numFmt w:val="bullet"/>
      <w:lvlText w:val=""/>
      <w:lvlJc w:val="left"/>
      <w:pPr>
        <w:tabs>
          <w:tab w:val="num" w:pos="2880"/>
        </w:tabs>
        <w:ind w:left="2880" w:hanging="360"/>
      </w:pPr>
      <w:rPr>
        <w:rFonts w:ascii="Symbol" w:hAnsi="Symbol" w:hint="default"/>
      </w:rPr>
    </w:lvl>
    <w:lvl w:ilvl="4" w:tplc="9FDA103E" w:tentative="1">
      <w:start w:val="1"/>
      <w:numFmt w:val="bullet"/>
      <w:lvlText w:val="o"/>
      <w:lvlJc w:val="left"/>
      <w:pPr>
        <w:tabs>
          <w:tab w:val="num" w:pos="3600"/>
        </w:tabs>
        <w:ind w:left="3600" w:hanging="360"/>
      </w:pPr>
      <w:rPr>
        <w:rFonts w:ascii="Courier New" w:hAnsi="Courier New" w:hint="default"/>
      </w:rPr>
    </w:lvl>
    <w:lvl w:ilvl="5" w:tplc="984AF22C" w:tentative="1">
      <w:start w:val="1"/>
      <w:numFmt w:val="bullet"/>
      <w:lvlText w:val=""/>
      <w:lvlJc w:val="left"/>
      <w:pPr>
        <w:tabs>
          <w:tab w:val="num" w:pos="4320"/>
        </w:tabs>
        <w:ind w:left="4320" w:hanging="360"/>
      </w:pPr>
      <w:rPr>
        <w:rFonts w:ascii="Wingdings" w:hAnsi="Wingdings" w:hint="default"/>
      </w:rPr>
    </w:lvl>
    <w:lvl w:ilvl="6" w:tplc="3C8ACCD2" w:tentative="1">
      <w:start w:val="1"/>
      <w:numFmt w:val="bullet"/>
      <w:lvlText w:val=""/>
      <w:lvlJc w:val="left"/>
      <w:pPr>
        <w:tabs>
          <w:tab w:val="num" w:pos="5040"/>
        </w:tabs>
        <w:ind w:left="5040" w:hanging="360"/>
      </w:pPr>
      <w:rPr>
        <w:rFonts w:ascii="Symbol" w:hAnsi="Symbol" w:hint="default"/>
      </w:rPr>
    </w:lvl>
    <w:lvl w:ilvl="7" w:tplc="2FAA0944" w:tentative="1">
      <w:start w:val="1"/>
      <w:numFmt w:val="bullet"/>
      <w:lvlText w:val="o"/>
      <w:lvlJc w:val="left"/>
      <w:pPr>
        <w:tabs>
          <w:tab w:val="num" w:pos="5760"/>
        </w:tabs>
        <w:ind w:left="5760" w:hanging="360"/>
      </w:pPr>
      <w:rPr>
        <w:rFonts w:ascii="Courier New" w:hAnsi="Courier New" w:hint="default"/>
      </w:rPr>
    </w:lvl>
    <w:lvl w:ilvl="8" w:tplc="D80AAFF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5E48E9"/>
    <w:multiLevelType w:val="hybridMultilevel"/>
    <w:tmpl w:val="857C740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3453208B"/>
    <w:multiLevelType w:val="hybridMultilevel"/>
    <w:tmpl w:val="017080D4"/>
    <w:lvl w:ilvl="0" w:tplc="16ECD0FC">
      <w:numFmt w:val="bullet"/>
      <w:lvlText w:val="-"/>
      <w:lvlJc w:val="left"/>
      <w:pPr>
        <w:tabs>
          <w:tab w:val="num" w:pos="1380"/>
        </w:tabs>
        <w:ind w:left="1380" w:hanging="360"/>
      </w:pPr>
      <w:rPr>
        <w:rFonts w:ascii="Times New Roman" w:eastAsia="Times New Roman" w:hAnsi="Times New Roman" w:cs="Times New Roman" w:hint="default"/>
      </w:rPr>
    </w:lvl>
    <w:lvl w:ilvl="1" w:tplc="6A7A2E3A" w:tentative="1">
      <w:start w:val="1"/>
      <w:numFmt w:val="bullet"/>
      <w:lvlText w:val="o"/>
      <w:lvlJc w:val="left"/>
      <w:pPr>
        <w:tabs>
          <w:tab w:val="num" w:pos="1789"/>
        </w:tabs>
        <w:ind w:left="1789" w:hanging="360"/>
      </w:pPr>
      <w:rPr>
        <w:rFonts w:ascii="Courier New" w:hAnsi="Courier New" w:hint="default"/>
      </w:rPr>
    </w:lvl>
    <w:lvl w:ilvl="2" w:tplc="E59AF5A0" w:tentative="1">
      <w:start w:val="1"/>
      <w:numFmt w:val="bullet"/>
      <w:lvlText w:val=""/>
      <w:lvlJc w:val="left"/>
      <w:pPr>
        <w:tabs>
          <w:tab w:val="num" w:pos="2509"/>
        </w:tabs>
        <w:ind w:left="2509" w:hanging="360"/>
      </w:pPr>
      <w:rPr>
        <w:rFonts w:ascii="Wingdings" w:hAnsi="Wingdings" w:hint="default"/>
      </w:rPr>
    </w:lvl>
    <w:lvl w:ilvl="3" w:tplc="9CD64FF2" w:tentative="1">
      <w:start w:val="1"/>
      <w:numFmt w:val="bullet"/>
      <w:lvlText w:val=""/>
      <w:lvlJc w:val="left"/>
      <w:pPr>
        <w:tabs>
          <w:tab w:val="num" w:pos="3229"/>
        </w:tabs>
        <w:ind w:left="3229" w:hanging="360"/>
      </w:pPr>
      <w:rPr>
        <w:rFonts w:ascii="Symbol" w:hAnsi="Symbol" w:hint="default"/>
      </w:rPr>
    </w:lvl>
    <w:lvl w:ilvl="4" w:tplc="6150CA80" w:tentative="1">
      <w:start w:val="1"/>
      <w:numFmt w:val="bullet"/>
      <w:lvlText w:val="o"/>
      <w:lvlJc w:val="left"/>
      <w:pPr>
        <w:tabs>
          <w:tab w:val="num" w:pos="3949"/>
        </w:tabs>
        <w:ind w:left="3949" w:hanging="360"/>
      </w:pPr>
      <w:rPr>
        <w:rFonts w:ascii="Courier New" w:hAnsi="Courier New" w:hint="default"/>
      </w:rPr>
    </w:lvl>
    <w:lvl w:ilvl="5" w:tplc="0B1C9834" w:tentative="1">
      <w:start w:val="1"/>
      <w:numFmt w:val="bullet"/>
      <w:lvlText w:val=""/>
      <w:lvlJc w:val="left"/>
      <w:pPr>
        <w:tabs>
          <w:tab w:val="num" w:pos="4669"/>
        </w:tabs>
        <w:ind w:left="4669" w:hanging="360"/>
      </w:pPr>
      <w:rPr>
        <w:rFonts w:ascii="Wingdings" w:hAnsi="Wingdings" w:hint="default"/>
      </w:rPr>
    </w:lvl>
    <w:lvl w:ilvl="6" w:tplc="9000BF64" w:tentative="1">
      <w:start w:val="1"/>
      <w:numFmt w:val="bullet"/>
      <w:lvlText w:val=""/>
      <w:lvlJc w:val="left"/>
      <w:pPr>
        <w:tabs>
          <w:tab w:val="num" w:pos="5389"/>
        </w:tabs>
        <w:ind w:left="5389" w:hanging="360"/>
      </w:pPr>
      <w:rPr>
        <w:rFonts w:ascii="Symbol" w:hAnsi="Symbol" w:hint="default"/>
      </w:rPr>
    </w:lvl>
    <w:lvl w:ilvl="7" w:tplc="0B82FBBA" w:tentative="1">
      <w:start w:val="1"/>
      <w:numFmt w:val="bullet"/>
      <w:lvlText w:val="o"/>
      <w:lvlJc w:val="left"/>
      <w:pPr>
        <w:tabs>
          <w:tab w:val="num" w:pos="6109"/>
        </w:tabs>
        <w:ind w:left="6109" w:hanging="360"/>
      </w:pPr>
      <w:rPr>
        <w:rFonts w:ascii="Courier New" w:hAnsi="Courier New" w:hint="default"/>
      </w:rPr>
    </w:lvl>
    <w:lvl w:ilvl="8" w:tplc="BF4C380C" w:tentative="1">
      <w:start w:val="1"/>
      <w:numFmt w:val="bullet"/>
      <w:lvlText w:val=""/>
      <w:lvlJc w:val="left"/>
      <w:pPr>
        <w:tabs>
          <w:tab w:val="num" w:pos="6829"/>
        </w:tabs>
        <w:ind w:left="6829" w:hanging="360"/>
      </w:pPr>
      <w:rPr>
        <w:rFonts w:ascii="Wingdings" w:hAnsi="Wingdings" w:hint="default"/>
      </w:rPr>
    </w:lvl>
  </w:abstractNum>
  <w:abstractNum w:abstractNumId="15" w15:restartNumberingAfterBreak="0">
    <w:nsid w:val="3775335B"/>
    <w:multiLevelType w:val="hybridMultilevel"/>
    <w:tmpl w:val="E8F832C4"/>
    <w:lvl w:ilvl="0" w:tplc="16ECD0FC">
      <w:numFmt w:val="bullet"/>
      <w:lvlText w:val="-"/>
      <w:lvlJc w:val="left"/>
      <w:pPr>
        <w:tabs>
          <w:tab w:val="num" w:pos="2117"/>
        </w:tabs>
        <w:ind w:left="2117" w:hanging="360"/>
      </w:pPr>
      <w:rPr>
        <w:rFonts w:ascii="Times New Roman" w:eastAsia="Times New Roman" w:hAnsi="Times New Roman" w:cs="Times New Roman" w:hint="default"/>
      </w:rPr>
    </w:lvl>
    <w:lvl w:ilvl="1" w:tplc="04190003" w:tentative="1">
      <w:start w:val="1"/>
      <w:numFmt w:val="bullet"/>
      <w:lvlText w:val="o"/>
      <w:lvlJc w:val="left"/>
      <w:pPr>
        <w:tabs>
          <w:tab w:val="num" w:pos="2177"/>
        </w:tabs>
        <w:ind w:left="2177" w:hanging="360"/>
      </w:pPr>
      <w:rPr>
        <w:rFonts w:ascii="Courier New" w:hAnsi="Courier New" w:hint="default"/>
      </w:rPr>
    </w:lvl>
    <w:lvl w:ilvl="2" w:tplc="04190005" w:tentative="1">
      <w:start w:val="1"/>
      <w:numFmt w:val="bullet"/>
      <w:lvlText w:val=""/>
      <w:lvlJc w:val="left"/>
      <w:pPr>
        <w:tabs>
          <w:tab w:val="num" w:pos="2897"/>
        </w:tabs>
        <w:ind w:left="2897" w:hanging="360"/>
      </w:pPr>
      <w:rPr>
        <w:rFonts w:ascii="Wingdings" w:hAnsi="Wingdings" w:hint="default"/>
      </w:rPr>
    </w:lvl>
    <w:lvl w:ilvl="3" w:tplc="04190001" w:tentative="1">
      <w:start w:val="1"/>
      <w:numFmt w:val="bullet"/>
      <w:lvlText w:val=""/>
      <w:lvlJc w:val="left"/>
      <w:pPr>
        <w:tabs>
          <w:tab w:val="num" w:pos="3617"/>
        </w:tabs>
        <w:ind w:left="3617" w:hanging="360"/>
      </w:pPr>
      <w:rPr>
        <w:rFonts w:ascii="Symbol" w:hAnsi="Symbol" w:hint="default"/>
      </w:rPr>
    </w:lvl>
    <w:lvl w:ilvl="4" w:tplc="04190003" w:tentative="1">
      <w:start w:val="1"/>
      <w:numFmt w:val="bullet"/>
      <w:lvlText w:val="o"/>
      <w:lvlJc w:val="left"/>
      <w:pPr>
        <w:tabs>
          <w:tab w:val="num" w:pos="4337"/>
        </w:tabs>
        <w:ind w:left="4337" w:hanging="360"/>
      </w:pPr>
      <w:rPr>
        <w:rFonts w:ascii="Courier New" w:hAnsi="Courier New" w:hint="default"/>
      </w:rPr>
    </w:lvl>
    <w:lvl w:ilvl="5" w:tplc="04190005" w:tentative="1">
      <w:start w:val="1"/>
      <w:numFmt w:val="bullet"/>
      <w:lvlText w:val=""/>
      <w:lvlJc w:val="left"/>
      <w:pPr>
        <w:tabs>
          <w:tab w:val="num" w:pos="5057"/>
        </w:tabs>
        <w:ind w:left="5057" w:hanging="360"/>
      </w:pPr>
      <w:rPr>
        <w:rFonts w:ascii="Wingdings" w:hAnsi="Wingdings" w:hint="default"/>
      </w:rPr>
    </w:lvl>
    <w:lvl w:ilvl="6" w:tplc="04190001" w:tentative="1">
      <w:start w:val="1"/>
      <w:numFmt w:val="bullet"/>
      <w:lvlText w:val=""/>
      <w:lvlJc w:val="left"/>
      <w:pPr>
        <w:tabs>
          <w:tab w:val="num" w:pos="5777"/>
        </w:tabs>
        <w:ind w:left="5777" w:hanging="360"/>
      </w:pPr>
      <w:rPr>
        <w:rFonts w:ascii="Symbol" w:hAnsi="Symbol" w:hint="default"/>
      </w:rPr>
    </w:lvl>
    <w:lvl w:ilvl="7" w:tplc="04190003" w:tentative="1">
      <w:start w:val="1"/>
      <w:numFmt w:val="bullet"/>
      <w:lvlText w:val="o"/>
      <w:lvlJc w:val="left"/>
      <w:pPr>
        <w:tabs>
          <w:tab w:val="num" w:pos="6497"/>
        </w:tabs>
        <w:ind w:left="6497" w:hanging="360"/>
      </w:pPr>
      <w:rPr>
        <w:rFonts w:ascii="Courier New" w:hAnsi="Courier New" w:hint="default"/>
      </w:rPr>
    </w:lvl>
    <w:lvl w:ilvl="8" w:tplc="04190005" w:tentative="1">
      <w:start w:val="1"/>
      <w:numFmt w:val="bullet"/>
      <w:lvlText w:val=""/>
      <w:lvlJc w:val="left"/>
      <w:pPr>
        <w:tabs>
          <w:tab w:val="num" w:pos="7217"/>
        </w:tabs>
        <w:ind w:left="7217" w:hanging="360"/>
      </w:pPr>
      <w:rPr>
        <w:rFonts w:ascii="Wingdings" w:hAnsi="Wingdings" w:hint="default"/>
      </w:rPr>
    </w:lvl>
  </w:abstractNum>
  <w:abstractNum w:abstractNumId="16" w15:restartNumberingAfterBreak="0">
    <w:nsid w:val="39616CF8"/>
    <w:multiLevelType w:val="hybridMultilevel"/>
    <w:tmpl w:val="5A747F2C"/>
    <w:lvl w:ilvl="0" w:tplc="16ECD0FC">
      <w:numFmt w:val="bullet"/>
      <w:lvlText w:val="-"/>
      <w:lvlJc w:val="left"/>
      <w:pPr>
        <w:tabs>
          <w:tab w:val="num" w:pos="1920"/>
        </w:tabs>
        <w:ind w:left="1920" w:hanging="360"/>
      </w:pPr>
      <w:rPr>
        <w:rFonts w:ascii="Times New Roman" w:eastAsia="Times New Roman" w:hAnsi="Times New Roman" w:cs="Times New Roman" w:hint="default"/>
      </w:rPr>
    </w:lvl>
    <w:lvl w:ilvl="1" w:tplc="1D221C22" w:tentative="1">
      <w:start w:val="1"/>
      <w:numFmt w:val="bullet"/>
      <w:lvlText w:val="o"/>
      <w:lvlJc w:val="left"/>
      <w:pPr>
        <w:tabs>
          <w:tab w:val="num" w:pos="1440"/>
        </w:tabs>
        <w:ind w:left="1440" w:hanging="360"/>
      </w:pPr>
      <w:rPr>
        <w:rFonts w:ascii="Courier New" w:hAnsi="Courier New" w:hint="default"/>
      </w:rPr>
    </w:lvl>
    <w:lvl w:ilvl="2" w:tplc="BBFEB500" w:tentative="1">
      <w:start w:val="1"/>
      <w:numFmt w:val="bullet"/>
      <w:lvlText w:val=""/>
      <w:lvlJc w:val="left"/>
      <w:pPr>
        <w:tabs>
          <w:tab w:val="num" w:pos="2160"/>
        </w:tabs>
        <w:ind w:left="2160" w:hanging="360"/>
      </w:pPr>
      <w:rPr>
        <w:rFonts w:ascii="Wingdings" w:hAnsi="Wingdings" w:hint="default"/>
      </w:rPr>
    </w:lvl>
    <w:lvl w:ilvl="3" w:tplc="300823A0" w:tentative="1">
      <w:start w:val="1"/>
      <w:numFmt w:val="bullet"/>
      <w:lvlText w:val=""/>
      <w:lvlJc w:val="left"/>
      <w:pPr>
        <w:tabs>
          <w:tab w:val="num" w:pos="2880"/>
        </w:tabs>
        <w:ind w:left="2880" w:hanging="360"/>
      </w:pPr>
      <w:rPr>
        <w:rFonts w:ascii="Symbol" w:hAnsi="Symbol" w:hint="default"/>
      </w:rPr>
    </w:lvl>
    <w:lvl w:ilvl="4" w:tplc="1F568BDA" w:tentative="1">
      <w:start w:val="1"/>
      <w:numFmt w:val="bullet"/>
      <w:lvlText w:val="o"/>
      <w:lvlJc w:val="left"/>
      <w:pPr>
        <w:tabs>
          <w:tab w:val="num" w:pos="3600"/>
        </w:tabs>
        <w:ind w:left="3600" w:hanging="360"/>
      </w:pPr>
      <w:rPr>
        <w:rFonts w:ascii="Courier New" w:hAnsi="Courier New" w:hint="default"/>
      </w:rPr>
    </w:lvl>
    <w:lvl w:ilvl="5" w:tplc="C59C9F28" w:tentative="1">
      <w:start w:val="1"/>
      <w:numFmt w:val="bullet"/>
      <w:lvlText w:val=""/>
      <w:lvlJc w:val="left"/>
      <w:pPr>
        <w:tabs>
          <w:tab w:val="num" w:pos="4320"/>
        </w:tabs>
        <w:ind w:left="4320" w:hanging="360"/>
      </w:pPr>
      <w:rPr>
        <w:rFonts w:ascii="Wingdings" w:hAnsi="Wingdings" w:hint="default"/>
      </w:rPr>
    </w:lvl>
    <w:lvl w:ilvl="6" w:tplc="38743AAC" w:tentative="1">
      <w:start w:val="1"/>
      <w:numFmt w:val="bullet"/>
      <w:lvlText w:val=""/>
      <w:lvlJc w:val="left"/>
      <w:pPr>
        <w:tabs>
          <w:tab w:val="num" w:pos="5040"/>
        </w:tabs>
        <w:ind w:left="5040" w:hanging="360"/>
      </w:pPr>
      <w:rPr>
        <w:rFonts w:ascii="Symbol" w:hAnsi="Symbol" w:hint="default"/>
      </w:rPr>
    </w:lvl>
    <w:lvl w:ilvl="7" w:tplc="469E6820" w:tentative="1">
      <w:start w:val="1"/>
      <w:numFmt w:val="bullet"/>
      <w:lvlText w:val="o"/>
      <w:lvlJc w:val="left"/>
      <w:pPr>
        <w:tabs>
          <w:tab w:val="num" w:pos="5760"/>
        </w:tabs>
        <w:ind w:left="5760" w:hanging="360"/>
      </w:pPr>
      <w:rPr>
        <w:rFonts w:ascii="Courier New" w:hAnsi="Courier New" w:hint="default"/>
      </w:rPr>
    </w:lvl>
    <w:lvl w:ilvl="8" w:tplc="346461A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7E1F41"/>
    <w:multiLevelType w:val="hybridMultilevel"/>
    <w:tmpl w:val="706431DA"/>
    <w:lvl w:ilvl="0" w:tplc="16ECD0FC">
      <w:numFmt w:val="bullet"/>
      <w:lvlText w:val="-"/>
      <w:lvlJc w:val="left"/>
      <w:pPr>
        <w:tabs>
          <w:tab w:val="num" w:pos="1920"/>
        </w:tabs>
        <w:ind w:left="1920" w:hanging="360"/>
      </w:pPr>
      <w:rPr>
        <w:rFonts w:ascii="Times New Roman" w:eastAsia="Times New Roman" w:hAnsi="Times New Roman" w:cs="Times New Roman" w:hint="default"/>
      </w:rPr>
    </w:lvl>
    <w:lvl w:ilvl="1" w:tplc="04190003" w:tentative="1">
      <w:start w:val="1"/>
      <w:numFmt w:val="bullet"/>
      <w:lvlText w:val="o"/>
      <w:lvlJc w:val="left"/>
      <w:pPr>
        <w:tabs>
          <w:tab w:val="num" w:pos="1980"/>
        </w:tabs>
        <w:ind w:left="1980" w:hanging="360"/>
      </w:pPr>
      <w:rPr>
        <w:rFonts w:ascii="Courier New" w:hAnsi="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8" w15:restartNumberingAfterBreak="0">
    <w:nsid w:val="41796F71"/>
    <w:multiLevelType w:val="hybridMultilevel"/>
    <w:tmpl w:val="2BD85B78"/>
    <w:lvl w:ilvl="0" w:tplc="1A22DEC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621E1"/>
    <w:multiLevelType w:val="hybridMultilevel"/>
    <w:tmpl w:val="D5664E9C"/>
    <w:lvl w:ilvl="0" w:tplc="16ECD0FC">
      <w:numFmt w:val="bullet"/>
      <w:lvlText w:val="-"/>
      <w:lvlJc w:val="left"/>
      <w:pPr>
        <w:tabs>
          <w:tab w:val="num" w:pos="2117"/>
        </w:tabs>
        <w:ind w:left="2117" w:hanging="360"/>
      </w:pPr>
      <w:rPr>
        <w:rFonts w:ascii="Times New Roman" w:eastAsia="Times New Roman" w:hAnsi="Times New Roman" w:cs="Times New Roman" w:hint="default"/>
      </w:rPr>
    </w:lvl>
    <w:lvl w:ilvl="1" w:tplc="04190003" w:tentative="1">
      <w:start w:val="1"/>
      <w:numFmt w:val="bullet"/>
      <w:lvlText w:val="o"/>
      <w:lvlJc w:val="left"/>
      <w:pPr>
        <w:tabs>
          <w:tab w:val="num" w:pos="2177"/>
        </w:tabs>
        <w:ind w:left="2177" w:hanging="360"/>
      </w:pPr>
      <w:rPr>
        <w:rFonts w:ascii="Courier New" w:hAnsi="Courier New" w:hint="default"/>
      </w:rPr>
    </w:lvl>
    <w:lvl w:ilvl="2" w:tplc="04190005" w:tentative="1">
      <w:start w:val="1"/>
      <w:numFmt w:val="bullet"/>
      <w:lvlText w:val=""/>
      <w:lvlJc w:val="left"/>
      <w:pPr>
        <w:tabs>
          <w:tab w:val="num" w:pos="2897"/>
        </w:tabs>
        <w:ind w:left="2897" w:hanging="360"/>
      </w:pPr>
      <w:rPr>
        <w:rFonts w:ascii="Wingdings" w:hAnsi="Wingdings" w:hint="default"/>
      </w:rPr>
    </w:lvl>
    <w:lvl w:ilvl="3" w:tplc="04190001" w:tentative="1">
      <w:start w:val="1"/>
      <w:numFmt w:val="bullet"/>
      <w:lvlText w:val=""/>
      <w:lvlJc w:val="left"/>
      <w:pPr>
        <w:tabs>
          <w:tab w:val="num" w:pos="3617"/>
        </w:tabs>
        <w:ind w:left="3617" w:hanging="360"/>
      </w:pPr>
      <w:rPr>
        <w:rFonts w:ascii="Symbol" w:hAnsi="Symbol" w:hint="default"/>
      </w:rPr>
    </w:lvl>
    <w:lvl w:ilvl="4" w:tplc="04190003" w:tentative="1">
      <w:start w:val="1"/>
      <w:numFmt w:val="bullet"/>
      <w:lvlText w:val="o"/>
      <w:lvlJc w:val="left"/>
      <w:pPr>
        <w:tabs>
          <w:tab w:val="num" w:pos="4337"/>
        </w:tabs>
        <w:ind w:left="4337" w:hanging="360"/>
      </w:pPr>
      <w:rPr>
        <w:rFonts w:ascii="Courier New" w:hAnsi="Courier New" w:hint="default"/>
      </w:rPr>
    </w:lvl>
    <w:lvl w:ilvl="5" w:tplc="04190005" w:tentative="1">
      <w:start w:val="1"/>
      <w:numFmt w:val="bullet"/>
      <w:lvlText w:val=""/>
      <w:lvlJc w:val="left"/>
      <w:pPr>
        <w:tabs>
          <w:tab w:val="num" w:pos="5057"/>
        </w:tabs>
        <w:ind w:left="5057" w:hanging="360"/>
      </w:pPr>
      <w:rPr>
        <w:rFonts w:ascii="Wingdings" w:hAnsi="Wingdings" w:hint="default"/>
      </w:rPr>
    </w:lvl>
    <w:lvl w:ilvl="6" w:tplc="04190001" w:tentative="1">
      <w:start w:val="1"/>
      <w:numFmt w:val="bullet"/>
      <w:lvlText w:val=""/>
      <w:lvlJc w:val="left"/>
      <w:pPr>
        <w:tabs>
          <w:tab w:val="num" w:pos="5777"/>
        </w:tabs>
        <w:ind w:left="5777" w:hanging="360"/>
      </w:pPr>
      <w:rPr>
        <w:rFonts w:ascii="Symbol" w:hAnsi="Symbol" w:hint="default"/>
      </w:rPr>
    </w:lvl>
    <w:lvl w:ilvl="7" w:tplc="04190003" w:tentative="1">
      <w:start w:val="1"/>
      <w:numFmt w:val="bullet"/>
      <w:lvlText w:val="o"/>
      <w:lvlJc w:val="left"/>
      <w:pPr>
        <w:tabs>
          <w:tab w:val="num" w:pos="6497"/>
        </w:tabs>
        <w:ind w:left="6497" w:hanging="360"/>
      </w:pPr>
      <w:rPr>
        <w:rFonts w:ascii="Courier New" w:hAnsi="Courier New" w:hint="default"/>
      </w:rPr>
    </w:lvl>
    <w:lvl w:ilvl="8" w:tplc="04190005" w:tentative="1">
      <w:start w:val="1"/>
      <w:numFmt w:val="bullet"/>
      <w:lvlText w:val=""/>
      <w:lvlJc w:val="left"/>
      <w:pPr>
        <w:tabs>
          <w:tab w:val="num" w:pos="7217"/>
        </w:tabs>
        <w:ind w:left="7217" w:hanging="360"/>
      </w:pPr>
      <w:rPr>
        <w:rFonts w:ascii="Wingdings" w:hAnsi="Wingdings" w:hint="default"/>
      </w:rPr>
    </w:lvl>
  </w:abstractNum>
  <w:abstractNum w:abstractNumId="20" w15:restartNumberingAfterBreak="0">
    <w:nsid w:val="4AE32E6F"/>
    <w:multiLevelType w:val="hybridMultilevel"/>
    <w:tmpl w:val="44607622"/>
    <w:lvl w:ilvl="0" w:tplc="1A22DEC8">
      <w:start w:val="1"/>
      <w:numFmt w:val="bullet"/>
      <w:lvlText w:val=""/>
      <w:lvlJc w:val="left"/>
      <w:pPr>
        <w:tabs>
          <w:tab w:val="num" w:pos="927"/>
        </w:tabs>
        <w:ind w:left="92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54882B75"/>
    <w:multiLevelType w:val="hybridMultilevel"/>
    <w:tmpl w:val="D362071C"/>
    <w:lvl w:ilvl="0" w:tplc="1A22DEC8">
      <w:start w:val="1"/>
      <w:numFmt w:val="bullet"/>
      <w:lvlText w:val=""/>
      <w:lvlJc w:val="left"/>
      <w:pPr>
        <w:tabs>
          <w:tab w:val="num" w:pos="927"/>
        </w:tabs>
        <w:ind w:left="92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574C4347"/>
    <w:multiLevelType w:val="hybridMultilevel"/>
    <w:tmpl w:val="7018E412"/>
    <w:lvl w:ilvl="0" w:tplc="16ECD0FC">
      <w:numFmt w:val="bullet"/>
      <w:lvlText w:val="-"/>
      <w:lvlJc w:val="left"/>
      <w:pPr>
        <w:tabs>
          <w:tab w:val="num" w:pos="1905"/>
        </w:tabs>
        <w:ind w:left="1905" w:hanging="360"/>
      </w:pPr>
      <w:rPr>
        <w:rFonts w:ascii="Times New Roman" w:eastAsia="Times New Roman" w:hAnsi="Times New Roman" w:cs="Times New Roman" w:hint="default"/>
      </w:rPr>
    </w:lvl>
    <w:lvl w:ilvl="1" w:tplc="033C5FD2" w:tentative="1">
      <w:start w:val="1"/>
      <w:numFmt w:val="bullet"/>
      <w:lvlText w:val="o"/>
      <w:lvlJc w:val="left"/>
      <w:pPr>
        <w:tabs>
          <w:tab w:val="num" w:pos="1440"/>
        </w:tabs>
        <w:ind w:left="1440" w:hanging="360"/>
      </w:pPr>
      <w:rPr>
        <w:rFonts w:ascii="Courier New" w:hAnsi="Courier New" w:hint="default"/>
      </w:rPr>
    </w:lvl>
    <w:lvl w:ilvl="2" w:tplc="1A22DEC8">
      <w:start w:val="1"/>
      <w:numFmt w:val="bullet"/>
      <w:lvlText w:val=""/>
      <w:lvlJc w:val="left"/>
      <w:pPr>
        <w:tabs>
          <w:tab w:val="num" w:pos="2160"/>
        </w:tabs>
        <w:ind w:left="2160" w:hanging="360"/>
      </w:pPr>
      <w:rPr>
        <w:rFonts w:ascii="Symbol" w:hAnsi="Symbol" w:hint="default"/>
      </w:rPr>
    </w:lvl>
    <w:lvl w:ilvl="3" w:tplc="5A609170" w:tentative="1">
      <w:start w:val="1"/>
      <w:numFmt w:val="bullet"/>
      <w:lvlText w:val=""/>
      <w:lvlJc w:val="left"/>
      <w:pPr>
        <w:tabs>
          <w:tab w:val="num" w:pos="2880"/>
        </w:tabs>
        <w:ind w:left="2880" w:hanging="360"/>
      </w:pPr>
      <w:rPr>
        <w:rFonts w:ascii="Symbol" w:hAnsi="Symbol" w:hint="default"/>
      </w:rPr>
    </w:lvl>
    <w:lvl w:ilvl="4" w:tplc="2160A68A" w:tentative="1">
      <w:start w:val="1"/>
      <w:numFmt w:val="bullet"/>
      <w:lvlText w:val="o"/>
      <w:lvlJc w:val="left"/>
      <w:pPr>
        <w:tabs>
          <w:tab w:val="num" w:pos="3600"/>
        </w:tabs>
        <w:ind w:left="3600" w:hanging="360"/>
      </w:pPr>
      <w:rPr>
        <w:rFonts w:ascii="Courier New" w:hAnsi="Courier New" w:hint="default"/>
      </w:rPr>
    </w:lvl>
    <w:lvl w:ilvl="5" w:tplc="7806E8A8" w:tentative="1">
      <w:start w:val="1"/>
      <w:numFmt w:val="bullet"/>
      <w:lvlText w:val=""/>
      <w:lvlJc w:val="left"/>
      <w:pPr>
        <w:tabs>
          <w:tab w:val="num" w:pos="4320"/>
        </w:tabs>
        <w:ind w:left="4320" w:hanging="360"/>
      </w:pPr>
      <w:rPr>
        <w:rFonts w:ascii="Wingdings" w:hAnsi="Wingdings" w:hint="default"/>
      </w:rPr>
    </w:lvl>
    <w:lvl w:ilvl="6" w:tplc="1DB4DC00" w:tentative="1">
      <w:start w:val="1"/>
      <w:numFmt w:val="bullet"/>
      <w:lvlText w:val=""/>
      <w:lvlJc w:val="left"/>
      <w:pPr>
        <w:tabs>
          <w:tab w:val="num" w:pos="5040"/>
        </w:tabs>
        <w:ind w:left="5040" w:hanging="360"/>
      </w:pPr>
      <w:rPr>
        <w:rFonts w:ascii="Symbol" w:hAnsi="Symbol" w:hint="default"/>
      </w:rPr>
    </w:lvl>
    <w:lvl w:ilvl="7" w:tplc="7F902F84" w:tentative="1">
      <w:start w:val="1"/>
      <w:numFmt w:val="bullet"/>
      <w:lvlText w:val="o"/>
      <w:lvlJc w:val="left"/>
      <w:pPr>
        <w:tabs>
          <w:tab w:val="num" w:pos="5760"/>
        </w:tabs>
        <w:ind w:left="5760" w:hanging="360"/>
      </w:pPr>
      <w:rPr>
        <w:rFonts w:ascii="Courier New" w:hAnsi="Courier New" w:hint="default"/>
      </w:rPr>
    </w:lvl>
    <w:lvl w:ilvl="8" w:tplc="446AE47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5830F0"/>
    <w:multiLevelType w:val="hybridMultilevel"/>
    <w:tmpl w:val="C92ACC30"/>
    <w:lvl w:ilvl="0" w:tplc="16ECD0FC">
      <w:numFmt w:val="bullet"/>
      <w:lvlText w:val="-"/>
      <w:lvlJc w:val="left"/>
      <w:pPr>
        <w:tabs>
          <w:tab w:val="num" w:pos="1380"/>
        </w:tabs>
        <w:ind w:left="1380" w:hanging="360"/>
      </w:pPr>
      <w:rPr>
        <w:rFonts w:ascii="Times New Roman" w:eastAsia="Times New Roman" w:hAnsi="Times New Roman" w:cs="Times New Roman" w:hint="default"/>
      </w:rPr>
    </w:lvl>
    <w:lvl w:ilvl="1" w:tplc="74A44012" w:tentative="1">
      <w:start w:val="1"/>
      <w:numFmt w:val="bullet"/>
      <w:lvlText w:val="o"/>
      <w:lvlJc w:val="left"/>
      <w:pPr>
        <w:tabs>
          <w:tab w:val="num" w:pos="1440"/>
        </w:tabs>
        <w:ind w:left="1440" w:hanging="360"/>
      </w:pPr>
      <w:rPr>
        <w:rFonts w:ascii="Courier New" w:hAnsi="Courier New" w:hint="default"/>
      </w:rPr>
    </w:lvl>
    <w:lvl w:ilvl="2" w:tplc="4034664A" w:tentative="1">
      <w:start w:val="1"/>
      <w:numFmt w:val="bullet"/>
      <w:lvlText w:val=""/>
      <w:lvlJc w:val="left"/>
      <w:pPr>
        <w:tabs>
          <w:tab w:val="num" w:pos="2160"/>
        </w:tabs>
        <w:ind w:left="2160" w:hanging="360"/>
      </w:pPr>
      <w:rPr>
        <w:rFonts w:ascii="Wingdings" w:hAnsi="Wingdings" w:hint="default"/>
      </w:rPr>
    </w:lvl>
    <w:lvl w:ilvl="3" w:tplc="84F08284" w:tentative="1">
      <w:start w:val="1"/>
      <w:numFmt w:val="bullet"/>
      <w:lvlText w:val=""/>
      <w:lvlJc w:val="left"/>
      <w:pPr>
        <w:tabs>
          <w:tab w:val="num" w:pos="2880"/>
        </w:tabs>
        <w:ind w:left="2880" w:hanging="360"/>
      </w:pPr>
      <w:rPr>
        <w:rFonts w:ascii="Symbol" w:hAnsi="Symbol" w:hint="default"/>
      </w:rPr>
    </w:lvl>
    <w:lvl w:ilvl="4" w:tplc="8160D22A" w:tentative="1">
      <w:start w:val="1"/>
      <w:numFmt w:val="bullet"/>
      <w:lvlText w:val="o"/>
      <w:lvlJc w:val="left"/>
      <w:pPr>
        <w:tabs>
          <w:tab w:val="num" w:pos="3600"/>
        </w:tabs>
        <w:ind w:left="3600" w:hanging="360"/>
      </w:pPr>
      <w:rPr>
        <w:rFonts w:ascii="Courier New" w:hAnsi="Courier New" w:hint="default"/>
      </w:rPr>
    </w:lvl>
    <w:lvl w:ilvl="5" w:tplc="1416D7E4" w:tentative="1">
      <w:start w:val="1"/>
      <w:numFmt w:val="bullet"/>
      <w:lvlText w:val=""/>
      <w:lvlJc w:val="left"/>
      <w:pPr>
        <w:tabs>
          <w:tab w:val="num" w:pos="4320"/>
        </w:tabs>
        <w:ind w:left="4320" w:hanging="360"/>
      </w:pPr>
      <w:rPr>
        <w:rFonts w:ascii="Wingdings" w:hAnsi="Wingdings" w:hint="default"/>
      </w:rPr>
    </w:lvl>
    <w:lvl w:ilvl="6" w:tplc="F29AC3F4" w:tentative="1">
      <w:start w:val="1"/>
      <w:numFmt w:val="bullet"/>
      <w:lvlText w:val=""/>
      <w:lvlJc w:val="left"/>
      <w:pPr>
        <w:tabs>
          <w:tab w:val="num" w:pos="5040"/>
        </w:tabs>
        <w:ind w:left="5040" w:hanging="360"/>
      </w:pPr>
      <w:rPr>
        <w:rFonts w:ascii="Symbol" w:hAnsi="Symbol" w:hint="default"/>
      </w:rPr>
    </w:lvl>
    <w:lvl w:ilvl="7" w:tplc="E160DCD4" w:tentative="1">
      <w:start w:val="1"/>
      <w:numFmt w:val="bullet"/>
      <w:lvlText w:val="o"/>
      <w:lvlJc w:val="left"/>
      <w:pPr>
        <w:tabs>
          <w:tab w:val="num" w:pos="5760"/>
        </w:tabs>
        <w:ind w:left="5760" w:hanging="360"/>
      </w:pPr>
      <w:rPr>
        <w:rFonts w:ascii="Courier New" w:hAnsi="Courier New" w:hint="default"/>
      </w:rPr>
    </w:lvl>
    <w:lvl w:ilvl="8" w:tplc="64C2E9D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6031E1"/>
    <w:multiLevelType w:val="hybridMultilevel"/>
    <w:tmpl w:val="7D10734E"/>
    <w:lvl w:ilvl="0" w:tplc="16ECD0FC">
      <w:numFmt w:val="bullet"/>
      <w:lvlText w:val="-"/>
      <w:lvlJc w:val="left"/>
      <w:pPr>
        <w:tabs>
          <w:tab w:val="num" w:pos="2089"/>
        </w:tabs>
        <w:ind w:left="2089" w:hanging="360"/>
      </w:pPr>
      <w:rPr>
        <w:rFonts w:ascii="Times New Roman" w:eastAsia="Times New Roman" w:hAnsi="Times New Roman" w:cs="Times New Roman"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5" w15:restartNumberingAfterBreak="0">
    <w:nsid w:val="61F11876"/>
    <w:multiLevelType w:val="hybridMultilevel"/>
    <w:tmpl w:val="501E1A82"/>
    <w:lvl w:ilvl="0" w:tplc="16ECD0FC">
      <w:numFmt w:val="bullet"/>
      <w:lvlText w:val="-"/>
      <w:lvlJc w:val="left"/>
      <w:pPr>
        <w:tabs>
          <w:tab w:val="num" w:pos="1920"/>
        </w:tabs>
        <w:ind w:left="1920" w:hanging="360"/>
      </w:pPr>
      <w:rPr>
        <w:rFonts w:ascii="Times New Roman" w:eastAsia="Times New Roman" w:hAnsi="Times New Roman" w:cs="Times New Roman" w:hint="default"/>
      </w:rPr>
    </w:lvl>
    <w:lvl w:ilvl="1" w:tplc="04190003" w:tentative="1">
      <w:start w:val="1"/>
      <w:numFmt w:val="bullet"/>
      <w:lvlText w:val="o"/>
      <w:lvlJc w:val="left"/>
      <w:pPr>
        <w:tabs>
          <w:tab w:val="num" w:pos="1980"/>
        </w:tabs>
        <w:ind w:left="1980" w:hanging="360"/>
      </w:pPr>
      <w:rPr>
        <w:rFonts w:ascii="Courier New" w:hAnsi="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6" w15:restartNumberingAfterBreak="0">
    <w:nsid w:val="68A0082B"/>
    <w:multiLevelType w:val="hybridMultilevel"/>
    <w:tmpl w:val="16DE8E8E"/>
    <w:lvl w:ilvl="0" w:tplc="16ECD0FC">
      <w:numFmt w:val="bullet"/>
      <w:lvlText w:val="-"/>
      <w:lvlJc w:val="left"/>
      <w:pPr>
        <w:tabs>
          <w:tab w:val="num" w:pos="2117"/>
        </w:tabs>
        <w:ind w:left="2117" w:hanging="360"/>
      </w:pPr>
      <w:rPr>
        <w:rFonts w:ascii="Times New Roman" w:eastAsia="Times New Roman" w:hAnsi="Times New Roman" w:cs="Times New Roman" w:hint="default"/>
      </w:rPr>
    </w:lvl>
    <w:lvl w:ilvl="1" w:tplc="04190003" w:tentative="1">
      <w:start w:val="1"/>
      <w:numFmt w:val="bullet"/>
      <w:lvlText w:val="o"/>
      <w:lvlJc w:val="left"/>
      <w:pPr>
        <w:tabs>
          <w:tab w:val="num" w:pos="2177"/>
        </w:tabs>
        <w:ind w:left="2177" w:hanging="360"/>
      </w:pPr>
      <w:rPr>
        <w:rFonts w:ascii="Courier New" w:hAnsi="Courier New" w:hint="default"/>
      </w:rPr>
    </w:lvl>
    <w:lvl w:ilvl="2" w:tplc="04190005" w:tentative="1">
      <w:start w:val="1"/>
      <w:numFmt w:val="bullet"/>
      <w:lvlText w:val=""/>
      <w:lvlJc w:val="left"/>
      <w:pPr>
        <w:tabs>
          <w:tab w:val="num" w:pos="2897"/>
        </w:tabs>
        <w:ind w:left="2897" w:hanging="360"/>
      </w:pPr>
      <w:rPr>
        <w:rFonts w:ascii="Wingdings" w:hAnsi="Wingdings" w:hint="default"/>
      </w:rPr>
    </w:lvl>
    <w:lvl w:ilvl="3" w:tplc="04190001" w:tentative="1">
      <w:start w:val="1"/>
      <w:numFmt w:val="bullet"/>
      <w:lvlText w:val=""/>
      <w:lvlJc w:val="left"/>
      <w:pPr>
        <w:tabs>
          <w:tab w:val="num" w:pos="3617"/>
        </w:tabs>
        <w:ind w:left="3617" w:hanging="360"/>
      </w:pPr>
      <w:rPr>
        <w:rFonts w:ascii="Symbol" w:hAnsi="Symbol" w:hint="default"/>
      </w:rPr>
    </w:lvl>
    <w:lvl w:ilvl="4" w:tplc="04190003" w:tentative="1">
      <w:start w:val="1"/>
      <w:numFmt w:val="bullet"/>
      <w:lvlText w:val="o"/>
      <w:lvlJc w:val="left"/>
      <w:pPr>
        <w:tabs>
          <w:tab w:val="num" w:pos="4337"/>
        </w:tabs>
        <w:ind w:left="4337" w:hanging="360"/>
      </w:pPr>
      <w:rPr>
        <w:rFonts w:ascii="Courier New" w:hAnsi="Courier New" w:hint="default"/>
      </w:rPr>
    </w:lvl>
    <w:lvl w:ilvl="5" w:tplc="04190005" w:tentative="1">
      <w:start w:val="1"/>
      <w:numFmt w:val="bullet"/>
      <w:lvlText w:val=""/>
      <w:lvlJc w:val="left"/>
      <w:pPr>
        <w:tabs>
          <w:tab w:val="num" w:pos="5057"/>
        </w:tabs>
        <w:ind w:left="5057" w:hanging="360"/>
      </w:pPr>
      <w:rPr>
        <w:rFonts w:ascii="Wingdings" w:hAnsi="Wingdings" w:hint="default"/>
      </w:rPr>
    </w:lvl>
    <w:lvl w:ilvl="6" w:tplc="04190001" w:tentative="1">
      <w:start w:val="1"/>
      <w:numFmt w:val="bullet"/>
      <w:lvlText w:val=""/>
      <w:lvlJc w:val="left"/>
      <w:pPr>
        <w:tabs>
          <w:tab w:val="num" w:pos="5777"/>
        </w:tabs>
        <w:ind w:left="5777" w:hanging="360"/>
      </w:pPr>
      <w:rPr>
        <w:rFonts w:ascii="Symbol" w:hAnsi="Symbol" w:hint="default"/>
      </w:rPr>
    </w:lvl>
    <w:lvl w:ilvl="7" w:tplc="04190003" w:tentative="1">
      <w:start w:val="1"/>
      <w:numFmt w:val="bullet"/>
      <w:lvlText w:val="o"/>
      <w:lvlJc w:val="left"/>
      <w:pPr>
        <w:tabs>
          <w:tab w:val="num" w:pos="6497"/>
        </w:tabs>
        <w:ind w:left="6497" w:hanging="360"/>
      </w:pPr>
      <w:rPr>
        <w:rFonts w:ascii="Courier New" w:hAnsi="Courier New" w:hint="default"/>
      </w:rPr>
    </w:lvl>
    <w:lvl w:ilvl="8" w:tplc="04190005" w:tentative="1">
      <w:start w:val="1"/>
      <w:numFmt w:val="bullet"/>
      <w:lvlText w:val=""/>
      <w:lvlJc w:val="left"/>
      <w:pPr>
        <w:tabs>
          <w:tab w:val="num" w:pos="7217"/>
        </w:tabs>
        <w:ind w:left="7217" w:hanging="360"/>
      </w:pPr>
      <w:rPr>
        <w:rFonts w:ascii="Wingdings" w:hAnsi="Wingdings" w:hint="default"/>
      </w:rPr>
    </w:lvl>
  </w:abstractNum>
  <w:abstractNum w:abstractNumId="27" w15:restartNumberingAfterBreak="0">
    <w:nsid w:val="6A405ECD"/>
    <w:multiLevelType w:val="hybridMultilevel"/>
    <w:tmpl w:val="7886151E"/>
    <w:lvl w:ilvl="0" w:tplc="F2DCAD6C">
      <w:start w:val="1"/>
      <w:numFmt w:val="decimal"/>
      <w:lvlText w:val="%1."/>
      <w:lvlJc w:val="left"/>
      <w:pPr>
        <w:tabs>
          <w:tab w:val="num" w:pos="1887"/>
        </w:tabs>
        <w:ind w:left="188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15:restartNumberingAfterBreak="0">
    <w:nsid w:val="6C194EF3"/>
    <w:multiLevelType w:val="hybridMultilevel"/>
    <w:tmpl w:val="2808012E"/>
    <w:lvl w:ilvl="0" w:tplc="1A22DEC8">
      <w:start w:val="1"/>
      <w:numFmt w:val="bullet"/>
      <w:lvlText w:val=""/>
      <w:lvlJc w:val="left"/>
      <w:pPr>
        <w:tabs>
          <w:tab w:val="num" w:pos="927"/>
        </w:tabs>
        <w:ind w:left="92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6C8B6B4D"/>
    <w:multiLevelType w:val="hybridMultilevel"/>
    <w:tmpl w:val="922E5C42"/>
    <w:lvl w:ilvl="0" w:tplc="E03C0134">
      <w:start w:val="1"/>
      <w:numFmt w:val="decimal"/>
      <w:lvlText w:val="%1."/>
      <w:lvlJc w:val="left"/>
      <w:pPr>
        <w:tabs>
          <w:tab w:val="num" w:pos="1887"/>
        </w:tabs>
        <w:ind w:left="1887" w:hanging="360"/>
      </w:pPr>
      <w:rPr>
        <w:rFonts w:hint="default"/>
      </w:rPr>
    </w:lvl>
    <w:lvl w:ilvl="1" w:tplc="1A22DEC8">
      <w:start w:val="1"/>
      <w:numFmt w:val="bullet"/>
      <w:lvlText w:val=""/>
      <w:lvlJc w:val="left"/>
      <w:pPr>
        <w:tabs>
          <w:tab w:val="num" w:pos="2007"/>
        </w:tabs>
        <w:ind w:left="2007" w:hanging="360"/>
      </w:pPr>
      <w:rPr>
        <w:rFonts w:ascii="Symbol" w:hAnsi="Symbol" w:hint="default"/>
      </w:r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0" w15:restartNumberingAfterBreak="0">
    <w:nsid w:val="6EAC1E12"/>
    <w:multiLevelType w:val="hybridMultilevel"/>
    <w:tmpl w:val="5EC046AE"/>
    <w:lvl w:ilvl="0" w:tplc="16ECD0FC">
      <w:numFmt w:val="bullet"/>
      <w:lvlText w:val="-"/>
      <w:lvlJc w:val="left"/>
      <w:pPr>
        <w:tabs>
          <w:tab w:val="num" w:pos="2100"/>
        </w:tabs>
        <w:ind w:left="2100" w:hanging="360"/>
      </w:pPr>
      <w:rPr>
        <w:rFonts w:ascii="Times New Roman" w:eastAsia="Times New Roman" w:hAnsi="Times New Roman" w:cs="Times New Roman" w:hint="default"/>
      </w:rPr>
    </w:lvl>
    <w:lvl w:ilvl="1" w:tplc="32428990">
      <w:start w:val="1"/>
      <w:numFmt w:val="bullet"/>
      <w:lvlText w:val="o"/>
      <w:lvlJc w:val="left"/>
      <w:pPr>
        <w:tabs>
          <w:tab w:val="num" w:pos="1440"/>
        </w:tabs>
        <w:ind w:left="1440" w:hanging="360"/>
      </w:pPr>
      <w:rPr>
        <w:rFonts w:ascii="Courier New" w:hAnsi="Courier New" w:hint="default"/>
      </w:rPr>
    </w:lvl>
    <w:lvl w:ilvl="2" w:tplc="F9502328" w:tentative="1">
      <w:start w:val="1"/>
      <w:numFmt w:val="bullet"/>
      <w:lvlText w:val=""/>
      <w:lvlJc w:val="left"/>
      <w:pPr>
        <w:tabs>
          <w:tab w:val="num" w:pos="2160"/>
        </w:tabs>
        <w:ind w:left="2160" w:hanging="360"/>
      </w:pPr>
      <w:rPr>
        <w:rFonts w:ascii="Wingdings" w:hAnsi="Wingdings" w:hint="default"/>
      </w:rPr>
    </w:lvl>
    <w:lvl w:ilvl="3" w:tplc="106C60CC" w:tentative="1">
      <w:start w:val="1"/>
      <w:numFmt w:val="bullet"/>
      <w:lvlText w:val=""/>
      <w:lvlJc w:val="left"/>
      <w:pPr>
        <w:tabs>
          <w:tab w:val="num" w:pos="2880"/>
        </w:tabs>
        <w:ind w:left="2880" w:hanging="360"/>
      </w:pPr>
      <w:rPr>
        <w:rFonts w:ascii="Symbol" w:hAnsi="Symbol" w:hint="default"/>
      </w:rPr>
    </w:lvl>
    <w:lvl w:ilvl="4" w:tplc="EF068390" w:tentative="1">
      <w:start w:val="1"/>
      <w:numFmt w:val="bullet"/>
      <w:lvlText w:val="o"/>
      <w:lvlJc w:val="left"/>
      <w:pPr>
        <w:tabs>
          <w:tab w:val="num" w:pos="3600"/>
        </w:tabs>
        <w:ind w:left="3600" w:hanging="360"/>
      </w:pPr>
      <w:rPr>
        <w:rFonts w:ascii="Courier New" w:hAnsi="Courier New" w:hint="default"/>
      </w:rPr>
    </w:lvl>
    <w:lvl w:ilvl="5" w:tplc="8FDEE4C8" w:tentative="1">
      <w:start w:val="1"/>
      <w:numFmt w:val="bullet"/>
      <w:lvlText w:val=""/>
      <w:lvlJc w:val="left"/>
      <w:pPr>
        <w:tabs>
          <w:tab w:val="num" w:pos="4320"/>
        </w:tabs>
        <w:ind w:left="4320" w:hanging="360"/>
      </w:pPr>
      <w:rPr>
        <w:rFonts w:ascii="Wingdings" w:hAnsi="Wingdings" w:hint="default"/>
      </w:rPr>
    </w:lvl>
    <w:lvl w:ilvl="6" w:tplc="82A4316E" w:tentative="1">
      <w:start w:val="1"/>
      <w:numFmt w:val="bullet"/>
      <w:lvlText w:val=""/>
      <w:lvlJc w:val="left"/>
      <w:pPr>
        <w:tabs>
          <w:tab w:val="num" w:pos="5040"/>
        </w:tabs>
        <w:ind w:left="5040" w:hanging="360"/>
      </w:pPr>
      <w:rPr>
        <w:rFonts w:ascii="Symbol" w:hAnsi="Symbol" w:hint="default"/>
      </w:rPr>
    </w:lvl>
    <w:lvl w:ilvl="7" w:tplc="CD0CD5FA" w:tentative="1">
      <w:start w:val="1"/>
      <w:numFmt w:val="bullet"/>
      <w:lvlText w:val="o"/>
      <w:lvlJc w:val="left"/>
      <w:pPr>
        <w:tabs>
          <w:tab w:val="num" w:pos="5760"/>
        </w:tabs>
        <w:ind w:left="5760" w:hanging="360"/>
      </w:pPr>
      <w:rPr>
        <w:rFonts w:ascii="Courier New" w:hAnsi="Courier New" w:hint="default"/>
      </w:rPr>
    </w:lvl>
    <w:lvl w:ilvl="8" w:tplc="5FBADD02"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FB71581"/>
    <w:multiLevelType w:val="hybridMultilevel"/>
    <w:tmpl w:val="463AB0B0"/>
    <w:lvl w:ilvl="0" w:tplc="FFFFFFFF">
      <w:start w:val="1"/>
      <w:numFmt w:val="bullet"/>
      <w:lvlText w:val=""/>
      <w:lvlJc w:val="left"/>
      <w:pPr>
        <w:tabs>
          <w:tab w:val="num" w:pos="1134"/>
        </w:tabs>
        <w:ind w:left="1134" w:hanging="397"/>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650B32"/>
    <w:multiLevelType w:val="hybridMultilevel"/>
    <w:tmpl w:val="8E689816"/>
    <w:lvl w:ilvl="0" w:tplc="16ECD0FC">
      <w:numFmt w:val="bullet"/>
      <w:lvlText w:val="-"/>
      <w:lvlJc w:val="left"/>
      <w:pPr>
        <w:tabs>
          <w:tab w:val="num" w:pos="2117"/>
        </w:tabs>
        <w:ind w:left="2117" w:hanging="360"/>
      </w:pPr>
      <w:rPr>
        <w:rFonts w:ascii="Times New Roman" w:eastAsia="Times New Roman" w:hAnsi="Times New Roman" w:cs="Times New Roman" w:hint="default"/>
      </w:rPr>
    </w:lvl>
    <w:lvl w:ilvl="1" w:tplc="1A22DEC8">
      <w:start w:val="1"/>
      <w:numFmt w:val="bullet"/>
      <w:lvlText w:val=""/>
      <w:lvlJc w:val="left"/>
      <w:pPr>
        <w:tabs>
          <w:tab w:val="num" w:pos="1440"/>
        </w:tabs>
        <w:ind w:left="1440" w:hanging="360"/>
      </w:pPr>
      <w:rPr>
        <w:rFonts w:ascii="Symbol" w:hAnsi="Symbol" w:hint="default"/>
      </w:rPr>
    </w:lvl>
    <w:lvl w:ilvl="2" w:tplc="F1C01D1C" w:tentative="1">
      <w:start w:val="1"/>
      <w:numFmt w:val="bullet"/>
      <w:lvlText w:val=""/>
      <w:lvlJc w:val="left"/>
      <w:pPr>
        <w:tabs>
          <w:tab w:val="num" w:pos="2160"/>
        </w:tabs>
        <w:ind w:left="2160" w:hanging="360"/>
      </w:pPr>
      <w:rPr>
        <w:rFonts w:ascii="Wingdings" w:hAnsi="Wingdings" w:hint="default"/>
      </w:rPr>
    </w:lvl>
    <w:lvl w:ilvl="3" w:tplc="FD80AD82" w:tentative="1">
      <w:start w:val="1"/>
      <w:numFmt w:val="bullet"/>
      <w:lvlText w:val=""/>
      <w:lvlJc w:val="left"/>
      <w:pPr>
        <w:tabs>
          <w:tab w:val="num" w:pos="2880"/>
        </w:tabs>
        <w:ind w:left="2880" w:hanging="360"/>
      </w:pPr>
      <w:rPr>
        <w:rFonts w:ascii="Symbol" w:hAnsi="Symbol" w:hint="default"/>
      </w:rPr>
    </w:lvl>
    <w:lvl w:ilvl="4" w:tplc="EBF4A9FA" w:tentative="1">
      <w:start w:val="1"/>
      <w:numFmt w:val="bullet"/>
      <w:lvlText w:val="o"/>
      <w:lvlJc w:val="left"/>
      <w:pPr>
        <w:tabs>
          <w:tab w:val="num" w:pos="3600"/>
        </w:tabs>
        <w:ind w:left="3600" w:hanging="360"/>
      </w:pPr>
      <w:rPr>
        <w:rFonts w:ascii="Courier New" w:hAnsi="Courier New" w:hint="default"/>
      </w:rPr>
    </w:lvl>
    <w:lvl w:ilvl="5" w:tplc="665C3ECA" w:tentative="1">
      <w:start w:val="1"/>
      <w:numFmt w:val="bullet"/>
      <w:lvlText w:val=""/>
      <w:lvlJc w:val="left"/>
      <w:pPr>
        <w:tabs>
          <w:tab w:val="num" w:pos="4320"/>
        </w:tabs>
        <w:ind w:left="4320" w:hanging="360"/>
      </w:pPr>
      <w:rPr>
        <w:rFonts w:ascii="Wingdings" w:hAnsi="Wingdings" w:hint="default"/>
      </w:rPr>
    </w:lvl>
    <w:lvl w:ilvl="6" w:tplc="4A26EE7A" w:tentative="1">
      <w:start w:val="1"/>
      <w:numFmt w:val="bullet"/>
      <w:lvlText w:val=""/>
      <w:lvlJc w:val="left"/>
      <w:pPr>
        <w:tabs>
          <w:tab w:val="num" w:pos="5040"/>
        </w:tabs>
        <w:ind w:left="5040" w:hanging="360"/>
      </w:pPr>
      <w:rPr>
        <w:rFonts w:ascii="Symbol" w:hAnsi="Symbol" w:hint="default"/>
      </w:rPr>
    </w:lvl>
    <w:lvl w:ilvl="7" w:tplc="45901722" w:tentative="1">
      <w:start w:val="1"/>
      <w:numFmt w:val="bullet"/>
      <w:lvlText w:val="o"/>
      <w:lvlJc w:val="left"/>
      <w:pPr>
        <w:tabs>
          <w:tab w:val="num" w:pos="5760"/>
        </w:tabs>
        <w:ind w:left="5760" w:hanging="360"/>
      </w:pPr>
      <w:rPr>
        <w:rFonts w:ascii="Courier New" w:hAnsi="Courier New" w:hint="default"/>
      </w:rPr>
    </w:lvl>
    <w:lvl w:ilvl="8" w:tplc="D6201418"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89B3659"/>
    <w:multiLevelType w:val="hybridMultilevel"/>
    <w:tmpl w:val="76644D5A"/>
    <w:lvl w:ilvl="0" w:tplc="1A22DEC8">
      <w:start w:val="1"/>
      <w:numFmt w:val="bullet"/>
      <w:lvlText w:val=""/>
      <w:lvlJc w:val="left"/>
      <w:pPr>
        <w:tabs>
          <w:tab w:val="num" w:pos="927"/>
        </w:tabs>
        <w:ind w:left="92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4" w15:restartNumberingAfterBreak="0">
    <w:nsid w:val="7ECB1105"/>
    <w:multiLevelType w:val="hybridMultilevel"/>
    <w:tmpl w:val="606C9358"/>
    <w:lvl w:ilvl="0" w:tplc="16ECD0FC">
      <w:numFmt w:val="bullet"/>
      <w:lvlText w:val="-"/>
      <w:lvlJc w:val="left"/>
      <w:pPr>
        <w:tabs>
          <w:tab w:val="num" w:pos="1920"/>
        </w:tabs>
        <w:ind w:left="1920" w:hanging="360"/>
      </w:pPr>
      <w:rPr>
        <w:rFonts w:ascii="Times New Roman" w:eastAsia="Times New Roman" w:hAnsi="Times New Roman" w:cs="Times New Roman" w:hint="default"/>
      </w:rPr>
    </w:lvl>
    <w:lvl w:ilvl="1" w:tplc="E49279DA" w:tentative="1">
      <w:start w:val="1"/>
      <w:numFmt w:val="bullet"/>
      <w:lvlText w:val="o"/>
      <w:lvlJc w:val="left"/>
      <w:pPr>
        <w:tabs>
          <w:tab w:val="num" w:pos="1440"/>
        </w:tabs>
        <w:ind w:left="1440" w:hanging="360"/>
      </w:pPr>
      <w:rPr>
        <w:rFonts w:ascii="Courier New" w:hAnsi="Courier New" w:hint="default"/>
      </w:rPr>
    </w:lvl>
    <w:lvl w:ilvl="2" w:tplc="18E2DE1C" w:tentative="1">
      <w:start w:val="1"/>
      <w:numFmt w:val="bullet"/>
      <w:lvlText w:val=""/>
      <w:lvlJc w:val="left"/>
      <w:pPr>
        <w:tabs>
          <w:tab w:val="num" w:pos="2160"/>
        </w:tabs>
        <w:ind w:left="2160" w:hanging="360"/>
      </w:pPr>
      <w:rPr>
        <w:rFonts w:ascii="Wingdings" w:hAnsi="Wingdings" w:hint="default"/>
      </w:rPr>
    </w:lvl>
    <w:lvl w:ilvl="3" w:tplc="855449FC" w:tentative="1">
      <w:start w:val="1"/>
      <w:numFmt w:val="bullet"/>
      <w:lvlText w:val=""/>
      <w:lvlJc w:val="left"/>
      <w:pPr>
        <w:tabs>
          <w:tab w:val="num" w:pos="2880"/>
        </w:tabs>
        <w:ind w:left="2880" w:hanging="360"/>
      </w:pPr>
      <w:rPr>
        <w:rFonts w:ascii="Symbol" w:hAnsi="Symbol" w:hint="default"/>
      </w:rPr>
    </w:lvl>
    <w:lvl w:ilvl="4" w:tplc="C568C3F6" w:tentative="1">
      <w:start w:val="1"/>
      <w:numFmt w:val="bullet"/>
      <w:lvlText w:val="o"/>
      <w:lvlJc w:val="left"/>
      <w:pPr>
        <w:tabs>
          <w:tab w:val="num" w:pos="3600"/>
        </w:tabs>
        <w:ind w:left="3600" w:hanging="360"/>
      </w:pPr>
      <w:rPr>
        <w:rFonts w:ascii="Courier New" w:hAnsi="Courier New" w:hint="default"/>
      </w:rPr>
    </w:lvl>
    <w:lvl w:ilvl="5" w:tplc="2A1A7C2A" w:tentative="1">
      <w:start w:val="1"/>
      <w:numFmt w:val="bullet"/>
      <w:lvlText w:val=""/>
      <w:lvlJc w:val="left"/>
      <w:pPr>
        <w:tabs>
          <w:tab w:val="num" w:pos="4320"/>
        </w:tabs>
        <w:ind w:left="4320" w:hanging="360"/>
      </w:pPr>
      <w:rPr>
        <w:rFonts w:ascii="Wingdings" w:hAnsi="Wingdings" w:hint="default"/>
      </w:rPr>
    </w:lvl>
    <w:lvl w:ilvl="6" w:tplc="F266FC00" w:tentative="1">
      <w:start w:val="1"/>
      <w:numFmt w:val="bullet"/>
      <w:lvlText w:val=""/>
      <w:lvlJc w:val="left"/>
      <w:pPr>
        <w:tabs>
          <w:tab w:val="num" w:pos="5040"/>
        </w:tabs>
        <w:ind w:left="5040" w:hanging="360"/>
      </w:pPr>
      <w:rPr>
        <w:rFonts w:ascii="Symbol" w:hAnsi="Symbol" w:hint="default"/>
      </w:rPr>
    </w:lvl>
    <w:lvl w:ilvl="7" w:tplc="2C82F340" w:tentative="1">
      <w:start w:val="1"/>
      <w:numFmt w:val="bullet"/>
      <w:lvlText w:val="o"/>
      <w:lvlJc w:val="left"/>
      <w:pPr>
        <w:tabs>
          <w:tab w:val="num" w:pos="5760"/>
        </w:tabs>
        <w:ind w:left="5760" w:hanging="360"/>
      </w:pPr>
      <w:rPr>
        <w:rFonts w:ascii="Courier New" w:hAnsi="Courier New" w:hint="default"/>
      </w:rPr>
    </w:lvl>
    <w:lvl w:ilvl="8" w:tplc="5FD604E4" w:tentative="1">
      <w:start w:val="1"/>
      <w:numFmt w:val="bullet"/>
      <w:lvlText w:val=""/>
      <w:lvlJc w:val="left"/>
      <w:pPr>
        <w:tabs>
          <w:tab w:val="num" w:pos="6480"/>
        </w:tabs>
        <w:ind w:left="6480" w:hanging="360"/>
      </w:pPr>
      <w:rPr>
        <w:rFonts w:ascii="Wingdings" w:hAnsi="Wingdings" w:hint="default"/>
      </w:rPr>
    </w:lvl>
  </w:abstractNum>
  <w:num w:numId="1" w16cid:durableId="790704397">
    <w:abstractNumId w:val="31"/>
  </w:num>
  <w:num w:numId="2" w16cid:durableId="2009861494">
    <w:abstractNumId w:val="4"/>
  </w:num>
  <w:num w:numId="3" w16cid:durableId="235211799">
    <w:abstractNumId w:val="24"/>
  </w:num>
  <w:num w:numId="4" w16cid:durableId="1838767753">
    <w:abstractNumId w:val="13"/>
  </w:num>
  <w:num w:numId="5" w16cid:durableId="123080776">
    <w:abstractNumId w:val="30"/>
  </w:num>
  <w:num w:numId="6" w16cid:durableId="1516458835">
    <w:abstractNumId w:val="7"/>
  </w:num>
  <w:num w:numId="7" w16cid:durableId="1270816269">
    <w:abstractNumId w:val="3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393007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8033205">
    <w:abstractNumId w:val="0"/>
  </w:num>
  <w:num w:numId="10" w16cid:durableId="163787030">
    <w:abstractNumId w:val="19"/>
  </w:num>
  <w:num w:numId="11" w16cid:durableId="1429228653">
    <w:abstractNumId w:val="11"/>
  </w:num>
  <w:num w:numId="12" w16cid:durableId="1033113518">
    <w:abstractNumId w:val="26"/>
  </w:num>
  <w:num w:numId="13" w16cid:durableId="768428995">
    <w:abstractNumId w:val="17"/>
  </w:num>
  <w:num w:numId="14" w16cid:durableId="1209760838">
    <w:abstractNumId w:val="25"/>
  </w:num>
  <w:num w:numId="15" w16cid:durableId="1712656746">
    <w:abstractNumId w:val="12"/>
  </w:num>
  <w:num w:numId="16" w16cid:durableId="952518654">
    <w:abstractNumId w:val="34"/>
  </w:num>
  <w:num w:numId="17" w16cid:durableId="800223250">
    <w:abstractNumId w:val="10"/>
  </w:num>
  <w:num w:numId="18" w16cid:durableId="817917768">
    <w:abstractNumId w:val="3"/>
  </w:num>
  <w:num w:numId="19" w16cid:durableId="1590651417">
    <w:abstractNumId w:val="16"/>
  </w:num>
  <w:num w:numId="20" w16cid:durableId="260527665">
    <w:abstractNumId w:val="23"/>
  </w:num>
  <w:num w:numId="21" w16cid:durableId="1609895391">
    <w:abstractNumId w:val="14"/>
  </w:num>
  <w:num w:numId="22" w16cid:durableId="1157184534">
    <w:abstractNumId w:val="2"/>
  </w:num>
  <w:num w:numId="23" w16cid:durableId="1191723635">
    <w:abstractNumId w:val="15"/>
  </w:num>
  <w:num w:numId="24" w16cid:durableId="2130199870">
    <w:abstractNumId w:val="32"/>
  </w:num>
  <w:num w:numId="25" w16cid:durableId="271254115">
    <w:abstractNumId w:val="5"/>
  </w:num>
  <w:num w:numId="26" w16cid:durableId="1329596104">
    <w:abstractNumId w:val="22"/>
  </w:num>
  <w:num w:numId="27" w16cid:durableId="127867842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03289552">
    <w:abstractNumId w:val="8"/>
  </w:num>
  <w:num w:numId="29" w16cid:durableId="902641534">
    <w:abstractNumId w:val="18"/>
  </w:num>
  <w:num w:numId="30" w16cid:durableId="250167468">
    <w:abstractNumId w:val="29"/>
  </w:num>
  <w:num w:numId="31" w16cid:durableId="1490515318">
    <w:abstractNumId w:val="20"/>
  </w:num>
  <w:num w:numId="32" w16cid:durableId="1863591216">
    <w:abstractNumId w:val="1"/>
  </w:num>
  <w:num w:numId="33" w16cid:durableId="1794860684">
    <w:abstractNumId w:val="27"/>
  </w:num>
  <w:num w:numId="34" w16cid:durableId="1682051689">
    <w:abstractNumId w:val="28"/>
  </w:num>
  <w:num w:numId="35" w16cid:durableId="88351018">
    <w:abstractNumId w:val="21"/>
  </w:num>
  <w:num w:numId="36" w16cid:durableId="48694014">
    <w:abstractNumId w:val="33"/>
  </w:num>
  <w:num w:numId="37" w16cid:durableId="1726830747">
    <w:abstractNumId w:val="9"/>
  </w:num>
  <w:num w:numId="38" w16cid:durableId="1838034173">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2DD"/>
    <w:rsid w:val="00000312"/>
    <w:rsid w:val="000057F1"/>
    <w:rsid w:val="000131C4"/>
    <w:rsid w:val="00013CCC"/>
    <w:rsid w:val="00013E99"/>
    <w:rsid w:val="000300E7"/>
    <w:rsid w:val="000304EC"/>
    <w:rsid w:val="00041C07"/>
    <w:rsid w:val="00061472"/>
    <w:rsid w:val="00062FFD"/>
    <w:rsid w:val="000632EC"/>
    <w:rsid w:val="000660A1"/>
    <w:rsid w:val="00081869"/>
    <w:rsid w:val="00084C72"/>
    <w:rsid w:val="00085EFA"/>
    <w:rsid w:val="00086832"/>
    <w:rsid w:val="000868FB"/>
    <w:rsid w:val="000A3089"/>
    <w:rsid w:val="000B2B7F"/>
    <w:rsid w:val="000B716F"/>
    <w:rsid w:val="000B7D96"/>
    <w:rsid w:val="000C4803"/>
    <w:rsid w:val="000C6998"/>
    <w:rsid w:val="000E67B0"/>
    <w:rsid w:val="000F1863"/>
    <w:rsid w:val="000F2F9C"/>
    <w:rsid w:val="000F4BEA"/>
    <w:rsid w:val="000F5266"/>
    <w:rsid w:val="000F7D17"/>
    <w:rsid w:val="001139A5"/>
    <w:rsid w:val="001170BD"/>
    <w:rsid w:val="00127EAA"/>
    <w:rsid w:val="001328D2"/>
    <w:rsid w:val="00135F13"/>
    <w:rsid w:val="00142909"/>
    <w:rsid w:val="00142F59"/>
    <w:rsid w:val="001569FC"/>
    <w:rsid w:val="001620F9"/>
    <w:rsid w:val="00165F97"/>
    <w:rsid w:val="0017072C"/>
    <w:rsid w:val="00171E24"/>
    <w:rsid w:val="001806F5"/>
    <w:rsid w:val="00186315"/>
    <w:rsid w:val="001869C1"/>
    <w:rsid w:val="001873CB"/>
    <w:rsid w:val="001A5069"/>
    <w:rsid w:val="001A5DA5"/>
    <w:rsid w:val="001B6254"/>
    <w:rsid w:val="001C717E"/>
    <w:rsid w:val="001D1419"/>
    <w:rsid w:val="001D183E"/>
    <w:rsid w:val="001D4A48"/>
    <w:rsid w:val="001D6077"/>
    <w:rsid w:val="001E072D"/>
    <w:rsid w:val="001E0DCF"/>
    <w:rsid w:val="001E17A7"/>
    <w:rsid w:val="001E3D3F"/>
    <w:rsid w:val="001E3E3D"/>
    <w:rsid w:val="001E400E"/>
    <w:rsid w:val="001F7002"/>
    <w:rsid w:val="00200268"/>
    <w:rsid w:val="0021126C"/>
    <w:rsid w:val="002112DD"/>
    <w:rsid w:val="0021198C"/>
    <w:rsid w:val="00211F1C"/>
    <w:rsid w:val="00214650"/>
    <w:rsid w:val="00221933"/>
    <w:rsid w:val="00222E50"/>
    <w:rsid w:val="002301AF"/>
    <w:rsid w:val="00245D5F"/>
    <w:rsid w:val="00253932"/>
    <w:rsid w:val="0025530F"/>
    <w:rsid w:val="002656C2"/>
    <w:rsid w:val="00266507"/>
    <w:rsid w:val="00267012"/>
    <w:rsid w:val="00270BDA"/>
    <w:rsid w:val="0027234C"/>
    <w:rsid w:val="0029168A"/>
    <w:rsid w:val="00293714"/>
    <w:rsid w:val="00295FE9"/>
    <w:rsid w:val="0029688F"/>
    <w:rsid w:val="00296997"/>
    <w:rsid w:val="00297B07"/>
    <w:rsid w:val="002A0455"/>
    <w:rsid w:val="002A15A3"/>
    <w:rsid w:val="002A5B21"/>
    <w:rsid w:val="002B674C"/>
    <w:rsid w:val="002B6B85"/>
    <w:rsid w:val="002C4156"/>
    <w:rsid w:val="002C5DA2"/>
    <w:rsid w:val="002C6CA1"/>
    <w:rsid w:val="002D173A"/>
    <w:rsid w:val="002D289A"/>
    <w:rsid w:val="002D2C71"/>
    <w:rsid w:val="002D6261"/>
    <w:rsid w:val="002E01F7"/>
    <w:rsid w:val="002E1C0B"/>
    <w:rsid w:val="002E1C59"/>
    <w:rsid w:val="002F0BFC"/>
    <w:rsid w:val="002F1F18"/>
    <w:rsid w:val="002F6C33"/>
    <w:rsid w:val="00305E8A"/>
    <w:rsid w:val="0030606E"/>
    <w:rsid w:val="00306399"/>
    <w:rsid w:val="00312E7B"/>
    <w:rsid w:val="00315776"/>
    <w:rsid w:val="0031595E"/>
    <w:rsid w:val="00320002"/>
    <w:rsid w:val="003233F3"/>
    <w:rsid w:val="00341284"/>
    <w:rsid w:val="00341817"/>
    <w:rsid w:val="003445D7"/>
    <w:rsid w:val="00365499"/>
    <w:rsid w:val="003667F9"/>
    <w:rsid w:val="00374CF6"/>
    <w:rsid w:val="00390931"/>
    <w:rsid w:val="00391D4D"/>
    <w:rsid w:val="00394CF0"/>
    <w:rsid w:val="003B52D0"/>
    <w:rsid w:val="003C2D67"/>
    <w:rsid w:val="003C78DE"/>
    <w:rsid w:val="003D1D5B"/>
    <w:rsid w:val="003D6E69"/>
    <w:rsid w:val="003E20C5"/>
    <w:rsid w:val="003E346A"/>
    <w:rsid w:val="003F322C"/>
    <w:rsid w:val="003F5C6A"/>
    <w:rsid w:val="004019CD"/>
    <w:rsid w:val="00406129"/>
    <w:rsid w:val="004141EA"/>
    <w:rsid w:val="004220D2"/>
    <w:rsid w:val="0042226F"/>
    <w:rsid w:val="00423077"/>
    <w:rsid w:val="004314F0"/>
    <w:rsid w:val="0044311A"/>
    <w:rsid w:val="004472F4"/>
    <w:rsid w:val="00450E1D"/>
    <w:rsid w:val="00452A87"/>
    <w:rsid w:val="00454855"/>
    <w:rsid w:val="00457163"/>
    <w:rsid w:val="00461137"/>
    <w:rsid w:val="00471989"/>
    <w:rsid w:val="0047301E"/>
    <w:rsid w:val="004731B6"/>
    <w:rsid w:val="00473CC0"/>
    <w:rsid w:val="0047429E"/>
    <w:rsid w:val="0047719D"/>
    <w:rsid w:val="004840F8"/>
    <w:rsid w:val="004869B6"/>
    <w:rsid w:val="00487AA2"/>
    <w:rsid w:val="00496F10"/>
    <w:rsid w:val="004A36C0"/>
    <w:rsid w:val="004A39B8"/>
    <w:rsid w:val="004B4FE7"/>
    <w:rsid w:val="004C5B48"/>
    <w:rsid w:val="004D2858"/>
    <w:rsid w:val="004D5871"/>
    <w:rsid w:val="004D6A9C"/>
    <w:rsid w:val="004E0A63"/>
    <w:rsid w:val="004E3DF2"/>
    <w:rsid w:val="004E5352"/>
    <w:rsid w:val="004E6D52"/>
    <w:rsid w:val="004F0A8C"/>
    <w:rsid w:val="004F239C"/>
    <w:rsid w:val="004F5511"/>
    <w:rsid w:val="004F73B8"/>
    <w:rsid w:val="004F797D"/>
    <w:rsid w:val="004F79D6"/>
    <w:rsid w:val="005147FC"/>
    <w:rsid w:val="00514AE4"/>
    <w:rsid w:val="005234A0"/>
    <w:rsid w:val="00524872"/>
    <w:rsid w:val="00524BE8"/>
    <w:rsid w:val="00535BB2"/>
    <w:rsid w:val="00535CEE"/>
    <w:rsid w:val="005463D7"/>
    <w:rsid w:val="0055107A"/>
    <w:rsid w:val="0055398C"/>
    <w:rsid w:val="0056568D"/>
    <w:rsid w:val="00565A83"/>
    <w:rsid w:val="005706EF"/>
    <w:rsid w:val="005740F6"/>
    <w:rsid w:val="0057658C"/>
    <w:rsid w:val="005803D4"/>
    <w:rsid w:val="00595A2C"/>
    <w:rsid w:val="005961CD"/>
    <w:rsid w:val="005975DB"/>
    <w:rsid w:val="005C204F"/>
    <w:rsid w:val="005C2E04"/>
    <w:rsid w:val="005C733C"/>
    <w:rsid w:val="005D3CA0"/>
    <w:rsid w:val="005E1860"/>
    <w:rsid w:val="005F03C5"/>
    <w:rsid w:val="005F315C"/>
    <w:rsid w:val="005F33EE"/>
    <w:rsid w:val="005F5CF7"/>
    <w:rsid w:val="00600559"/>
    <w:rsid w:val="00606F82"/>
    <w:rsid w:val="006072AE"/>
    <w:rsid w:val="0061309C"/>
    <w:rsid w:val="00614F70"/>
    <w:rsid w:val="00616500"/>
    <w:rsid w:val="006220A3"/>
    <w:rsid w:val="006332EC"/>
    <w:rsid w:val="00635B7A"/>
    <w:rsid w:val="006430FC"/>
    <w:rsid w:val="00657EE1"/>
    <w:rsid w:val="0066272E"/>
    <w:rsid w:val="00665DEA"/>
    <w:rsid w:val="006710D9"/>
    <w:rsid w:val="00673633"/>
    <w:rsid w:val="00674B6B"/>
    <w:rsid w:val="0067664D"/>
    <w:rsid w:val="0068148D"/>
    <w:rsid w:val="00683C12"/>
    <w:rsid w:val="006A43B0"/>
    <w:rsid w:val="006B6F87"/>
    <w:rsid w:val="006D7750"/>
    <w:rsid w:val="006E038F"/>
    <w:rsid w:val="006E1E3B"/>
    <w:rsid w:val="006F35D8"/>
    <w:rsid w:val="0070034E"/>
    <w:rsid w:val="00700EB1"/>
    <w:rsid w:val="007104D2"/>
    <w:rsid w:val="00713142"/>
    <w:rsid w:val="007170FA"/>
    <w:rsid w:val="00717BBC"/>
    <w:rsid w:val="00721AFF"/>
    <w:rsid w:val="00724A5A"/>
    <w:rsid w:val="0072701A"/>
    <w:rsid w:val="00730660"/>
    <w:rsid w:val="00733267"/>
    <w:rsid w:val="00733E16"/>
    <w:rsid w:val="00736F5F"/>
    <w:rsid w:val="007372D1"/>
    <w:rsid w:val="00737C05"/>
    <w:rsid w:val="00744B39"/>
    <w:rsid w:val="0074749F"/>
    <w:rsid w:val="007501A5"/>
    <w:rsid w:val="00767238"/>
    <w:rsid w:val="0077308A"/>
    <w:rsid w:val="007746DA"/>
    <w:rsid w:val="00780F42"/>
    <w:rsid w:val="00785E0A"/>
    <w:rsid w:val="007909CD"/>
    <w:rsid w:val="007916F7"/>
    <w:rsid w:val="007971A2"/>
    <w:rsid w:val="007A16AC"/>
    <w:rsid w:val="007A18AA"/>
    <w:rsid w:val="007A373D"/>
    <w:rsid w:val="007A775C"/>
    <w:rsid w:val="007B2869"/>
    <w:rsid w:val="007B4346"/>
    <w:rsid w:val="007B6E02"/>
    <w:rsid w:val="007B7E20"/>
    <w:rsid w:val="007C0208"/>
    <w:rsid w:val="007E69EF"/>
    <w:rsid w:val="007F2819"/>
    <w:rsid w:val="007F6E0F"/>
    <w:rsid w:val="008037C1"/>
    <w:rsid w:val="00803E7C"/>
    <w:rsid w:val="00811FF1"/>
    <w:rsid w:val="0082200C"/>
    <w:rsid w:val="00824612"/>
    <w:rsid w:val="00827B80"/>
    <w:rsid w:val="00831BFC"/>
    <w:rsid w:val="00835310"/>
    <w:rsid w:val="00842BBE"/>
    <w:rsid w:val="008439FB"/>
    <w:rsid w:val="00845E01"/>
    <w:rsid w:val="00847173"/>
    <w:rsid w:val="008541BD"/>
    <w:rsid w:val="00861EA6"/>
    <w:rsid w:val="00865296"/>
    <w:rsid w:val="008658F4"/>
    <w:rsid w:val="00866E11"/>
    <w:rsid w:val="008714EF"/>
    <w:rsid w:val="00895046"/>
    <w:rsid w:val="0089539A"/>
    <w:rsid w:val="008957AE"/>
    <w:rsid w:val="008B59E2"/>
    <w:rsid w:val="008D1900"/>
    <w:rsid w:val="008D2355"/>
    <w:rsid w:val="008E033C"/>
    <w:rsid w:val="008E374A"/>
    <w:rsid w:val="008E441F"/>
    <w:rsid w:val="008E59CE"/>
    <w:rsid w:val="008F0B9B"/>
    <w:rsid w:val="008F157B"/>
    <w:rsid w:val="00906469"/>
    <w:rsid w:val="00906D9B"/>
    <w:rsid w:val="00912D1A"/>
    <w:rsid w:val="009134FC"/>
    <w:rsid w:val="00920465"/>
    <w:rsid w:val="0092089F"/>
    <w:rsid w:val="00933479"/>
    <w:rsid w:val="00935673"/>
    <w:rsid w:val="0093591B"/>
    <w:rsid w:val="00937B74"/>
    <w:rsid w:val="0094591C"/>
    <w:rsid w:val="00953F19"/>
    <w:rsid w:val="00954CE5"/>
    <w:rsid w:val="0095584A"/>
    <w:rsid w:val="00955CE6"/>
    <w:rsid w:val="009579F6"/>
    <w:rsid w:val="00960303"/>
    <w:rsid w:val="00970C05"/>
    <w:rsid w:val="009879F1"/>
    <w:rsid w:val="00992286"/>
    <w:rsid w:val="009955A5"/>
    <w:rsid w:val="00995849"/>
    <w:rsid w:val="009A4512"/>
    <w:rsid w:val="009C6534"/>
    <w:rsid w:val="009C656A"/>
    <w:rsid w:val="009D367E"/>
    <w:rsid w:val="009D552A"/>
    <w:rsid w:val="009D5AAA"/>
    <w:rsid w:val="009F1604"/>
    <w:rsid w:val="009F5071"/>
    <w:rsid w:val="009F5B29"/>
    <w:rsid w:val="00A010C2"/>
    <w:rsid w:val="00A05513"/>
    <w:rsid w:val="00A10157"/>
    <w:rsid w:val="00A13909"/>
    <w:rsid w:val="00A22D04"/>
    <w:rsid w:val="00A23744"/>
    <w:rsid w:val="00A24142"/>
    <w:rsid w:val="00A608BD"/>
    <w:rsid w:val="00A70D1D"/>
    <w:rsid w:val="00A812CD"/>
    <w:rsid w:val="00A85823"/>
    <w:rsid w:val="00A922A9"/>
    <w:rsid w:val="00AA3250"/>
    <w:rsid w:val="00AC1041"/>
    <w:rsid w:val="00AC7277"/>
    <w:rsid w:val="00AD7B47"/>
    <w:rsid w:val="00AE5EC0"/>
    <w:rsid w:val="00AE6CED"/>
    <w:rsid w:val="00AF40C2"/>
    <w:rsid w:val="00AF500F"/>
    <w:rsid w:val="00AF76A5"/>
    <w:rsid w:val="00B053A6"/>
    <w:rsid w:val="00B05C3F"/>
    <w:rsid w:val="00B1062F"/>
    <w:rsid w:val="00B13312"/>
    <w:rsid w:val="00B134F4"/>
    <w:rsid w:val="00B24E50"/>
    <w:rsid w:val="00B30705"/>
    <w:rsid w:val="00B30830"/>
    <w:rsid w:val="00B33DB3"/>
    <w:rsid w:val="00B33E71"/>
    <w:rsid w:val="00B3557A"/>
    <w:rsid w:val="00B364D0"/>
    <w:rsid w:val="00B374C5"/>
    <w:rsid w:val="00B447B8"/>
    <w:rsid w:val="00B45066"/>
    <w:rsid w:val="00B51BF6"/>
    <w:rsid w:val="00B542A0"/>
    <w:rsid w:val="00B55C9C"/>
    <w:rsid w:val="00B63DA5"/>
    <w:rsid w:val="00B675EB"/>
    <w:rsid w:val="00B7173D"/>
    <w:rsid w:val="00B72002"/>
    <w:rsid w:val="00B73EFF"/>
    <w:rsid w:val="00B7402B"/>
    <w:rsid w:val="00B742BA"/>
    <w:rsid w:val="00B80DBD"/>
    <w:rsid w:val="00B83A64"/>
    <w:rsid w:val="00B92F54"/>
    <w:rsid w:val="00B93550"/>
    <w:rsid w:val="00B94865"/>
    <w:rsid w:val="00B95204"/>
    <w:rsid w:val="00BA214A"/>
    <w:rsid w:val="00BB0D54"/>
    <w:rsid w:val="00BB647F"/>
    <w:rsid w:val="00BC16C9"/>
    <w:rsid w:val="00BC603B"/>
    <w:rsid w:val="00BD1422"/>
    <w:rsid w:val="00BE04FE"/>
    <w:rsid w:val="00BE4B33"/>
    <w:rsid w:val="00BF6ECD"/>
    <w:rsid w:val="00C069DF"/>
    <w:rsid w:val="00C06DEC"/>
    <w:rsid w:val="00C079BB"/>
    <w:rsid w:val="00C15920"/>
    <w:rsid w:val="00C164E6"/>
    <w:rsid w:val="00C34AD1"/>
    <w:rsid w:val="00C3586B"/>
    <w:rsid w:val="00C40AAB"/>
    <w:rsid w:val="00C4124B"/>
    <w:rsid w:val="00C53203"/>
    <w:rsid w:val="00C5356D"/>
    <w:rsid w:val="00C55E58"/>
    <w:rsid w:val="00C70A53"/>
    <w:rsid w:val="00C73847"/>
    <w:rsid w:val="00C82E66"/>
    <w:rsid w:val="00C8370E"/>
    <w:rsid w:val="00C863E1"/>
    <w:rsid w:val="00C877B5"/>
    <w:rsid w:val="00C92349"/>
    <w:rsid w:val="00C9445E"/>
    <w:rsid w:val="00C94E6F"/>
    <w:rsid w:val="00CA4D28"/>
    <w:rsid w:val="00CB1804"/>
    <w:rsid w:val="00CB1C91"/>
    <w:rsid w:val="00CB2F88"/>
    <w:rsid w:val="00CD7C64"/>
    <w:rsid w:val="00CE403A"/>
    <w:rsid w:val="00CE757E"/>
    <w:rsid w:val="00CE7DB9"/>
    <w:rsid w:val="00CF0C53"/>
    <w:rsid w:val="00CF63AA"/>
    <w:rsid w:val="00CF6545"/>
    <w:rsid w:val="00D0286E"/>
    <w:rsid w:val="00D20391"/>
    <w:rsid w:val="00D20AB8"/>
    <w:rsid w:val="00D2191F"/>
    <w:rsid w:val="00D23EBA"/>
    <w:rsid w:val="00D26857"/>
    <w:rsid w:val="00D305FA"/>
    <w:rsid w:val="00D319FF"/>
    <w:rsid w:val="00D346FA"/>
    <w:rsid w:val="00D36020"/>
    <w:rsid w:val="00D37A99"/>
    <w:rsid w:val="00D4017B"/>
    <w:rsid w:val="00D40846"/>
    <w:rsid w:val="00D4640B"/>
    <w:rsid w:val="00D54A2A"/>
    <w:rsid w:val="00D6543C"/>
    <w:rsid w:val="00D65443"/>
    <w:rsid w:val="00D72722"/>
    <w:rsid w:val="00D767B8"/>
    <w:rsid w:val="00D810C2"/>
    <w:rsid w:val="00D86443"/>
    <w:rsid w:val="00D93157"/>
    <w:rsid w:val="00DA1524"/>
    <w:rsid w:val="00DA166B"/>
    <w:rsid w:val="00DA3631"/>
    <w:rsid w:val="00DD03C9"/>
    <w:rsid w:val="00DD5F44"/>
    <w:rsid w:val="00DD6C92"/>
    <w:rsid w:val="00DE1A3C"/>
    <w:rsid w:val="00DF263D"/>
    <w:rsid w:val="00DF5D41"/>
    <w:rsid w:val="00E00FD9"/>
    <w:rsid w:val="00E0287D"/>
    <w:rsid w:val="00E03352"/>
    <w:rsid w:val="00E12777"/>
    <w:rsid w:val="00E15A00"/>
    <w:rsid w:val="00E214A4"/>
    <w:rsid w:val="00E226C6"/>
    <w:rsid w:val="00E254E7"/>
    <w:rsid w:val="00E316C2"/>
    <w:rsid w:val="00E3194D"/>
    <w:rsid w:val="00E319CF"/>
    <w:rsid w:val="00E33E34"/>
    <w:rsid w:val="00E42BA8"/>
    <w:rsid w:val="00E47462"/>
    <w:rsid w:val="00E54DAB"/>
    <w:rsid w:val="00E56FCE"/>
    <w:rsid w:val="00E57E84"/>
    <w:rsid w:val="00E668AB"/>
    <w:rsid w:val="00E677F7"/>
    <w:rsid w:val="00E979CE"/>
    <w:rsid w:val="00EA3B0D"/>
    <w:rsid w:val="00EA3C5C"/>
    <w:rsid w:val="00EA4974"/>
    <w:rsid w:val="00EA4F0B"/>
    <w:rsid w:val="00EA6218"/>
    <w:rsid w:val="00EA6B03"/>
    <w:rsid w:val="00EA7004"/>
    <w:rsid w:val="00EA7185"/>
    <w:rsid w:val="00EA72AB"/>
    <w:rsid w:val="00EC341D"/>
    <w:rsid w:val="00EC6DB4"/>
    <w:rsid w:val="00ED49F6"/>
    <w:rsid w:val="00EE1316"/>
    <w:rsid w:val="00EE5D0A"/>
    <w:rsid w:val="00EF1DB4"/>
    <w:rsid w:val="00F01E22"/>
    <w:rsid w:val="00F1530C"/>
    <w:rsid w:val="00F17E7E"/>
    <w:rsid w:val="00F21D92"/>
    <w:rsid w:val="00F22E45"/>
    <w:rsid w:val="00F36439"/>
    <w:rsid w:val="00F400E7"/>
    <w:rsid w:val="00F40B67"/>
    <w:rsid w:val="00F527EF"/>
    <w:rsid w:val="00F60D60"/>
    <w:rsid w:val="00F66653"/>
    <w:rsid w:val="00F77A73"/>
    <w:rsid w:val="00F81F95"/>
    <w:rsid w:val="00F822E7"/>
    <w:rsid w:val="00F96EB3"/>
    <w:rsid w:val="00FA4FF7"/>
    <w:rsid w:val="00FB1113"/>
    <w:rsid w:val="00FB4FB0"/>
    <w:rsid w:val="00FB55D8"/>
    <w:rsid w:val="00FC15A1"/>
    <w:rsid w:val="00FC289A"/>
    <w:rsid w:val="00FC4240"/>
    <w:rsid w:val="00FC4668"/>
    <w:rsid w:val="00FC521A"/>
    <w:rsid w:val="00FD534E"/>
    <w:rsid w:val="00FE72A4"/>
    <w:rsid w:val="00FF561A"/>
    <w:rsid w:val="00FF7B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14:docId w14:val="74AA9F21"/>
  <w15:chartTrackingRefBased/>
  <w15:docId w15:val="{E2367712-BAF0-41C9-B5AB-52569C5A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rPr>
  </w:style>
  <w:style w:type="paragraph" w:styleId="1">
    <w:name w:val="heading 1"/>
    <w:basedOn w:val="a"/>
    <w:next w:val="a"/>
    <w:qFormat/>
    <w:pPr>
      <w:keepNext/>
      <w:jc w:val="both"/>
      <w:outlineLvl w:val="0"/>
    </w:pPr>
  </w:style>
  <w:style w:type="paragraph" w:styleId="2">
    <w:name w:val="heading 2"/>
    <w:basedOn w:val="a"/>
    <w:next w:val="a"/>
    <w:qFormat/>
    <w:pPr>
      <w:keepNext/>
      <w:ind w:left="708"/>
      <w:jc w:val="center"/>
      <w:outlineLvl w:val="1"/>
    </w:pPr>
    <w:rPr>
      <w:b/>
    </w:rPr>
  </w:style>
  <w:style w:type="paragraph" w:styleId="3">
    <w:name w:val="heading 3"/>
    <w:basedOn w:val="a"/>
    <w:next w:val="a"/>
    <w:qFormat/>
    <w:pPr>
      <w:keepNext/>
      <w:ind w:firstLine="705"/>
      <w:jc w:val="both"/>
      <w:outlineLvl w:val="2"/>
    </w:pPr>
    <w:rPr>
      <w:b/>
      <w:lang w:val="en-US"/>
    </w:rPr>
  </w:style>
  <w:style w:type="paragraph" w:styleId="4">
    <w:name w:val="heading 4"/>
    <w:basedOn w:val="a"/>
    <w:next w:val="a"/>
    <w:qFormat/>
    <w:pPr>
      <w:keepNext/>
      <w:jc w:val="center"/>
      <w:outlineLvl w:val="3"/>
    </w:pPr>
    <w:rPr>
      <w:sz w:val="28"/>
      <w:u w:val="single"/>
    </w:rPr>
  </w:style>
  <w:style w:type="paragraph" w:styleId="5">
    <w:name w:val="heading 5"/>
    <w:basedOn w:val="a"/>
    <w:next w:val="a"/>
    <w:qFormat/>
    <w:pPr>
      <w:keepNext/>
      <w:jc w:val="right"/>
      <w:outlineLvl w:val="4"/>
    </w:pPr>
  </w:style>
  <w:style w:type="paragraph" w:styleId="6">
    <w:name w:val="heading 6"/>
    <w:basedOn w:val="a"/>
    <w:next w:val="a"/>
    <w:qFormat/>
    <w:pPr>
      <w:keepNext/>
      <w:jc w:val="center"/>
      <w:outlineLvl w:val="5"/>
    </w:pPr>
    <w:rPr>
      <w:b/>
      <w:sz w:val="32"/>
    </w:rPr>
  </w:style>
  <w:style w:type="paragraph" w:styleId="7">
    <w:name w:val="heading 7"/>
    <w:basedOn w:val="a"/>
    <w:next w:val="a"/>
    <w:qFormat/>
    <w:pPr>
      <w:keepNext/>
      <w:jc w:val="center"/>
      <w:outlineLvl w:val="6"/>
    </w:pPr>
    <w:rPr>
      <w:b/>
      <w:sz w:val="28"/>
    </w:rPr>
  </w:style>
  <w:style w:type="paragraph" w:styleId="8">
    <w:name w:val="heading 8"/>
    <w:basedOn w:val="a"/>
    <w:next w:val="a"/>
    <w:qFormat/>
    <w:pPr>
      <w:keepNext/>
      <w:outlineLvl w:val="7"/>
    </w:pPr>
    <w:rPr>
      <w:sz w:val="28"/>
    </w:rPr>
  </w:style>
  <w:style w:type="paragraph" w:styleId="9">
    <w:name w:val="heading 9"/>
    <w:basedOn w:val="a"/>
    <w:next w:val="a"/>
    <w:qFormat/>
    <w:pPr>
      <w:keepNext/>
      <w:jc w:val="both"/>
      <w:outlineLvl w:val="8"/>
    </w:pPr>
    <w:rPr>
      <w:b/>
      <w:bCs/>
      <w:u w:val="singl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536"/>
        <w:tab w:val="right" w:pos="9072"/>
      </w:tabs>
    </w:pPr>
    <w:rPr>
      <w:sz w:val="20"/>
    </w:rPr>
  </w:style>
  <w:style w:type="paragraph" w:styleId="30">
    <w:name w:val="Body Text 3"/>
    <w:basedOn w:val="a"/>
    <w:pPr>
      <w:jc w:val="both"/>
    </w:pPr>
  </w:style>
  <w:style w:type="paragraph" w:styleId="a4">
    <w:name w:val="Body Text Indent"/>
    <w:basedOn w:val="a"/>
    <w:pPr>
      <w:ind w:firstLine="708"/>
      <w:jc w:val="both"/>
    </w:pPr>
    <w:rPr>
      <w:b/>
    </w:rPr>
  </w:style>
  <w:style w:type="paragraph" w:styleId="20">
    <w:name w:val="Body Text 2"/>
    <w:basedOn w:val="a"/>
    <w:pPr>
      <w:jc w:val="both"/>
    </w:pPr>
    <w:rPr>
      <w:b/>
    </w:rPr>
  </w:style>
  <w:style w:type="paragraph" w:styleId="31">
    <w:name w:val="Body Text Indent 3"/>
    <w:basedOn w:val="a"/>
    <w:pPr>
      <w:ind w:firstLine="708"/>
      <w:jc w:val="both"/>
    </w:pPr>
  </w:style>
  <w:style w:type="paragraph" w:styleId="21">
    <w:name w:val="Body Text Indent 2"/>
    <w:basedOn w:val="a"/>
    <w:pPr>
      <w:ind w:firstLine="709"/>
      <w:jc w:val="both"/>
    </w:pPr>
    <w:rPr>
      <w:b/>
    </w:rPr>
  </w:style>
  <w:style w:type="paragraph" w:styleId="a5">
    <w:name w:val="Body Text"/>
    <w:basedOn w:val="a"/>
    <w:pPr>
      <w:jc w:val="both"/>
    </w:pPr>
    <w:rPr>
      <w:i/>
    </w:rPr>
  </w:style>
  <w:style w:type="character" w:styleId="a6">
    <w:name w:val="page number"/>
    <w:basedOn w:val="a0"/>
  </w:style>
  <w:style w:type="paragraph" w:styleId="a7">
    <w:name w:val="header"/>
    <w:basedOn w:val="a"/>
    <w:pPr>
      <w:tabs>
        <w:tab w:val="center" w:pos="4819"/>
        <w:tab w:val="right" w:pos="9071"/>
      </w:tabs>
    </w:pPr>
    <w:rPr>
      <w:sz w:val="20"/>
    </w:rPr>
  </w:style>
  <w:style w:type="paragraph" w:styleId="10">
    <w:name w:val="toc 1"/>
    <w:basedOn w:val="a"/>
    <w:autoRedefine/>
    <w:semiHidden/>
    <w:rsid w:val="0042226F"/>
    <w:pPr>
      <w:spacing w:before="120" w:after="120"/>
    </w:pPr>
    <w:rPr>
      <w:bCs/>
      <w:iCs/>
      <w:caps/>
      <w:noProof/>
      <w:color w:val="000000"/>
      <w:sz w:val="20"/>
      <w:szCs w:val="24"/>
    </w:rPr>
  </w:style>
  <w:style w:type="paragraph" w:styleId="22">
    <w:name w:val="toc 2"/>
    <w:basedOn w:val="a"/>
    <w:next w:val="a"/>
    <w:autoRedefine/>
    <w:semiHidden/>
    <w:pPr>
      <w:ind w:left="240"/>
    </w:pPr>
    <w:rPr>
      <w:smallCaps/>
      <w:szCs w:val="24"/>
    </w:rPr>
  </w:style>
  <w:style w:type="paragraph" w:styleId="32">
    <w:name w:val="toc 3"/>
    <w:basedOn w:val="a"/>
    <w:next w:val="a"/>
    <w:autoRedefine/>
    <w:semiHidden/>
    <w:pPr>
      <w:ind w:left="480"/>
    </w:pPr>
    <w:rPr>
      <w:i/>
      <w:iCs/>
      <w:szCs w:val="24"/>
    </w:rPr>
  </w:style>
  <w:style w:type="paragraph" w:styleId="40">
    <w:name w:val="toc 4"/>
    <w:basedOn w:val="a"/>
    <w:next w:val="a"/>
    <w:autoRedefine/>
    <w:semiHidden/>
    <w:rsid w:val="00E214A4"/>
    <w:pPr>
      <w:ind w:firstLine="720"/>
      <w:jc w:val="both"/>
    </w:pPr>
    <w:rPr>
      <w:szCs w:val="21"/>
    </w:rPr>
  </w:style>
  <w:style w:type="paragraph" w:styleId="50">
    <w:name w:val="toc 5"/>
    <w:basedOn w:val="a"/>
    <w:next w:val="a"/>
    <w:autoRedefine/>
    <w:semiHidden/>
    <w:pPr>
      <w:ind w:left="960"/>
    </w:pPr>
    <w:rPr>
      <w:szCs w:val="21"/>
    </w:rPr>
  </w:style>
  <w:style w:type="paragraph" w:styleId="60">
    <w:name w:val="toc 6"/>
    <w:basedOn w:val="a"/>
    <w:next w:val="a"/>
    <w:autoRedefine/>
    <w:semiHidden/>
    <w:pPr>
      <w:ind w:left="1200"/>
    </w:pPr>
    <w:rPr>
      <w:szCs w:val="21"/>
    </w:rPr>
  </w:style>
  <w:style w:type="paragraph" w:styleId="70">
    <w:name w:val="toc 7"/>
    <w:basedOn w:val="a"/>
    <w:next w:val="a"/>
    <w:autoRedefine/>
    <w:semiHidden/>
    <w:pPr>
      <w:ind w:left="1440"/>
    </w:pPr>
    <w:rPr>
      <w:szCs w:val="21"/>
    </w:rPr>
  </w:style>
  <w:style w:type="paragraph" w:styleId="80">
    <w:name w:val="toc 8"/>
    <w:basedOn w:val="a"/>
    <w:next w:val="a"/>
    <w:autoRedefine/>
    <w:semiHidden/>
    <w:pPr>
      <w:ind w:left="1680"/>
    </w:pPr>
    <w:rPr>
      <w:szCs w:val="21"/>
    </w:rPr>
  </w:style>
  <w:style w:type="paragraph" w:styleId="90">
    <w:name w:val="toc 9"/>
    <w:basedOn w:val="a"/>
    <w:next w:val="a"/>
    <w:autoRedefine/>
    <w:semiHidden/>
    <w:pPr>
      <w:ind w:left="1920"/>
    </w:pPr>
    <w:rPr>
      <w:szCs w:val="21"/>
    </w:rPr>
  </w:style>
  <w:style w:type="character" w:styleId="a8">
    <w:name w:val="Hyperlink"/>
    <w:rPr>
      <w:color w:val="0000FF"/>
      <w:u w:val="single"/>
    </w:rPr>
  </w:style>
  <w:style w:type="character" w:styleId="a9">
    <w:name w:val="FollowedHyperlink"/>
    <w:rPr>
      <w:color w:val="800080"/>
      <w:u w:val="single"/>
    </w:rPr>
  </w:style>
  <w:style w:type="paragraph" w:customStyle="1" w:styleId="ConsNormal">
    <w:name w:val="ConsNormal"/>
    <w:pPr>
      <w:widowControl w:val="0"/>
      <w:ind w:firstLine="720"/>
    </w:pPr>
    <w:rPr>
      <w:rFonts w:ascii="Arial" w:hAnsi="Arial"/>
    </w:rPr>
  </w:style>
  <w:style w:type="paragraph" w:customStyle="1" w:styleId="ConsNonformat">
    <w:name w:val="ConsNonformat"/>
    <w:pPr>
      <w:widowControl w:val="0"/>
    </w:pPr>
    <w:rPr>
      <w:rFonts w:ascii="Courier New" w:hAnsi="Courier New"/>
    </w:rPr>
  </w:style>
  <w:style w:type="paragraph" w:styleId="aa">
    <w:name w:val="Normal (Web)"/>
    <w:basedOn w:val="a"/>
    <w:pPr>
      <w:spacing w:before="200" w:after="200"/>
      <w:ind w:left="100" w:right="100"/>
    </w:pPr>
    <w:rPr>
      <w:rFonts w:eastAsia="Arial Unicode MS"/>
      <w:color w:val="000000"/>
      <w:szCs w:val="24"/>
    </w:rPr>
  </w:style>
  <w:style w:type="character" w:styleId="ab">
    <w:name w:val="Emphasis"/>
    <w:qFormat/>
    <w:rPr>
      <w:i/>
      <w:iCs/>
    </w:rPr>
  </w:style>
  <w:style w:type="character" w:styleId="ac">
    <w:name w:val="Strong"/>
    <w:qFormat/>
    <w:rsid w:val="00D37A99"/>
    <w:rPr>
      <w:b/>
      <w:bCs/>
    </w:rPr>
  </w:style>
  <w:style w:type="paragraph" w:styleId="ad">
    <w:name w:val="Document Map"/>
    <w:basedOn w:val="a"/>
    <w:semiHidden/>
    <w:rsid w:val="0057658C"/>
    <w:pPr>
      <w:shd w:val="clear" w:color="auto" w:fill="000080"/>
    </w:pPr>
    <w:rPr>
      <w:rFonts w:ascii="Tahoma" w:hAnsi="Tahoma" w:cs="Tahoma"/>
    </w:rPr>
  </w:style>
  <w:style w:type="paragraph" w:styleId="ae">
    <w:name w:val="Balloon Text"/>
    <w:basedOn w:val="a"/>
    <w:semiHidden/>
    <w:rsid w:val="00013E99"/>
    <w:rPr>
      <w:rFonts w:ascii="Tahoma" w:hAnsi="Tahoma" w:cs="Tahoma"/>
      <w:sz w:val="16"/>
      <w:szCs w:val="16"/>
    </w:rPr>
  </w:style>
  <w:style w:type="paragraph" w:customStyle="1" w:styleId="af">
    <w:name w:val="Îáû÷íûé"/>
    <w:rsid w:val="00C70A53"/>
    <w:pPr>
      <w:widowControl w:val="0"/>
      <w:autoSpaceDE w:val="0"/>
      <w:autoSpaceDN w:val="0"/>
      <w:adjustRightInd w:val="0"/>
    </w:pPr>
  </w:style>
  <w:style w:type="paragraph" w:customStyle="1" w:styleId="af0">
    <w:basedOn w:val="a"/>
    <w:next w:val="aa"/>
    <w:rsid w:val="00B63DA5"/>
    <w:pPr>
      <w:spacing w:before="200" w:after="200"/>
      <w:ind w:left="100" w:right="100"/>
    </w:pPr>
    <w:rPr>
      <w:rFonts w:eastAsia="Arial Unicode MS"/>
      <w:color w:val="000000"/>
      <w:szCs w:val="24"/>
    </w:rPr>
  </w:style>
  <w:style w:type="table" w:styleId="af1">
    <w:name w:val="Table Grid"/>
    <w:basedOn w:val="a1"/>
    <w:rsid w:val="00700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70687">
      <w:bodyDiv w:val="1"/>
      <w:marLeft w:val="0"/>
      <w:marRight w:val="0"/>
      <w:marTop w:val="0"/>
      <w:marBottom w:val="0"/>
      <w:divBdr>
        <w:top w:val="none" w:sz="0" w:space="0" w:color="auto"/>
        <w:left w:val="none" w:sz="0" w:space="0" w:color="auto"/>
        <w:bottom w:val="none" w:sz="0" w:space="0" w:color="auto"/>
        <w:right w:val="none" w:sz="0" w:space="0" w:color="auto"/>
      </w:divBdr>
    </w:div>
    <w:div w:id="225146363">
      <w:bodyDiv w:val="1"/>
      <w:marLeft w:val="0"/>
      <w:marRight w:val="0"/>
      <w:marTop w:val="0"/>
      <w:marBottom w:val="0"/>
      <w:divBdr>
        <w:top w:val="none" w:sz="0" w:space="0" w:color="auto"/>
        <w:left w:val="none" w:sz="0" w:space="0" w:color="auto"/>
        <w:bottom w:val="none" w:sz="0" w:space="0" w:color="auto"/>
        <w:right w:val="none" w:sz="0" w:space="0" w:color="auto"/>
      </w:divBdr>
    </w:div>
    <w:div w:id="272707870">
      <w:bodyDiv w:val="1"/>
      <w:marLeft w:val="0"/>
      <w:marRight w:val="0"/>
      <w:marTop w:val="0"/>
      <w:marBottom w:val="0"/>
      <w:divBdr>
        <w:top w:val="none" w:sz="0" w:space="0" w:color="auto"/>
        <w:left w:val="none" w:sz="0" w:space="0" w:color="auto"/>
        <w:bottom w:val="none" w:sz="0" w:space="0" w:color="auto"/>
        <w:right w:val="none" w:sz="0" w:space="0" w:color="auto"/>
      </w:divBdr>
    </w:div>
    <w:div w:id="400055571">
      <w:bodyDiv w:val="1"/>
      <w:marLeft w:val="0"/>
      <w:marRight w:val="0"/>
      <w:marTop w:val="0"/>
      <w:marBottom w:val="0"/>
      <w:divBdr>
        <w:top w:val="none" w:sz="0" w:space="0" w:color="auto"/>
        <w:left w:val="none" w:sz="0" w:space="0" w:color="auto"/>
        <w:bottom w:val="none" w:sz="0" w:space="0" w:color="auto"/>
        <w:right w:val="none" w:sz="0" w:space="0" w:color="auto"/>
      </w:divBdr>
    </w:div>
    <w:div w:id="416828330">
      <w:bodyDiv w:val="1"/>
      <w:marLeft w:val="0"/>
      <w:marRight w:val="0"/>
      <w:marTop w:val="0"/>
      <w:marBottom w:val="0"/>
      <w:divBdr>
        <w:top w:val="none" w:sz="0" w:space="0" w:color="auto"/>
        <w:left w:val="none" w:sz="0" w:space="0" w:color="auto"/>
        <w:bottom w:val="none" w:sz="0" w:space="0" w:color="auto"/>
        <w:right w:val="none" w:sz="0" w:space="0" w:color="auto"/>
      </w:divBdr>
    </w:div>
    <w:div w:id="440346462">
      <w:bodyDiv w:val="1"/>
      <w:marLeft w:val="0"/>
      <w:marRight w:val="0"/>
      <w:marTop w:val="0"/>
      <w:marBottom w:val="0"/>
      <w:divBdr>
        <w:top w:val="none" w:sz="0" w:space="0" w:color="auto"/>
        <w:left w:val="none" w:sz="0" w:space="0" w:color="auto"/>
        <w:bottom w:val="none" w:sz="0" w:space="0" w:color="auto"/>
        <w:right w:val="none" w:sz="0" w:space="0" w:color="auto"/>
      </w:divBdr>
    </w:div>
    <w:div w:id="458106385">
      <w:bodyDiv w:val="1"/>
      <w:marLeft w:val="0"/>
      <w:marRight w:val="0"/>
      <w:marTop w:val="0"/>
      <w:marBottom w:val="0"/>
      <w:divBdr>
        <w:top w:val="none" w:sz="0" w:space="0" w:color="auto"/>
        <w:left w:val="none" w:sz="0" w:space="0" w:color="auto"/>
        <w:bottom w:val="none" w:sz="0" w:space="0" w:color="auto"/>
        <w:right w:val="none" w:sz="0" w:space="0" w:color="auto"/>
      </w:divBdr>
    </w:div>
    <w:div w:id="474032714">
      <w:bodyDiv w:val="1"/>
      <w:marLeft w:val="0"/>
      <w:marRight w:val="0"/>
      <w:marTop w:val="0"/>
      <w:marBottom w:val="0"/>
      <w:divBdr>
        <w:top w:val="none" w:sz="0" w:space="0" w:color="auto"/>
        <w:left w:val="none" w:sz="0" w:space="0" w:color="auto"/>
        <w:bottom w:val="none" w:sz="0" w:space="0" w:color="auto"/>
        <w:right w:val="none" w:sz="0" w:space="0" w:color="auto"/>
      </w:divBdr>
    </w:div>
    <w:div w:id="672104327">
      <w:bodyDiv w:val="1"/>
      <w:marLeft w:val="0"/>
      <w:marRight w:val="0"/>
      <w:marTop w:val="0"/>
      <w:marBottom w:val="0"/>
      <w:divBdr>
        <w:top w:val="none" w:sz="0" w:space="0" w:color="auto"/>
        <w:left w:val="none" w:sz="0" w:space="0" w:color="auto"/>
        <w:bottom w:val="none" w:sz="0" w:space="0" w:color="auto"/>
        <w:right w:val="none" w:sz="0" w:space="0" w:color="auto"/>
      </w:divBdr>
    </w:div>
    <w:div w:id="707222448">
      <w:bodyDiv w:val="1"/>
      <w:marLeft w:val="0"/>
      <w:marRight w:val="0"/>
      <w:marTop w:val="0"/>
      <w:marBottom w:val="0"/>
      <w:divBdr>
        <w:top w:val="none" w:sz="0" w:space="0" w:color="auto"/>
        <w:left w:val="none" w:sz="0" w:space="0" w:color="auto"/>
        <w:bottom w:val="none" w:sz="0" w:space="0" w:color="auto"/>
        <w:right w:val="none" w:sz="0" w:space="0" w:color="auto"/>
      </w:divBdr>
    </w:div>
    <w:div w:id="939534162">
      <w:bodyDiv w:val="1"/>
      <w:marLeft w:val="0"/>
      <w:marRight w:val="0"/>
      <w:marTop w:val="0"/>
      <w:marBottom w:val="0"/>
      <w:divBdr>
        <w:top w:val="none" w:sz="0" w:space="0" w:color="auto"/>
        <w:left w:val="none" w:sz="0" w:space="0" w:color="auto"/>
        <w:bottom w:val="none" w:sz="0" w:space="0" w:color="auto"/>
        <w:right w:val="none" w:sz="0" w:space="0" w:color="auto"/>
      </w:divBdr>
      <w:divsChild>
        <w:div w:id="409694771">
          <w:marLeft w:val="0"/>
          <w:marRight w:val="0"/>
          <w:marTop w:val="0"/>
          <w:marBottom w:val="0"/>
          <w:divBdr>
            <w:top w:val="none" w:sz="0" w:space="0" w:color="auto"/>
            <w:left w:val="none" w:sz="0" w:space="0" w:color="auto"/>
            <w:bottom w:val="none" w:sz="0" w:space="0" w:color="auto"/>
            <w:right w:val="none" w:sz="0" w:space="0" w:color="auto"/>
          </w:divBdr>
        </w:div>
      </w:divsChild>
    </w:div>
    <w:div w:id="956987957">
      <w:bodyDiv w:val="1"/>
      <w:marLeft w:val="0"/>
      <w:marRight w:val="0"/>
      <w:marTop w:val="0"/>
      <w:marBottom w:val="0"/>
      <w:divBdr>
        <w:top w:val="none" w:sz="0" w:space="0" w:color="auto"/>
        <w:left w:val="none" w:sz="0" w:space="0" w:color="auto"/>
        <w:bottom w:val="none" w:sz="0" w:space="0" w:color="auto"/>
        <w:right w:val="none" w:sz="0" w:space="0" w:color="auto"/>
      </w:divBdr>
    </w:div>
    <w:div w:id="979306400">
      <w:bodyDiv w:val="1"/>
      <w:marLeft w:val="0"/>
      <w:marRight w:val="0"/>
      <w:marTop w:val="0"/>
      <w:marBottom w:val="0"/>
      <w:divBdr>
        <w:top w:val="none" w:sz="0" w:space="0" w:color="auto"/>
        <w:left w:val="none" w:sz="0" w:space="0" w:color="auto"/>
        <w:bottom w:val="none" w:sz="0" w:space="0" w:color="auto"/>
        <w:right w:val="none" w:sz="0" w:space="0" w:color="auto"/>
      </w:divBdr>
    </w:div>
    <w:div w:id="1045911921">
      <w:bodyDiv w:val="1"/>
      <w:marLeft w:val="0"/>
      <w:marRight w:val="0"/>
      <w:marTop w:val="0"/>
      <w:marBottom w:val="0"/>
      <w:divBdr>
        <w:top w:val="none" w:sz="0" w:space="0" w:color="auto"/>
        <w:left w:val="none" w:sz="0" w:space="0" w:color="auto"/>
        <w:bottom w:val="none" w:sz="0" w:space="0" w:color="auto"/>
        <w:right w:val="none" w:sz="0" w:space="0" w:color="auto"/>
      </w:divBdr>
    </w:div>
    <w:div w:id="1088383139">
      <w:bodyDiv w:val="1"/>
      <w:marLeft w:val="0"/>
      <w:marRight w:val="0"/>
      <w:marTop w:val="0"/>
      <w:marBottom w:val="0"/>
      <w:divBdr>
        <w:top w:val="none" w:sz="0" w:space="0" w:color="auto"/>
        <w:left w:val="none" w:sz="0" w:space="0" w:color="auto"/>
        <w:bottom w:val="none" w:sz="0" w:space="0" w:color="auto"/>
        <w:right w:val="none" w:sz="0" w:space="0" w:color="auto"/>
      </w:divBdr>
    </w:div>
    <w:div w:id="1161697672">
      <w:bodyDiv w:val="1"/>
      <w:marLeft w:val="0"/>
      <w:marRight w:val="0"/>
      <w:marTop w:val="0"/>
      <w:marBottom w:val="0"/>
      <w:divBdr>
        <w:top w:val="none" w:sz="0" w:space="0" w:color="auto"/>
        <w:left w:val="none" w:sz="0" w:space="0" w:color="auto"/>
        <w:bottom w:val="none" w:sz="0" w:space="0" w:color="auto"/>
        <w:right w:val="none" w:sz="0" w:space="0" w:color="auto"/>
      </w:divBdr>
    </w:div>
    <w:div w:id="1337003484">
      <w:bodyDiv w:val="1"/>
      <w:marLeft w:val="0"/>
      <w:marRight w:val="0"/>
      <w:marTop w:val="0"/>
      <w:marBottom w:val="0"/>
      <w:divBdr>
        <w:top w:val="none" w:sz="0" w:space="0" w:color="auto"/>
        <w:left w:val="none" w:sz="0" w:space="0" w:color="auto"/>
        <w:bottom w:val="none" w:sz="0" w:space="0" w:color="auto"/>
        <w:right w:val="none" w:sz="0" w:space="0" w:color="auto"/>
      </w:divBdr>
    </w:div>
    <w:div w:id="2108649817">
      <w:bodyDiv w:val="1"/>
      <w:marLeft w:val="0"/>
      <w:marRight w:val="0"/>
      <w:marTop w:val="0"/>
      <w:marBottom w:val="0"/>
      <w:divBdr>
        <w:top w:val="none" w:sz="0" w:space="0" w:color="auto"/>
        <w:left w:val="none" w:sz="0" w:space="0" w:color="auto"/>
        <w:bottom w:val="none" w:sz="0" w:space="0" w:color="auto"/>
        <w:right w:val="none" w:sz="0" w:space="0" w:color="auto"/>
      </w:divBdr>
    </w:div>
    <w:div w:id="2112049029">
      <w:bodyDiv w:val="1"/>
      <w:marLeft w:val="0"/>
      <w:marRight w:val="0"/>
      <w:marTop w:val="0"/>
      <w:marBottom w:val="0"/>
      <w:divBdr>
        <w:top w:val="none" w:sz="0" w:space="0" w:color="auto"/>
        <w:left w:val="none" w:sz="0" w:space="0" w:color="auto"/>
        <w:bottom w:val="none" w:sz="0" w:space="0" w:color="auto"/>
        <w:right w:val="none" w:sz="0" w:space="0" w:color="auto"/>
      </w:divBdr>
    </w:div>
    <w:div w:id="213556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6.bin"/><Relationship Id="rId299" Type="http://schemas.openxmlformats.org/officeDocument/2006/relationships/oleObject" Target="embeddings/oleObject167.bin"/><Relationship Id="rId21" Type="http://schemas.openxmlformats.org/officeDocument/2006/relationships/oleObject" Target="embeddings/oleObject2.bin"/><Relationship Id="rId63" Type="http://schemas.openxmlformats.org/officeDocument/2006/relationships/oleObject" Target="embeddings/oleObject31.bin"/><Relationship Id="rId159" Type="http://schemas.openxmlformats.org/officeDocument/2006/relationships/oleObject" Target="embeddings/oleObject94.bin"/><Relationship Id="rId324" Type="http://schemas.openxmlformats.org/officeDocument/2006/relationships/oleObject" Target="embeddings/oleObject184.bin"/><Relationship Id="rId366" Type="http://schemas.openxmlformats.org/officeDocument/2006/relationships/image" Target="media/image126.wmf"/><Relationship Id="rId170" Type="http://schemas.openxmlformats.org/officeDocument/2006/relationships/oleObject" Target="embeddings/oleObject100.bin"/><Relationship Id="rId226" Type="http://schemas.openxmlformats.org/officeDocument/2006/relationships/image" Target="media/image63.wmf"/><Relationship Id="rId433" Type="http://schemas.openxmlformats.org/officeDocument/2006/relationships/image" Target="media/image145.wmf"/><Relationship Id="rId268" Type="http://schemas.openxmlformats.org/officeDocument/2006/relationships/image" Target="media/image83.wmf"/><Relationship Id="rId32" Type="http://schemas.openxmlformats.org/officeDocument/2006/relationships/image" Target="media/image8.wmf"/><Relationship Id="rId74" Type="http://schemas.openxmlformats.org/officeDocument/2006/relationships/oleObject" Target="embeddings/oleObject41.bin"/><Relationship Id="rId128" Type="http://schemas.openxmlformats.org/officeDocument/2006/relationships/oleObject" Target="embeddings/oleObject84.bin"/><Relationship Id="rId335" Type="http://schemas.openxmlformats.org/officeDocument/2006/relationships/image" Target="media/image111.wmf"/><Relationship Id="rId377" Type="http://schemas.openxmlformats.org/officeDocument/2006/relationships/oleObject" Target="embeddings/oleObject212.bin"/><Relationship Id="rId5" Type="http://schemas.openxmlformats.org/officeDocument/2006/relationships/footnotes" Target="footnotes.xml"/><Relationship Id="rId181" Type="http://schemas.openxmlformats.org/officeDocument/2006/relationships/oleObject" Target="embeddings/oleObject106.bin"/><Relationship Id="rId237" Type="http://schemas.openxmlformats.org/officeDocument/2006/relationships/oleObject" Target="embeddings/oleObject134.bin"/><Relationship Id="rId402" Type="http://schemas.openxmlformats.org/officeDocument/2006/relationships/oleObject" Target="embeddings/oleObject234.bin"/><Relationship Id="rId279" Type="http://schemas.openxmlformats.org/officeDocument/2006/relationships/oleObject" Target="embeddings/oleObject156.bin"/><Relationship Id="rId444" Type="http://schemas.openxmlformats.org/officeDocument/2006/relationships/oleObject" Target="embeddings/oleObject259.bin"/><Relationship Id="rId43" Type="http://schemas.openxmlformats.org/officeDocument/2006/relationships/oleObject" Target="embeddings/oleObject15.bin"/><Relationship Id="rId139" Type="http://schemas.openxmlformats.org/officeDocument/2006/relationships/footer" Target="footer21.xml"/><Relationship Id="rId290" Type="http://schemas.openxmlformats.org/officeDocument/2006/relationships/image" Target="media/image93.wmf"/><Relationship Id="rId304" Type="http://schemas.openxmlformats.org/officeDocument/2006/relationships/image" Target="media/image100.wmf"/><Relationship Id="rId346" Type="http://schemas.openxmlformats.org/officeDocument/2006/relationships/image" Target="media/image116.wmf"/><Relationship Id="rId388" Type="http://schemas.openxmlformats.org/officeDocument/2006/relationships/oleObject" Target="embeddings/oleObject220.bin"/><Relationship Id="rId85" Type="http://schemas.openxmlformats.org/officeDocument/2006/relationships/oleObject" Target="embeddings/oleObject51.bin"/><Relationship Id="rId150" Type="http://schemas.openxmlformats.org/officeDocument/2006/relationships/image" Target="media/image26.wmf"/><Relationship Id="rId192" Type="http://schemas.openxmlformats.org/officeDocument/2006/relationships/image" Target="media/image46.wmf"/><Relationship Id="rId206" Type="http://schemas.openxmlformats.org/officeDocument/2006/relationships/image" Target="media/image53.wmf"/><Relationship Id="rId413" Type="http://schemas.openxmlformats.org/officeDocument/2006/relationships/oleObject" Target="embeddings/oleObject243.bin"/><Relationship Id="rId248" Type="http://schemas.openxmlformats.org/officeDocument/2006/relationships/image" Target="media/image74.wmf"/><Relationship Id="rId455" Type="http://schemas.openxmlformats.org/officeDocument/2006/relationships/footer" Target="footer29.xml"/><Relationship Id="rId12" Type="http://schemas.openxmlformats.org/officeDocument/2006/relationships/footer" Target="footer3.xml"/><Relationship Id="rId108" Type="http://schemas.openxmlformats.org/officeDocument/2006/relationships/oleObject" Target="embeddings/oleObject71.bin"/><Relationship Id="rId315" Type="http://schemas.openxmlformats.org/officeDocument/2006/relationships/image" Target="media/image105.wmf"/><Relationship Id="rId357" Type="http://schemas.openxmlformats.org/officeDocument/2006/relationships/oleObject" Target="embeddings/oleObject201.bin"/><Relationship Id="rId54" Type="http://schemas.openxmlformats.org/officeDocument/2006/relationships/oleObject" Target="embeddings/oleObject24.bin"/><Relationship Id="rId96" Type="http://schemas.openxmlformats.org/officeDocument/2006/relationships/oleObject" Target="embeddings/oleObject61.bin"/><Relationship Id="rId161" Type="http://schemas.openxmlformats.org/officeDocument/2006/relationships/oleObject" Target="embeddings/oleObject95.bin"/><Relationship Id="rId217" Type="http://schemas.openxmlformats.org/officeDocument/2006/relationships/oleObject" Target="embeddings/oleObject124.bin"/><Relationship Id="rId399" Type="http://schemas.openxmlformats.org/officeDocument/2006/relationships/oleObject" Target="embeddings/oleObject231.bin"/><Relationship Id="rId259" Type="http://schemas.openxmlformats.org/officeDocument/2006/relationships/oleObject" Target="embeddings/oleObject146.bin"/><Relationship Id="rId424" Type="http://schemas.openxmlformats.org/officeDocument/2006/relationships/oleObject" Target="embeddings/oleObject248.bin"/><Relationship Id="rId23" Type="http://schemas.openxmlformats.org/officeDocument/2006/relationships/oleObject" Target="embeddings/oleObject3.bin"/><Relationship Id="rId119" Type="http://schemas.openxmlformats.org/officeDocument/2006/relationships/oleObject" Target="embeddings/oleObject78.bin"/><Relationship Id="rId270" Type="http://schemas.openxmlformats.org/officeDocument/2006/relationships/image" Target="media/image84.wmf"/><Relationship Id="rId326" Type="http://schemas.openxmlformats.org/officeDocument/2006/relationships/oleObject" Target="embeddings/oleObject185.bin"/><Relationship Id="rId65" Type="http://schemas.openxmlformats.org/officeDocument/2006/relationships/oleObject" Target="embeddings/oleObject33.bin"/><Relationship Id="rId130" Type="http://schemas.openxmlformats.org/officeDocument/2006/relationships/oleObject" Target="embeddings/oleObject86.bin"/><Relationship Id="rId368" Type="http://schemas.openxmlformats.org/officeDocument/2006/relationships/image" Target="media/image127.wmf"/><Relationship Id="rId172" Type="http://schemas.openxmlformats.org/officeDocument/2006/relationships/oleObject" Target="embeddings/oleObject101.bin"/><Relationship Id="rId228" Type="http://schemas.openxmlformats.org/officeDocument/2006/relationships/image" Target="media/image64.wmf"/><Relationship Id="rId435" Type="http://schemas.openxmlformats.org/officeDocument/2006/relationships/image" Target="media/image146.wmf"/><Relationship Id="rId281" Type="http://schemas.openxmlformats.org/officeDocument/2006/relationships/oleObject" Target="embeddings/oleObject157.bin"/><Relationship Id="rId337" Type="http://schemas.openxmlformats.org/officeDocument/2006/relationships/image" Target="media/image112.wmf"/><Relationship Id="rId34" Type="http://schemas.openxmlformats.org/officeDocument/2006/relationships/oleObject" Target="embeddings/oleObject9.bin"/><Relationship Id="rId76" Type="http://schemas.openxmlformats.org/officeDocument/2006/relationships/oleObject" Target="embeddings/oleObject43.bin"/><Relationship Id="rId141" Type="http://schemas.openxmlformats.org/officeDocument/2006/relationships/footer" Target="footer23.xml"/><Relationship Id="rId379" Type="http://schemas.openxmlformats.org/officeDocument/2006/relationships/image" Target="media/image131.wmf"/><Relationship Id="rId7" Type="http://schemas.openxmlformats.org/officeDocument/2006/relationships/header" Target="header1.xml"/><Relationship Id="rId183" Type="http://schemas.openxmlformats.org/officeDocument/2006/relationships/oleObject" Target="embeddings/oleObject107.bin"/><Relationship Id="rId239" Type="http://schemas.openxmlformats.org/officeDocument/2006/relationships/oleObject" Target="embeddings/oleObject135.bin"/><Relationship Id="rId390" Type="http://schemas.openxmlformats.org/officeDocument/2006/relationships/oleObject" Target="embeddings/oleObject222.bin"/><Relationship Id="rId404" Type="http://schemas.openxmlformats.org/officeDocument/2006/relationships/oleObject" Target="embeddings/oleObject236.bin"/><Relationship Id="rId446" Type="http://schemas.openxmlformats.org/officeDocument/2006/relationships/oleObject" Target="embeddings/oleObject260.bin"/><Relationship Id="rId250" Type="http://schemas.openxmlformats.org/officeDocument/2006/relationships/image" Target="media/image75.wmf"/><Relationship Id="rId292" Type="http://schemas.openxmlformats.org/officeDocument/2006/relationships/image" Target="media/image94.wmf"/><Relationship Id="rId306" Type="http://schemas.openxmlformats.org/officeDocument/2006/relationships/oleObject" Target="embeddings/oleObject171.bin"/><Relationship Id="rId45" Type="http://schemas.openxmlformats.org/officeDocument/2006/relationships/image" Target="media/image11.wmf"/><Relationship Id="rId87" Type="http://schemas.openxmlformats.org/officeDocument/2006/relationships/oleObject" Target="embeddings/oleObject53.bin"/><Relationship Id="rId110" Type="http://schemas.openxmlformats.org/officeDocument/2006/relationships/oleObject" Target="embeddings/oleObject72.bin"/><Relationship Id="rId348" Type="http://schemas.openxmlformats.org/officeDocument/2006/relationships/image" Target="media/image117.wmf"/><Relationship Id="rId152" Type="http://schemas.openxmlformats.org/officeDocument/2006/relationships/image" Target="media/image27.wmf"/><Relationship Id="rId194" Type="http://schemas.openxmlformats.org/officeDocument/2006/relationships/image" Target="media/image47.wmf"/><Relationship Id="rId208" Type="http://schemas.openxmlformats.org/officeDocument/2006/relationships/image" Target="media/image54.wmf"/><Relationship Id="rId415" Type="http://schemas.openxmlformats.org/officeDocument/2006/relationships/oleObject" Target="embeddings/oleObject244.bin"/><Relationship Id="rId457" Type="http://schemas.openxmlformats.org/officeDocument/2006/relationships/fontTable" Target="fontTable.xml"/><Relationship Id="rId261" Type="http://schemas.openxmlformats.org/officeDocument/2006/relationships/oleObject" Target="embeddings/oleObject147.bin"/><Relationship Id="rId14" Type="http://schemas.openxmlformats.org/officeDocument/2006/relationships/footer" Target="footer4.xml"/><Relationship Id="rId56" Type="http://schemas.openxmlformats.org/officeDocument/2006/relationships/oleObject" Target="embeddings/oleObject25.bin"/><Relationship Id="rId317" Type="http://schemas.openxmlformats.org/officeDocument/2006/relationships/oleObject" Target="embeddings/oleObject177.bin"/><Relationship Id="rId359" Type="http://schemas.openxmlformats.org/officeDocument/2006/relationships/oleObject" Target="embeddings/oleObject202.bin"/><Relationship Id="rId98" Type="http://schemas.openxmlformats.org/officeDocument/2006/relationships/oleObject" Target="embeddings/oleObject63.bin"/><Relationship Id="rId121" Type="http://schemas.openxmlformats.org/officeDocument/2006/relationships/image" Target="media/image20.wmf"/><Relationship Id="rId163" Type="http://schemas.openxmlformats.org/officeDocument/2006/relationships/oleObject" Target="embeddings/oleObject96.bin"/><Relationship Id="rId219" Type="http://schemas.openxmlformats.org/officeDocument/2006/relationships/oleObject" Target="embeddings/oleObject125.bin"/><Relationship Id="rId370" Type="http://schemas.openxmlformats.org/officeDocument/2006/relationships/image" Target="media/image128.wmf"/><Relationship Id="rId426" Type="http://schemas.openxmlformats.org/officeDocument/2006/relationships/oleObject" Target="embeddings/oleObject249.bin"/><Relationship Id="rId230" Type="http://schemas.openxmlformats.org/officeDocument/2006/relationships/image" Target="media/image65.wmf"/><Relationship Id="rId25" Type="http://schemas.openxmlformats.org/officeDocument/2006/relationships/oleObject" Target="embeddings/oleObject4.bin"/><Relationship Id="rId67" Type="http://schemas.openxmlformats.org/officeDocument/2006/relationships/oleObject" Target="embeddings/oleObject35.bin"/><Relationship Id="rId272" Type="http://schemas.openxmlformats.org/officeDocument/2006/relationships/image" Target="media/image85.wmf"/><Relationship Id="rId328" Type="http://schemas.openxmlformats.org/officeDocument/2006/relationships/oleObject" Target="embeddings/oleObject186.bin"/><Relationship Id="rId132" Type="http://schemas.openxmlformats.org/officeDocument/2006/relationships/footer" Target="footer14.xml"/><Relationship Id="rId174" Type="http://schemas.openxmlformats.org/officeDocument/2006/relationships/oleObject" Target="embeddings/oleObject102.bin"/><Relationship Id="rId381" Type="http://schemas.openxmlformats.org/officeDocument/2006/relationships/image" Target="media/image132.wmf"/><Relationship Id="rId241" Type="http://schemas.openxmlformats.org/officeDocument/2006/relationships/oleObject" Target="embeddings/oleObject136.bin"/><Relationship Id="rId437" Type="http://schemas.openxmlformats.org/officeDocument/2006/relationships/oleObject" Target="embeddings/oleObject255.bin"/><Relationship Id="rId36" Type="http://schemas.openxmlformats.org/officeDocument/2006/relationships/image" Target="media/image9.wmf"/><Relationship Id="rId283" Type="http://schemas.openxmlformats.org/officeDocument/2006/relationships/image" Target="media/image90.wmf"/><Relationship Id="rId339" Type="http://schemas.openxmlformats.org/officeDocument/2006/relationships/image" Target="media/image113.wmf"/><Relationship Id="rId78" Type="http://schemas.openxmlformats.org/officeDocument/2006/relationships/oleObject" Target="embeddings/oleObject45.bin"/><Relationship Id="rId101" Type="http://schemas.openxmlformats.org/officeDocument/2006/relationships/oleObject" Target="embeddings/oleObject66.bin"/><Relationship Id="rId143" Type="http://schemas.openxmlformats.org/officeDocument/2006/relationships/footer" Target="footer25.xml"/><Relationship Id="rId185" Type="http://schemas.openxmlformats.org/officeDocument/2006/relationships/oleObject" Target="embeddings/oleObject108.bin"/><Relationship Id="rId350" Type="http://schemas.openxmlformats.org/officeDocument/2006/relationships/image" Target="media/image118.wmf"/><Relationship Id="rId406" Type="http://schemas.openxmlformats.org/officeDocument/2006/relationships/oleObject" Target="embeddings/oleObject238.bin"/><Relationship Id="rId9" Type="http://schemas.openxmlformats.org/officeDocument/2006/relationships/footer" Target="footer1.xml"/><Relationship Id="rId210" Type="http://schemas.openxmlformats.org/officeDocument/2006/relationships/image" Target="media/image55.wmf"/><Relationship Id="rId392" Type="http://schemas.openxmlformats.org/officeDocument/2006/relationships/oleObject" Target="embeddings/oleObject224.bin"/><Relationship Id="rId448" Type="http://schemas.openxmlformats.org/officeDocument/2006/relationships/oleObject" Target="embeddings/oleObject261.bin"/><Relationship Id="rId252" Type="http://schemas.openxmlformats.org/officeDocument/2006/relationships/image" Target="media/image76.wmf"/><Relationship Id="rId294" Type="http://schemas.openxmlformats.org/officeDocument/2006/relationships/image" Target="media/image95.wmf"/><Relationship Id="rId308" Type="http://schemas.openxmlformats.org/officeDocument/2006/relationships/oleObject" Target="embeddings/oleObject172.bin"/><Relationship Id="rId47" Type="http://schemas.openxmlformats.org/officeDocument/2006/relationships/oleObject" Target="embeddings/oleObject18.bin"/><Relationship Id="rId89" Type="http://schemas.openxmlformats.org/officeDocument/2006/relationships/oleObject" Target="embeddings/oleObject55.bin"/><Relationship Id="rId112" Type="http://schemas.openxmlformats.org/officeDocument/2006/relationships/oleObject" Target="embeddings/oleObject73.bin"/><Relationship Id="rId154" Type="http://schemas.openxmlformats.org/officeDocument/2006/relationships/image" Target="media/image28.wmf"/><Relationship Id="rId361" Type="http://schemas.openxmlformats.org/officeDocument/2006/relationships/oleObject" Target="embeddings/oleObject203.bin"/><Relationship Id="rId196" Type="http://schemas.openxmlformats.org/officeDocument/2006/relationships/image" Target="media/image48.wmf"/><Relationship Id="rId417" Type="http://schemas.openxmlformats.org/officeDocument/2006/relationships/oleObject" Target="embeddings/oleObject245.bin"/><Relationship Id="rId16" Type="http://schemas.openxmlformats.org/officeDocument/2006/relationships/footer" Target="footer6.xml"/><Relationship Id="rId221" Type="http://schemas.openxmlformats.org/officeDocument/2006/relationships/oleObject" Target="embeddings/oleObject126.bin"/><Relationship Id="rId263" Type="http://schemas.openxmlformats.org/officeDocument/2006/relationships/oleObject" Target="embeddings/oleObject148.bin"/><Relationship Id="rId319" Type="http://schemas.openxmlformats.org/officeDocument/2006/relationships/oleObject" Target="embeddings/oleObject179.bin"/><Relationship Id="rId58" Type="http://schemas.openxmlformats.org/officeDocument/2006/relationships/oleObject" Target="embeddings/oleObject27.bin"/><Relationship Id="rId123" Type="http://schemas.openxmlformats.org/officeDocument/2006/relationships/image" Target="media/image21.wmf"/><Relationship Id="rId330" Type="http://schemas.openxmlformats.org/officeDocument/2006/relationships/oleObject" Target="embeddings/oleObject187.bin"/><Relationship Id="rId165" Type="http://schemas.openxmlformats.org/officeDocument/2006/relationships/oleObject" Target="embeddings/oleObject97.bin"/><Relationship Id="rId372" Type="http://schemas.openxmlformats.org/officeDocument/2006/relationships/image" Target="media/image129.wmf"/><Relationship Id="rId428" Type="http://schemas.openxmlformats.org/officeDocument/2006/relationships/oleObject" Target="embeddings/oleObject250.bin"/><Relationship Id="rId232" Type="http://schemas.openxmlformats.org/officeDocument/2006/relationships/image" Target="media/image66.wmf"/><Relationship Id="rId274" Type="http://schemas.openxmlformats.org/officeDocument/2006/relationships/image" Target="media/image86.wmf"/><Relationship Id="rId27" Type="http://schemas.openxmlformats.org/officeDocument/2006/relationships/oleObject" Target="embeddings/oleObject5.bin"/><Relationship Id="rId69" Type="http://schemas.openxmlformats.org/officeDocument/2006/relationships/oleObject" Target="embeddings/oleObject37.bin"/><Relationship Id="rId134" Type="http://schemas.openxmlformats.org/officeDocument/2006/relationships/footer" Target="footer16.xml"/><Relationship Id="rId80" Type="http://schemas.openxmlformats.org/officeDocument/2006/relationships/oleObject" Target="embeddings/oleObject47.bin"/><Relationship Id="rId176" Type="http://schemas.openxmlformats.org/officeDocument/2006/relationships/oleObject" Target="embeddings/oleObject103.bin"/><Relationship Id="rId341" Type="http://schemas.openxmlformats.org/officeDocument/2006/relationships/oleObject" Target="embeddings/oleObject193.bin"/><Relationship Id="rId383" Type="http://schemas.openxmlformats.org/officeDocument/2006/relationships/image" Target="media/image133.wmf"/><Relationship Id="rId439" Type="http://schemas.openxmlformats.org/officeDocument/2006/relationships/oleObject" Target="embeddings/oleObject256.bin"/><Relationship Id="rId201" Type="http://schemas.openxmlformats.org/officeDocument/2006/relationships/oleObject" Target="embeddings/oleObject116.bin"/><Relationship Id="rId243" Type="http://schemas.openxmlformats.org/officeDocument/2006/relationships/oleObject" Target="embeddings/oleObject137.bin"/><Relationship Id="rId285" Type="http://schemas.openxmlformats.org/officeDocument/2006/relationships/oleObject" Target="embeddings/oleObject160.bin"/><Relationship Id="rId450" Type="http://schemas.openxmlformats.org/officeDocument/2006/relationships/footer" Target="footer27.xml"/><Relationship Id="rId38" Type="http://schemas.openxmlformats.org/officeDocument/2006/relationships/footer" Target="footer8.xml"/><Relationship Id="rId103" Type="http://schemas.openxmlformats.org/officeDocument/2006/relationships/image" Target="media/image14.wmf"/><Relationship Id="rId310" Type="http://schemas.openxmlformats.org/officeDocument/2006/relationships/oleObject" Target="embeddings/oleObject173.bin"/><Relationship Id="rId91" Type="http://schemas.openxmlformats.org/officeDocument/2006/relationships/oleObject" Target="embeddings/oleObject57.bin"/><Relationship Id="rId145" Type="http://schemas.openxmlformats.org/officeDocument/2006/relationships/oleObject" Target="embeddings/oleObject87.bin"/><Relationship Id="rId187" Type="http://schemas.openxmlformats.org/officeDocument/2006/relationships/oleObject" Target="embeddings/oleObject109.bin"/><Relationship Id="rId352" Type="http://schemas.openxmlformats.org/officeDocument/2006/relationships/image" Target="media/image119.wmf"/><Relationship Id="rId394" Type="http://schemas.openxmlformats.org/officeDocument/2006/relationships/oleObject" Target="embeddings/oleObject226.bin"/><Relationship Id="rId408" Type="http://schemas.openxmlformats.org/officeDocument/2006/relationships/oleObject" Target="embeddings/oleObject240.bin"/><Relationship Id="rId212" Type="http://schemas.openxmlformats.org/officeDocument/2006/relationships/image" Target="media/image56.wmf"/><Relationship Id="rId254" Type="http://schemas.openxmlformats.org/officeDocument/2006/relationships/image" Target="media/image77.wmf"/><Relationship Id="rId49" Type="http://schemas.openxmlformats.org/officeDocument/2006/relationships/footer" Target="footer9.xml"/><Relationship Id="rId114" Type="http://schemas.openxmlformats.org/officeDocument/2006/relationships/image" Target="media/image18.wmf"/><Relationship Id="rId296" Type="http://schemas.openxmlformats.org/officeDocument/2006/relationships/image" Target="media/image96.wmf"/><Relationship Id="rId60" Type="http://schemas.openxmlformats.org/officeDocument/2006/relationships/image" Target="media/image13.wmf"/><Relationship Id="rId156" Type="http://schemas.openxmlformats.org/officeDocument/2006/relationships/image" Target="media/image29.wmf"/><Relationship Id="rId198" Type="http://schemas.openxmlformats.org/officeDocument/2006/relationships/image" Target="media/image49.wmf"/><Relationship Id="rId321" Type="http://schemas.openxmlformats.org/officeDocument/2006/relationships/oleObject" Target="embeddings/oleObject181.bin"/><Relationship Id="rId363" Type="http://schemas.openxmlformats.org/officeDocument/2006/relationships/oleObject" Target="embeddings/oleObject204.bin"/><Relationship Id="rId419" Type="http://schemas.openxmlformats.org/officeDocument/2006/relationships/oleObject" Target="embeddings/oleObject246.bin"/><Relationship Id="rId223" Type="http://schemas.openxmlformats.org/officeDocument/2006/relationships/oleObject" Target="embeddings/oleObject127.bin"/><Relationship Id="rId430" Type="http://schemas.openxmlformats.org/officeDocument/2006/relationships/oleObject" Target="embeddings/oleObject251.bin"/><Relationship Id="rId18" Type="http://schemas.openxmlformats.org/officeDocument/2006/relationships/image" Target="media/image1.wmf"/><Relationship Id="rId265" Type="http://schemas.openxmlformats.org/officeDocument/2006/relationships/oleObject" Target="embeddings/oleObject149.bin"/><Relationship Id="rId125" Type="http://schemas.openxmlformats.org/officeDocument/2006/relationships/image" Target="media/image22.wmf"/><Relationship Id="rId167" Type="http://schemas.openxmlformats.org/officeDocument/2006/relationships/image" Target="media/image34.wmf"/><Relationship Id="rId332" Type="http://schemas.openxmlformats.org/officeDocument/2006/relationships/oleObject" Target="embeddings/oleObject188.bin"/><Relationship Id="rId374" Type="http://schemas.openxmlformats.org/officeDocument/2006/relationships/oleObject" Target="embeddings/oleObject210.bin"/><Relationship Id="rId71" Type="http://schemas.openxmlformats.org/officeDocument/2006/relationships/oleObject" Target="embeddings/oleObject38.bin"/><Relationship Id="rId234" Type="http://schemas.openxmlformats.org/officeDocument/2006/relationships/image" Target="media/image67.wmf"/><Relationship Id="rId2" Type="http://schemas.openxmlformats.org/officeDocument/2006/relationships/styles" Target="styles.xml"/><Relationship Id="rId29" Type="http://schemas.openxmlformats.org/officeDocument/2006/relationships/oleObject" Target="embeddings/oleObject6.bin"/><Relationship Id="rId255" Type="http://schemas.openxmlformats.org/officeDocument/2006/relationships/oleObject" Target="embeddings/oleObject143.bin"/><Relationship Id="rId276" Type="http://schemas.openxmlformats.org/officeDocument/2006/relationships/image" Target="media/image87.wmf"/><Relationship Id="rId297" Type="http://schemas.openxmlformats.org/officeDocument/2006/relationships/oleObject" Target="embeddings/oleObject166.bin"/><Relationship Id="rId441" Type="http://schemas.openxmlformats.org/officeDocument/2006/relationships/image" Target="media/image148.wmf"/><Relationship Id="rId40" Type="http://schemas.openxmlformats.org/officeDocument/2006/relationships/image" Target="media/image10.wmf"/><Relationship Id="rId115" Type="http://schemas.openxmlformats.org/officeDocument/2006/relationships/oleObject" Target="embeddings/oleObject75.bin"/><Relationship Id="rId136" Type="http://schemas.openxmlformats.org/officeDocument/2006/relationships/footer" Target="footer18.xml"/><Relationship Id="rId157" Type="http://schemas.openxmlformats.org/officeDocument/2006/relationships/oleObject" Target="embeddings/oleObject93.bin"/><Relationship Id="rId178" Type="http://schemas.openxmlformats.org/officeDocument/2006/relationships/oleObject" Target="embeddings/oleObject104.bin"/><Relationship Id="rId301" Type="http://schemas.openxmlformats.org/officeDocument/2006/relationships/oleObject" Target="embeddings/oleObject168.bin"/><Relationship Id="rId322" Type="http://schemas.openxmlformats.org/officeDocument/2006/relationships/oleObject" Target="embeddings/oleObject182.bin"/><Relationship Id="rId343" Type="http://schemas.openxmlformats.org/officeDocument/2006/relationships/oleObject" Target="embeddings/oleObject194.bin"/><Relationship Id="rId364" Type="http://schemas.openxmlformats.org/officeDocument/2006/relationships/image" Target="media/image125.wmf"/><Relationship Id="rId61" Type="http://schemas.openxmlformats.org/officeDocument/2006/relationships/oleObject" Target="embeddings/oleObject29.bin"/><Relationship Id="rId82" Type="http://schemas.openxmlformats.org/officeDocument/2006/relationships/footer" Target="footer11.xml"/><Relationship Id="rId199" Type="http://schemas.openxmlformats.org/officeDocument/2006/relationships/oleObject" Target="embeddings/oleObject115.bin"/><Relationship Id="rId203" Type="http://schemas.openxmlformats.org/officeDocument/2006/relationships/oleObject" Target="embeddings/oleObject117.bin"/><Relationship Id="rId385" Type="http://schemas.openxmlformats.org/officeDocument/2006/relationships/oleObject" Target="embeddings/oleObject217.bin"/><Relationship Id="rId19" Type="http://schemas.openxmlformats.org/officeDocument/2006/relationships/oleObject" Target="embeddings/oleObject1.bin"/><Relationship Id="rId224" Type="http://schemas.openxmlformats.org/officeDocument/2006/relationships/image" Target="media/image62.wmf"/><Relationship Id="rId245" Type="http://schemas.openxmlformats.org/officeDocument/2006/relationships/oleObject" Target="embeddings/oleObject138.bin"/><Relationship Id="rId266" Type="http://schemas.openxmlformats.org/officeDocument/2006/relationships/image" Target="media/image82.wmf"/><Relationship Id="rId287" Type="http://schemas.openxmlformats.org/officeDocument/2006/relationships/oleObject" Target="embeddings/oleObject161.bin"/><Relationship Id="rId410" Type="http://schemas.openxmlformats.org/officeDocument/2006/relationships/image" Target="media/image134.wmf"/><Relationship Id="rId431" Type="http://schemas.openxmlformats.org/officeDocument/2006/relationships/image" Target="media/image144.wmf"/><Relationship Id="rId452" Type="http://schemas.openxmlformats.org/officeDocument/2006/relationships/oleObject" Target="embeddings/oleObject263.bin"/><Relationship Id="rId30" Type="http://schemas.openxmlformats.org/officeDocument/2006/relationships/image" Target="media/image7.wmf"/><Relationship Id="rId105" Type="http://schemas.openxmlformats.org/officeDocument/2006/relationships/oleObject" Target="embeddings/oleObject69.bin"/><Relationship Id="rId126" Type="http://schemas.openxmlformats.org/officeDocument/2006/relationships/oleObject" Target="embeddings/oleObject82.bin"/><Relationship Id="rId147" Type="http://schemas.openxmlformats.org/officeDocument/2006/relationships/oleObject" Target="embeddings/oleObject88.bin"/><Relationship Id="rId168" Type="http://schemas.openxmlformats.org/officeDocument/2006/relationships/oleObject" Target="embeddings/oleObject99.bin"/><Relationship Id="rId312" Type="http://schemas.openxmlformats.org/officeDocument/2006/relationships/oleObject" Target="embeddings/oleObject174.bin"/><Relationship Id="rId333" Type="http://schemas.openxmlformats.org/officeDocument/2006/relationships/image" Target="media/image110.wmf"/><Relationship Id="rId354" Type="http://schemas.openxmlformats.org/officeDocument/2006/relationships/image" Target="media/image120.wmf"/><Relationship Id="rId51" Type="http://schemas.openxmlformats.org/officeDocument/2006/relationships/oleObject" Target="embeddings/oleObject21.bin"/><Relationship Id="rId72" Type="http://schemas.openxmlformats.org/officeDocument/2006/relationships/oleObject" Target="embeddings/oleObject39.bin"/><Relationship Id="rId93" Type="http://schemas.openxmlformats.org/officeDocument/2006/relationships/oleObject" Target="embeddings/oleObject59.bin"/><Relationship Id="rId189" Type="http://schemas.openxmlformats.org/officeDocument/2006/relationships/oleObject" Target="embeddings/oleObject110.bin"/><Relationship Id="rId375" Type="http://schemas.openxmlformats.org/officeDocument/2006/relationships/image" Target="media/image130.wmf"/><Relationship Id="rId396" Type="http://schemas.openxmlformats.org/officeDocument/2006/relationships/oleObject" Target="embeddings/oleObject228.bin"/><Relationship Id="rId3" Type="http://schemas.openxmlformats.org/officeDocument/2006/relationships/settings" Target="settings.xml"/><Relationship Id="rId214" Type="http://schemas.openxmlformats.org/officeDocument/2006/relationships/image" Target="media/image57.wmf"/><Relationship Id="rId235" Type="http://schemas.openxmlformats.org/officeDocument/2006/relationships/oleObject" Target="embeddings/oleObject133.bin"/><Relationship Id="rId256" Type="http://schemas.openxmlformats.org/officeDocument/2006/relationships/oleObject" Target="embeddings/oleObject144.bin"/><Relationship Id="rId277" Type="http://schemas.openxmlformats.org/officeDocument/2006/relationships/oleObject" Target="embeddings/oleObject155.bin"/><Relationship Id="rId298" Type="http://schemas.openxmlformats.org/officeDocument/2006/relationships/image" Target="media/image97.wmf"/><Relationship Id="rId400" Type="http://schemas.openxmlformats.org/officeDocument/2006/relationships/oleObject" Target="embeddings/oleObject232.bin"/><Relationship Id="rId421" Type="http://schemas.openxmlformats.org/officeDocument/2006/relationships/oleObject" Target="embeddings/oleObject247.bin"/><Relationship Id="rId442" Type="http://schemas.openxmlformats.org/officeDocument/2006/relationships/oleObject" Target="embeddings/oleObject258.bin"/><Relationship Id="rId116" Type="http://schemas.openxmlformats.org/officeDocument/2006/relationships/image" Target="media/image19.wmf"/><Relationship Id="rId137" Type="http://schemas.openxmlformats.org/officeDocument/2006/relationships/footer" Target="footer19.xml"/><Relationship Id="rId158" Type="http://schemas.openxmlformats.org/officeDocument/2006/relationships/image" Target="media/image30.wmf"/><Relationship Id="rId302" Type="http://schemas.openxmlformats.org/officeDocument/2006/relationships/image" Target="media/image99.wmf"/><Relationship Id="rId323" Type="http://schemas.openxmlformats.org/officeDocument/2006/relationships/oleObject" Target="embeddings/oleObject183.bin"/><Relationship Id="rId344" Type="http://schemas.openxmlformats.org/officeDocument/2006/relationships/image" Target="media/image115.wmf"/><Relationship Id="rId20" Type="http://schemas.openxmlformats.org/officeDocument/2006/relationships/image" Target="media/image2.wmf"/><Relationship Id="rId41" Type="http://schemas.openxmlformats.org/officeDocument/2006/relationships/oleObject" Target="embeddings/oleObject13.bin"/><Relationship Id="rId62" Type="http://schemas.openxmlformats.org/officeDocument/2006/relationships/oleObject" Target="embeddings/oleObject30.bin"/><Relationship Id="rId83" Type="http://schemas.openxmlformats.org/officeDocument/2006/relationships/oleObject" Target="embeddings/oleObject49.bin"/><Relationship Id="rId179" Type="http://schemas.openxmlformats.org/officeDocument/2006/relationships/oleObject" Target="embeddings/oleObject105.bin"/><Relationship Id="rId365" Type="http://schemas.openxmlformats.org/officeDocument/2006/relationships/oleObject" Target="embeddings/oleObject205.bin"/><Relationship Id="rId386" Type="http://schemas.openxmlformats.org/officeDocument/2006/relationships/oleObject" Target="embeddings/oleObject218.bin"/><Relationship Id="rId190" Type="http://schemas.openxmlformats.org/officeDocument/2006/relationships/image" Target="media/image45.wmf"/><Relationship Id="rId204" Type="http://schemas.openxmlformats.org/officeDocument/2006/relationships/image" Target="media/image52.wmf"/><Relationship Id="rId225" Type="http://schemas.openxmlformats.org/officeDocument/2006/relationships/oleObject" Target="embeddings/oleObject128.bin"/><Relationship Id="rId246" Type="http://schemas.openxmlformats.org/officeDocument/2006/relationships/image" Target="media/image73.wmf"/><Relationship Id="rId267" Type="http://schemas.openxmlformats.org/officeDocument/2006/relationships/oleObject" Target="embeddings/oleObject150.bin"/><Relationship Id="rId288" Type="http://schemas.openxmlformats.org/officeDocument/2006/relationships/image" Target="media/image92.wmf"/><Relationship Id="rId411" Type="http://schemas.openxmlformats.org/officeDocument/2006/relationships/oleObject" Target="embeddings/oleObject242.bin"/><Relationship Id="rId432" Type="http://schemas.openxmlformats.org/officeDocument/2006/relationships/oleObject" Target="embeddings/oleObject252.bin"/><Relationship Id="rId453" Type="http://schemas.openxmlformats.org/officeDocument/2006/relationships/oleObject" Target="embeddings/oleObject264.bin"/><Relationship Id="rId106" Type="http://schemas.openxmlformats.org/officeDocument/2006/relationships/image" Target="media/image15.wmf"/><Relationship Id="rId127" Type="http://schemas.openxmlformats.org/officeDocument/2006/relationships/oleObject" Target="embeddings/oleObject83.bin"/><Relationship Id="rId313" Type="http://schemas.openxmlformats.org/officeDocument/2006/relationships/image" Target="media/image104.wmf"/><Relationship Id="rId10" Type="http://schemas.openxmlformats.org/officeDocument/2006/relationships/footer" Target="footer2.xml"/><Relationship Id="rId31" Type="http://schemas.openxmlformats.org/officeDocument/2006/relationships/oleObject" Target="embeddings/oleObject7.bin"/><Relationship Id="rId52" Type="http://schemas.openxmlformats.org/officeDocument/2006/relationships/oleObject" Target="embeddings/oleObject22.bin"/><Relationship Id="rId73" Type="http://schemas.openxmlformats.org/officeDocument/2006/relationships/oleObject" Target="embeddings/oleObject40.bin"/><Relationship Id="rId94" Type="http://schemas.openxmlformats.org/officeDocument/2006/relationships/oleObject" Target="embeddings/oleObject60.bin"/><Relationship Id="rId148" Type="http://schemas.openxmlformats.org/officeDocument/2006/relationships/image" Target="media/image25.wmf"/><Relationship Id="rId169" Type="http://schemas.openxmlformats.org/officeDocument/2006/relationships/image" Target="media/image35.wmf"/><Relationship Id="rId334" Type="http://schemas.openxmlformats.org/officeDocument/2006/relationships/oleObject" Target="embeddings/oleObject189.bin"/><Relationship Id="rId355" Type="http://schemas.openxmlformats.org/officeDocument/2006/relationships/oleObject" Target="embeddings/oleObject200.bin"/><Relationship Id="rId376" Type="http://schemas.openxmlformats.org/officeDocument/2006/relationships/oleObject" Target="embeddings/oleObject211.bin"/><Relationship Id="rId397" Type="http://schemas.openxmlformats.org/officeDocument/2006/relationships/oleObject" Target="embeddings/oleObject229.bin"/><Relationship Id="rId4" Type="http://schemas.openxmlformats.org/officeDocument/2006/relationships/webSettings" Target="webSettings.xml"/><Relationship Id="rId180" Type="http://schemas.openxmlformats.org/officeDocument/2006/relationships/image" Target="media/image40.wmf"/><Relationship Id="rId215" Type="http://schemas.openxmlformats.org/officeDocument/2006/relationships/oleObject" Target="embeddings/oleObject123.bin"/><Relationship Id="rId236" Type="http://schemas.openxmlformats.org/officeDocument/2006/relationships/image" Target="media/image68.wmf"/><Relationship Id="rId257" Type="http://schemas.openxmlformats.org/officeDocument/2006/relationships/oleObject" Target="embeddings/oleObject145.bin"/><Relationship Id="rId278" Type="http://schemas.openxmlformats.org/officeDocument/2006/relationships/image" Target="media/image88.wmf"/><Relationship Id="rId401" Type="http://schemas.openxmlformats.org/officeDocument/2006/relationships/oleObject" Target="embeddings/oleObject233.bin"/><Relationship Id="rId422" Type="http://schemas.openxmlformats.org/officeDocument/2006/relationships/footer" Target="footer26.xml"/><Relationship Id="rId443" Type="http://schemas.openxmlformats.org/officeDocument/2006/relationships/image" Target="media/image149.wmf"/><Relationship Id="rId303" Type="http://schemas.openxmlformats.org/officeDocument/2006/relationships/oleObject" Target="embeddings/oleObject169.bin"/><Relationship Id="rId42" Type="http://schemas.openxmlformats.org/officeDocument/2006/relationships/oleObject" Target="embeddings/oleObject14.bin"/><Relationship Id="rId84" Type="http://schemas.openxmlformats.org/officeDocument/2006/relationships/oleObject" Target="embeddings/oleObject50.bin"/><Relationship Id="rId138" Type="http://schemas.openxmlformats.org/officeDocument/2006/relationships/footer" Target="footer20.xml"/><Relationship Id="rId345" Type="http://schemas.openxmlformats.org/officeDocument/2006/relationships/oleObject" Target="embeddings/oleObject195.bin"/><Relationship Id="rId387" Type="http://schemas.openxmlformats.org/officeDocument/2006/relationships/oleObject" Target="embeddings/oleObject219.bin"/><Relationship Id="rId191" Type="http://schemas.openxmlformats.org/officeDocument/2006/relationships/oleObject" Target="embeddings/oleObject111.bin"/><Relationship Id="rId205" Type="http://schemas.openxmlformats.org/officeDocument/2006/relationships/oleObject" Target="embeddings/oleObject118.bin"/><Relationship Id="rId247" Type="http://schemas.openxmlformats.org/officeDocument/2006/relationships/oleObject" Target="embeddings/oleObject139.bin"/><Relationship Id="rId412" Type="http://schemas.openxmlformats.org/officeDocument/2006/relationships/image" Target="media/image135.wmf"/><Relationship Id="rId107" Type="http://schemas.openxmlformats.org/officeDocument/2006/relationships/oleObject" Target="embeddings/oleObject70.bin"/><Relationship Id="rId289" Type="http://schemas.openxmlformats.org/officeDocument/2006/relationships/oleObject" Target="embeddings/oleObject162.bin"/><Relationship Id="rId454" Type="http://schemas.openxmlformats.org/officeDocument/2006/relationships/footer" Target="footer28.xml"/><Relationship Id="rId11" Type="http://schemas.openxmlformats.org/officeDocument/2006/relationships/header" Target="header3.xml"/><Relationship Id="rId53" Type="http://schemas.openxmlformats.org/officeDocument/2006/relationships/oleObject" Target="embeddings/oleObject23.bin"/><Relationship Id="rId149" Type="http://schemas.openxmlformats.org/officeDocument/2006/relationships/oleObject" Target="embeddings/oleObject89.bin"/><Relationship Id="rId314" Type="http://schemas.openxmlformats.org/officeDocument/2006/relationships/oleObject" Target="embeddings/oleObject175.bin"/><Relationship Id="rId356" Type="http://schemas.openxmlformats.org/officeDocument/2006/relationships/image" Target="media/image121.wmf"/><Relationship Id="rId398" Type="http://schemas.openxmlformats.org/officeDocument/2006/relationships/oleObject" Target="embeddings/oleObject230.bin"/><Relationship Id="rId95" Type="http://schemas.openxmlformats.org/officeDocument/2006/relationships/footer" Target="footer12.xml"/><Relationship Id="rId160" Type="http://schemas.openxmlformats.org/officeDocument/2006/relationships/image" Target="media/image31.wmf"/><Relationship Id="rId216" Type="http://schemas.openxmlformats.org/officeDocument/2006/relationships/image" Target="media/image58.wmf"/><Relationship Id="rId423" Type="http://schemas.openxmlformats.org/officeDocument/2006/relationships/image" Target="media/image140.wmf"/><Relationship Id="rId258" Type="http://schemas.openxmlformats.org/officeDocument/2006/relationships/image" Target="media/image78.wmf"/><Relationship Id="rId22" Type="http://schemas.openxmlformats.org/officeDocument/2006/relationships/image" Target="media/image3.wmf"/><Relationship Id="rId64" Type="http://schemas.openxmlformats.org/officeDocument/2006/relationships/oleObject" Target="embeddings/oleObject32.bin"/><Relationship Id="rId118" Type="http://schemas.openxmlformats.org/officeDocument/2006/relationships/oleObject" Target="embeddings/oleObject77.bin"/><Relationship Id="rId325" Type="http://schemas.openxmlformats.org/officeDocument/2006/relationships/image" Target="media/image106.wmf"/><Relationship Id="rId367" Type="http://schemas.openxmlformats.org/officeDocument/2006/relationships/oleObject" Target="embeddings/oleObject206.bin"/><Relationship Id="rId171" Type="http://schemas.openxmlformats.org/officeDocument/2006/relationships/image" Target="media/image36.wmf"/><Relationship Id="rId227" Type="http://schemas.openxmlformats.org/officeDocument/2006/relationships/oleObject" Target="embeddings/oleObject129.bin"/><Relationship Id="rId269" Type="http://schemas.openxmlformats.org/officeDocument/2006/relationships/oleObject" Target="embeddings/oleObject151.bin"/><Relationship Id="rId434" Type="http://schemas.openxmlformats.org/officeDocument/2006/relationships/oleObject" Target="embeddings/oleObject253.bin"/><Relationship Id="rId33" Type="http://schemas.openxmlformats.org/officeDocument/2006/relationships/oleObject" Target="embeddings/oleObject8.bin"/><Relationship Id="rId129" Type="http://schemas.openxmlformats.org/officeDocument/2006/relationships/oleObject" Target="embeddings/oleObject85.bin"/><Relationship Id="rId280" Type="http://schemas.openxmlformats.org/officeDocument/2006/relationships/image" Target="media/image89.wmf"/><Relationship Id="rId336" Type="http://schemas.openxmlformats.org/officeDocument/2006/relationships/oleObject" Target="embeddings/oleObject190.bin"/><Relationship Id="rId75" Type="http://schemas.openxmlformats.org/officeDocument/2006/relationships/oleObject" Target="embeddings/oleObject42.bin"/><Relationship Id="rId140" Type="http://schemas.openxmlformats.org/officeDocument/2006/relationships/footer" Target="footer22.xml"/><Relationship Id="rId182" Type="http://schemas.openxmlformats.org/officeDocument/2006/relationships/image" Target="media/image41.wmf"/><Relationship Id="rId378" Type="http://schemas.openxmlformats.org/officeDocument/2006/relationships/oleObject" Target="embeddings/oleObject213.bin"/><Relationship Id="rId403" Type="http://schemas.openxmlformats.org/officeDocument/2006/relationships/oleObject" Target="embeddings/oleObject235.bin"/><Relationship Id="rId6" Type="http://schemas.openxmlformats.org/officeDocument/2006/relationships/endnotes" Target="endnotes.xml"/><Relationship Id="rId238" Type="http://schemas.openxmlformats.org/officeDocument/2006/relationships/image" Target="media/image69.wmf"/><Relationship Id="rId445" Type="http://schemas.openxmlformats.org/officeDocument/2006/relationships/image" Target="media/image150.wmf"/><Relationship Id="rId291" Type="http://schemas.openxmlformats.org/officeDocument/2006/relationships/oleObject" Target="embeddings/oleObject163.bin"/><Relationship Id="rId305" Type="http://schemas.openxmlformats.org/officeDocument/2006/relationships/oleObject" Target="embeddings/oleObject170.bin"/><Relationship Id="rId347" Type="http://schemas.openxmlformats.org/officeDocument/2006/relationships/oleObject" Target="embeddings/oleObject196.bin"/><Relationship Id="rId44" Type="http://schemas.openxmlformats.org/officeDocument/2006/relationships/oleObject" Target="embeddings/oleObject16.bin"/><Relationship Id="rId86" Type="http://schemas.openxmlformats.org/officeDocument/2006/relationships/oleObject" Target="embeddings/oleObject52.bin"/><Relationship Id="rId151" Type="http://schemas.openxmlformats.org/officeDocument/2006/relationships/oleObject" Target="embeddings/oleObject90.bin"/><Relationship Id="rId389" Type="http://schemas.openxmlformats.org/officeDocument/2006/relationships/oleObject" Target="embeddings/oleObject221.bin"/><Relationship Id="rId193" Type="http://schemas.openxmlformats.org/officeDocument/2006/relationships/oleObject" Target="embeddings/oleObject112.bin"/><Relationship Id="rId207" Type="http://schemas.openxmlformats.org/officeDocument/2006/relationships/oleObject" Target="embeddings/oleObject119.bin"/><Relationship Id="rId249" Type="http://schemas.openxmlformats.org/officeDocument/2006/relationships/oleObject" Target="embeddings/oleObject140.bin"/><Relationship Id="rId414" Type="http://schemas.openxmlformats.org/officeDocument/2006/relationships/image" Target="media/image136.wmf"/><Relationship Id="rId456" Type="http://schemas.openxmlformats.org/officeDocument/2006/relationships/footer" Target="footer30.xml"/><Relationship Id="rId13" Type="http://schemas.openxmlformats.org/officeDocument/2006/relationships/header" Target="header4.xml"/><Relationship Id="rId109" Type="http://schemas.openxmlformats.org/officeDocument/2006/relationships/image" Target="media/image16.wmf"/><Relationship Id="rId260" Type="http://schemas.openxmlformats.org/officeDocument/2006/relationships/image" Target="media/image79.wmf"/><Relationship Id="rId316" Type="http://schemas.openxmlformats.org/officeDocument/2006/relationships/oleObject" Target="embeddings/oleObject176.bin"/><Relationship Id="rId55" Type="http://schemas.openxmlformats.org/officeDocument/2006/relationships/image" Target="media/image12.wmf"/><Relationship Id="rId97" Type="http://schemas.openxmlformats.org/officeDocument/2006/relationships/oleObject" Target="embeddings/oleObject62.bin"/><Relationship Id="rId120" Type="http://schemas.openxmlformats.org/officeDocument/2006/relationships/oleObject" Target="embeddings/oleObject79.bin"/><Relationship Id="rId358" Type="http://schemas.openxmlformats.org/officeDocument/2006/relationships/image" Target="media/image122.wmf"/><Relationship Id="rId162" Type="http://schemas.openxmlformats.org/officeDocument/2006/relationships/image" Target="media/image32.wmf"/><Relationship Id="rId218" Type="http://schemas.openxmlformats.org/officeDocument/2006/relationships/image" Target="media/image59.wmf"/><Relationship Id="rId425" Type="http://schemas.openxmlformats.org/officeDocument/2006/relationships/image" Target="media/image141.wmf"/><Relationship Id="rId271" Type="http://schemas.openxmlformats.org/officeDocument/2006/relationships/oleObject" Target="embeddings/oleObject152.bin"/><Relationship Id="rId24" Type="http://schemas.openxmlformats.org/officeDocument/2006/relationships/image" Target="media/image4.wmf"/><Relationship Id="rId66" Type="http://schemas.openxmlformats.org/officeDocument/2006/relationships/oleObject" Target="embeddings/oleObject34.bin"/><Relationship Id="rId131" Type="http://schemas.openxmlformats.org/officeDocument/2006/relationships/footer" Target="footer13.xml"/><Relationship Id="rId327" Type="http://schemas.openxmlformats.org/officeDocument/2006/relationships/image" Target="media/image107.wmf"/><Relationship Id="rId369" Type="http://schemas.openxmlformats.org/officeDocument/2006/relationships/oleObject" Target="embeddings/oleObject207.bin"/><Relationship Id="rId173" Type="http://schemas.openxmlformats.org/officeDocument/2006/relationships/image" Target="media/image37.wmf"/><Relationship Id="rId229" Type="http://schemas.openxmlformats.org/officeDocument/2006/relationships/oleObject" Target="embeddings/oleObject130.bin"/><Relationship Id="rId380" Type="http://schemas.openxmlformats.org/officeDocument/2006/relationships/oleObject" Target="embeddings/oleObject214.bin"/><Relationship Id="rId436" Type="http://schemas.openxmlformats.org/officeDocument/2006/relationships/oleObject" Target="embeddings/oleObject254.bin"/><Relationship Id="rId240" Type="http://schemas.openxmlformats.org/officeDocument/2006/relationships/image" Target="media/image70.wmf"/><Relationship Id="rId35" Type="http://schemas.openxmlformats.org/officeDocument/2006/relationships/oleObject" Target="embeddings/oleObject10.bin"/><Relationship Id="rId77" Type="http://schemas.openxmlformats.org/officeDocument/2006/relationships/oleObject" Target="embeddings/oleObject44.bin"/><Relationship Id="rId100" Type="http://schemas.openxmlformats.org/officeDocument/2006/relationships/oleObject" Target="embeddings/oleObject65.bin"/><Relationship Id="rId282" Type="http://schemas.openxmlformats.org/officeDocument/2006/relationships/oleObject" Target="embeddings/oleObject158.bin"/><Relationship Id="rId338" Type="http://schemas.openxmlformats.org/officeDocument/2006/relationships/oleObject" Target="embeddings/oleObject191.bin"/><Relationship Id="rId8" Type="http://schemas.openxmlformats.org/officeDocument/2006/relationships/header" Target="header2.xml"/><Relationship Id="rId142" Type="http://schemas.openxmlformats.org/officeDocument/2006/relationships/footer" Target="footer24.xml"/><Relationship Id="rId184" Type="http://schemas.openxmlformats.org/officeDocument/2006/relationships/image" Target="media/image42.wmf"/><Relationship Id="rId391" Type="http://schemas.openxmlformats.org/officeDocument/2006/relationships/oleObject" Target="embeddings/oleObject223.bin"/><Relationship Id="rId405" Type="http://schemas.openxmlformats.org/officeDocument/2006/relationships/oleObject" Target="embeddings/oleObject237.bin"/><Relationship Id="rId447" Type="http://schemas.openxmlformats.org/officeDocument/2006/relationships/image" Target="media/image151.wmf"/><Relationship Id="rId251" Type="http://schemas.openxmlformats.org/officeDocument/2006/relationships/oleObject" Target="embeddings/oleObject141.bin"/><Relationship Id="rId46" Type="http://schemas.openxmlformats.org/officeDocument/2006/relationships/oleObject" Target="embeddings/oleObject17.bin"/><Relationship Id="rId293" Type="http://schemas.openxmlformats.org/officeDocument/2006/relationships/oleObject" Target="embeddings/oleObject164.bin"/><Relationship Id="rId307" Type="http://schemas.openxmlformats.org/officeDocument/2006/relationships/image" Target="media/image101.wmf"/><Relationship Id="rId349" Type="http://schemas.openxmlformats.org/officeDocument/2006/relationships/oleObject" Target="embeddings/oleObject197.bin"/><Relationship Id="rId88" Type="http://schemas.openxmlformats.org/officeDocument/2006/relationships/oleObject" Target="embeddings/oleObject54.bin"/><Relationship Id="rId111" Type="http://schemas.openxmlformats.org/officeDocument/2006/relationships/image" Target="media/image17.wmf"/><Relationship Id="rId153" Type="http://schemas.openxmlformats.org/officeDocument/2006/relationships/oleObject" Target="embeddings/oleObject91.bin"/><Relationship Id="rId195" Type="http://schemas.openxmlformats.org/officeDocument/2006/relationships/oleObject" Target="embeddings/oleObject113.bin"/><Relationship Id="rId209" Type="http://schemas.openxmlformats.org/officeDocument/2006/relationships/oleObject" Target="embeddings/oleObject120.bin"/><Relationship Id="rId360" Type="http://schemas.openxmlformats.org/officeDocument/2006/relationships/image" Target="media/image123.wmf"/><Relationship Id="rId416" Type="http://schemas.openxmlformats.org/officeDocument/2006/relationships/image" Target="media/image137.wmf"/><Relationship Id="rId220" Type="http://schemas.openxmlformats.org/officeDocument/2006/relationships/image" Target="media/image60.wmf"/><Relationship Id="rId458" Type="http://schemas.openxmlformats.org/officeDocument/2006/relationships/theme" Target="theme/theme1.xml"/><Relationship Id="rId15" Type="http://schemas.openxmlformats.org/officeDocument/2006/relationships/footer" Target="footer5.xml"/><Relationship Id="rId57" Type="http://schemas.openxmlformats.org/officeDocument/2006/relationships/oleObject" Target="embeddings/oleObject26.bin"/><Relationship Id="rId262" Type="http://schemas.openxmlformats.org/officeDocument/2006/relationships/image" Target="media/image80.wmf"/><Relationship Id="rId318" Type="http://schemas.openxmlformats.org/officeDocument/2006/relationships/oleObject" Target="embeddings/oleObject178.bin"/><Relationship Id="rId99" Type="http://schemas.openxmlformats.org/officeDocument/2006/relationships/oleObject" Target="embeddings/oleObject64.bin"/><Relationship Id="rId122" Type="http://schemas.openxmlformats.org/officeDocument/2006/relationships/oleObject" Target="embeddings/oleObject80.bin"/><Relationship Id="rId164" Type="http://schemas.openxmlformats.org/officeDocument/2006/relationships/image" Target="media/image33.wmf"/><Relationship Id="rId371" Type="http://schemas.openxmlformats.org/officeDocument/2006/relationships/oleObject" Target="embeddings/oleObject208.bin"/><Relationship Id="rId427" Type="http://schemas.openxmlformats.org/officeDocument/2006/relationships/image" Target="media/image142.wmf"/><Relationship Id="rId26" Type="http://schemas.openxmlformats.org/officeDocument/2006/relationships/image" Target="media/image5.wmf"/><Relationship Id="rId231" Type="http://schemas.openxmlformats.org/officeDocument/2006/relationships/oleObject" Target="embeddings/oleObject131.bin"/><Relationship Id="rId273" Type="http://schemas.openxmlformats.org/officeDocument/2006/relationships/oleObject" Target="embeddings/oleObject153.bin"/><Relationship Id="rId329" Type="http://schemas.openxmlformats.org/officeDocument/2006/relationships/image" Target="media/image108.wmf"/><Relationship Id="rId68" Type="http://schemas.openxmlformats.org/officeDocument/2006/relationships/oleObject" Target="embeddings/oleObject36.bin"/><Relationship Id="rId133" Type="http://schemas.openxmlformats.org/officeDocument/2006/relationships/footer" Target="footer15.xml"/><Relationship Id="rId175" Type="http://schemas.openxmlformats.org/officeDocument/2006/relationships/image" Target="media/image38.wmf"/><Relationship Id="rId340" Type="http://schemas.openxmlformats.org/officeDocument/2006/relationships/oleObject" Target="embeddings/oleObject192.bin"/><Relationship Id="rId200" Type="http://schemas.openxmlformats.org/officeDocument/2006/relationships/image" Target="media/image50.wmf"/><Relationship Id="rId382" Type="http://schemas.openxmlformats.org/officeDocument/2006/relationships/oleObject" Target="embeddings/oleObject215.bin"/><Relationship Id="rId438" Type="http://schemas.openxmlformats.org/officeDocument/2006/relationships/image" Target="media/image147.wmf"/><Relationship Id="rId242" Type="http://schemas.openxmlformats.org/officeDocument/2006/relationships/image" Target="media/image71.wmf"/><Relationship Id="rId284" Type="http://schemas.openxmlformats.org/officeDocument/2006/relationships/oleObject" Target="embeddings/oleObject159.bin"/><Relationship Id="rId37" Type="http://schemas.openxmlformats.org/officeDocument/2006/relationships/oleObject" Target="embeddings/oleObject11.bin"/><Relationship Id="rId79" Type="http://schemas.openxmlformats.org/officeDocument/2006/relationships/oleObject" Target="embeddings/oleObject46.bin"/><Relationship Id="rId102" Type="http://schemas.openxmlformats.org/officeDocument/2006/relationships/oleObject" Target="embeddings/oleObject67.bin"/><Relationship Id="rId144" Type="http://schemas.openxmlformats.org/officeDocument/2006/relationships/image" Target="media/image23.wmf"/><Relationship Id="rId90" Type="http://schemas.openxmlformats.org/officeDocument/2006/relationships/oleObject" Target="embeddings/oleObject56.bin"/><Relationship Id="rId186" Type="http://schemas.openxmlformats.org/officeDocument/2006/relationships/image" Target="media/image43.wmf"/><Relationship Id="rId351" Type="http://schemas.openxmlformats.org/officeDocument/2006/relationships/oleObject" Target="embeddings/oleObject198.bin"/><Relationship Id="rId393" Type="http://schemas.openxmlformats.org/officeDocument/2006/relationships/oleObject" Target="embeddings/oleObject225.bin"/><Relationship Id="rId407" Type="http://schemas.openxmlformats.org/officeDocument/2006/relationships/oleObject" Target="embeddings/oleObject239.bin"/><Relationship Id="rId449" Type="http://schemas.openxmlformats.org/officeDocument/2006/relationships/oleObject" Target="embeddings/oleObject262.bin"/><Relationship Id="rId211" Type="http://schemas.openxmlformats.org/officeDocument/2006/relationships/oleObject" Target="embeddings/oleObject121.bin"/><Relationship Id="rId253" Type="http://schemas.openxmlformats.org/officeDocument/2006/relationships/oleObject" Target="embeddings/oleObject142.bin"/><Relationship Id="rId295" Type="http://schemas.openxmlformats.org/officeDocument/2006/relationships/oleObject" Target="embeddings/oleObject165.bin"/><Relationship Id="rId309" Type="http://schemas.openxmlformats.org/officeDocument/2006/relationships/image" Target="media/image102.wmf"/><Relationship Id="rId48" Type="http://schemas.openxmlformats.org/officeDocument/2006/relationships/oleObject" Target="embeddings/oleObject19.bin"/><Relationship Id="rId113" Type="http://schemas.openxmlformats.org/officeDocument/2006/relationships/oleObject" Target="embeddings/oleObject74.bin"/><Relationship Id="rId320" Type="http://schemas.openxmlformats.org/officeDocument/2006/relationships/oleObject" Target="embeddings/oleObject180.bin"/><Relationship Id="rId155" Type="http://schemas.openxmlformats.org/officeDocument/2006/relationships/oleObject" Target="embeddings/oleObject92.bin"/><Relationship Id="rId197" Type="http://schemas.openxmlformats.org/officeDocument/2006/relationships/oleObject" Target="embeddings/oleObject114.bin"/><Relationship Id="rId362" Type="http://schemas.openxmlformats.org/officeDocument/2006/relationships/image" Target="media/image124.wmf"/><Relationship Id="rId418" Type="http://schemas.openxmlformats.org/officeDocument/2006/relationships/image" Target="media/image138.wmf"/><Relationship Id="rId222" Type="http://schemas.openxmlformats.org/officeDocument/2006/relationships/image" Target="media/image61.wmf"/><Relationship Id="rId264" Type="http://schemas.openxmlformats.org/officeDocument/2006/relationships/image" Target="media/image81.wmf"/><Relationship Id="rId17" Type="http://schemas.openxmlformats.org/officeDocument/2006/relationships/footer" Target="footer7.xml"/><Relationship Id="rId59" Type="http://schemas.openxmlformats.org/officeDocument/2006/relationships/oleObject" Target="embeddings/oleObject28.bin"/><Relationship Id="rId124" Type="http://schemas.openxmlformats.org/officeDocument/2006/relationships/oleObject" Target="embeddings/oleObject81.bin"/><Relationship Id="rId70" Type="http://schemas.openxmlformats.org/officeDocument/2006/relationships/footer" Target="footer10.xml"/><Relationship Id="rId166" Type="http://schemas.openxmlformats.org/officeDocument/2006/relationships/oleObject" Target="embeddings/oleObject98.bin"/><Relationship Id="rId331" Type="http://schemas.openxmlformats.org/officeDocument/2006/relationships/image" Target="media/image109.wmf"/><Relationship Id="rId373" Type="http://schemas.openxmlformats.org/officeDocument/2006/relationships/oleObject" Target="embeddings/oleObject209.bin"/><Relationship Id="rId429" Type="http://schemas.openxmlformats.org/officeDocument/2006/relationships/image" Target="media/image143.wmf"/><Relationship Id="rId1" Type="http://schemas.openxmlformats.org/officeDocument/2006/relationships/numbering" Target="numbering.xml"/><Relationship Id="rId233" Type="http://schemas.openxmlformats.org/officeDocument/2006/relationships/oleObject" Target="embeddings/oleObject132.bin"/><Relationship Id="rId440" Type="http://schemas.openxmlformats.org/officeDocument/2006/relationships/oleObject" Target="embeddings/oleObject257.bin"/><Relationship Id="rId28" Type="http://schemas.openxmlformats.org/officeDocument/2006/relationships/image" Target="media/image6.wmf"/><Relationship Id="rId275" Type="http://schemas.openxmlformats.org/officeDocument/2006/relationships/oleObject" Target="embeddings/oleObject154.bin"/><Relationship Id="rId300" Type="http://schemas.openxmlformats.org/officeDocument/2006/relationships/image" Target="media/image98.wmf"/><Relationship Id="rId81" Type="http://schemas.openxmlformats.org/officeDocument/2006/relationships/oleObject" Target="embeddings/oleObject48.bin"/><Relationship Id="rId135" Type="http://schemas.openxmlformats.org/officeDocument/2006/relationships/footer" Target="footer17.xml"/><Relationship Id="rId177" Type="http://schemas.openxmlformats.org/officeDocument/2006/relationships/image" Target="media/image39.wmf"/><Relationship Id="rId342" Type="http://schemas.openxmlformats.org/officeDocument/2006/relationships/image" Target="media/image114.wmf"/><Relationship Id="rId384" Type="http://schemas.openxmlformats.org/officeDocument/2006/relationships/oleObject" Target="embeddings/oleObject216.bin"/><Relationship Id="rId202" Type="http://schemas.openxmlformats.org/officeDocument/2006/relationships/image" Target="media/image51.wmf"/><Relationship Id="rId244" Type="http://schemas.openxmlformats.org/officeDocument/2006/relationships/image" Target="media/image72.wmf"/><Relationship Id="rId39" Type="http://schemas.openxmlformats.org/officeDocument/2006/relationships/oleObject" Target="embeddings/oleObject12.bin"/><Relationship Id="rId286" Type="http://schemas.openxmlformats.org/officeDocument/2006/relationships/image" Target="media/image91.wmf"/><Relationship Id="rId451" Type="http://schemas.openxmlformats.org/officeDocument/2006/relationships/image" Target="media/image152.wmf"/><Relationship Id="rId50" Type="http://schemas.openxmlformats.org/officeDocument/2006/relationships/oleObject" Target="embeddings/oleObject20.bin"/><Relationship Id="rId104" Type="http://schemas.openxmlformats.org/officeDocument/2006/relationships/oleObject" Target="embeddings/oleObject68.bin"/><Relationship Id="rId146" Type="http://schemas.openxmlformats.org/officeDocument/2006/relationships/image" Target="media/image24.wmf"/><Relationship Id="rId188" Type="http://schemas.openxmlformats.org/officeDocument/2006/relationships/image" Target="media/image44.wmf"/><Relationship Id="rId311" Type="http://schemas.openxmlformats.org/officeDocument/2006/relationships/image" Target="media/image103.wmf"/><Relationship Id="rId353" Type="http://schemas.openxmlformats.org/officeDocument/2006/relationships/oleObject" Target="embeddings/oleObject199.bin"/><Relationship Id="rId395" Type="http://schemas.openxmlformats.org/officeDocument/2006/relationships/oleObject" Target="embeddings/oleObject227.bin"/><Relationship Id="rId409" Type="http://schemas.openxmlformats.org/officeDocument/2006/relationships/oleObject" Target="embeddings/oleObject241.bin"/><Relationship Id="rId92" Type="http://schemas.openxmlformats.org/officeDocument/2006/relationships/oleObject" Target="embeddings/oleObject58.bin"/><Relationship Id="rId213" Type="http://schemas.openxmlformats.org/officeDocument/2006/relationships/oleObject" Target="embeddings/oleObject122.bin"/><Relationship Id="rId420" Type="http://schemas.openxmlformats.org/officeDocument/2006/relationships/image" Target="media/image139.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23650</Words>
  <Characters>134806</Characters>
  <Application>Microsoft Office Word</Application>
  <DocSecurity>0</DocSecurity>
  <Lines>1123</Lines>
  <Paragraphs>316</Paragraphs>
  <ScaleCrop>false</ScaleCrop>
  <HeadingPairs>
    <vt:vector size="2" baseType="variant">
      <vt:variant>
        <vt:lpstr>Название</vt:lpstr>
      </vt:variant>
      <vt:variant>
        <vt:i4>1</vt:i4>
      </vt:variant>
    </vt:vector>
  </HeadingPairs>
  <TitlesOfParts>
    <vt:vector size="1" baseType="lpstr">
      <vt:lpstr>Ethan Frome</vt:lpstr>
    </vt:vector>
  </TitlesOfParts>
  <Company>НПФЭ</Company>
  <LinksUpToDate>false</LinksUpToDate>
  <CharactersWithSpaces>158140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cp:lastModifiedBy>Бортник Виктор Евгеньевич</cp:lastModifiedBy>
  <cp:revision>2</cp:revision>
  <cp:lastPrinted>2005-12-12T13:20:00Z</cp:lastPrinted>
  <dcterms:created xsi:type="dcterms:W3CDTF">2025-10-14T10:34:00Z</dcterms:created>
  <dcterms:modified xsi:type="dcterms:W3CDTF">2025-10-14T10:34:00Z</dcterms:modified>
</cp:coreProperties>
</file>