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0F5A8F" w:rsidRDefault="00E73A0B">
      <w:pPr>
        <w:spacing w:line="240" w:lineRule="auto"/>
        <w:jc w:val="right"/>
        <w:rPr>
          <w:ins w:id="0" w:author="karpova.nv" w:date="2021-05-05T10:38:00Z"/>
          <w:rFonts w:ascii="Times New Roman" w:hAnsi="Times New Roman" w:cs="Times New Roman"/>
          <w:sz w:val="24"/>
          <w:szCs w:val="24"/>
          <w:rPrChange w:id="1" w:author="karpova.nv" w:date="2021-05-05T11:16:00Z">
            <w:rPr>
              <w:ins w:id="2" w:author="karpova.nv" w:date="2021-05-05T10:38:00Z"/>
              <w:rFonts w:ascii="Times New Roman" w:hAnsi="Times New Roman" w:cs="Times New Roman"/>
              <w:b/>
              <w:sz w:val="24"/>
              <w:szCs w:val="24"/>
            </w:rPr>
          </w:rPrChange>
        </w:rPr>
        <w:pPrChange w:id="3" w:author="karpova.nv" w:date="2021-05-05T10:38:00Z">
          <w:pPr>
            <w:spacing w:line="240" w:lineRule="auto"/>
            <w:jc w:val="center"/>
          </w:pPr>
        </w:pPrChange>
      </w:pPr>
      <w:ins w:id="4" w:author="karpova.nv" w:date="2021-05-05T10:38:00Z">
        <w:r w:rsidRPr="000F5A8F">
          <w:rPr>
            <w:rFonts w:ascii="Times New Roman" w:hAnsi="Times New Roman" w:cs="Times New Roman"/>
            <w:sz w:val="24"/>
            <w:szCs w:val="24"/>
            <w:rPrChange w:id="5" w:author="karpova.nv" w:date="2021-05-05T11:16:00Z">
              <w:rPr>
                <w:rFonts w:ascii="Times New Roman" w:hAnsi="Times New Roman" w:cs="Times New Roman"/>
                <w:b/>
                <w:sz w:val="24"/>
                <w:szCs w:val="24"/>
              </w:rPr>
            </w:rPrChange>
          </w:rPr>
          <w:t>Приложение 1</w:t>
        </w:r>
      </w:ins>
    </w:p>
    <w:p w:rsidR="00000000" w:rsidRPr="000F5A8F" w:rsidRDefault="00E73A0B">
      <w:pPr>
        <w:spacing w:line="240" w:lineRule="auto"/>
        <w:jc w:val="right"/>
        <w:rPr>
          <w:ins w:id="6" w:author="karpova.nv" w:date="2021-05-05T10:39:00Z"/>
          <w:rFonts w:ascii="Times New Roman" w:hAnsi="Times New Roman" w:cs="Times New Roman"/>
          <w:sz w:val="24"/>
          <w:szCs w:val="24"/>
          <w:rPrChange w:id="7" w:author="karpova.nv" w:date="2021-05-05T11:16:00Z">
            <w:rPr>
              <w:ins w:id="8" w:author="karpova.nv" w:date="2021-05-05T10:39:00Z"/>
              <w:rFonts w:ascii="Times New Roman" w:hAnsi="Times New Roman" w:cs="Times New Roman"/>
              <w:b/>
              <w:sz w:val="24"/>
              <w:szCs w:val="24"/>
            </w:rPr>
          </w:rPrChange>
        </w:rPr>
        <w:pPrChange w:id="9" w:author="karpova.nv" w:date="2021-05-05T10:38:00Z">
          <w:pPr>
            <w:spacing w:line="240" w:lineRule="auto"/>
            <w:jc w:val="center"/>
          </w:pPr>
        </w:pPrChange>
      </w:pPr>
      <w:ins w:id="10" w:author="karpova.nv" w:date="2021-05-05T10:38:00Z">
        <w:r w:rsidRPr="000F5A8F">
          <w:rPr>
            <w:rFonts w:ascii="Times New Roman" w:hAnsi="Times New Roman" w:cs="Times New Roman"/>
            <w:sz w:val="24"/>
            <w:szCs w:val="24"/>
            <w:rPrChange w:id="11" w:author="karpova.nv" w:date="2021-05-05T11:16:00Z">
              <w:rPr>
                <w:rFonts w:ascii="Times New Roman" w:hAnsi="Times New Roman" w:cs="Times New Roman"/>
                <w:b/>
                <w:sz w:val="24"/>
                <w:szCs w:val="24"/>
              </w:rPr>
            </w:rPrChange>
          </w:rPr>
          <w:t>к Приказу №_ от _____2021</w:t>
        </w:r>
      </w:ins>
    </w:p>
    <w:p w:rsidR="00000000" w:rsidRDefault="000F5A8F">
      <w:pPr>
        <w:spacing w:line="240" w:lineRule="auto"/>
        <w:jc w:val="right"/>
        <w:rPr>
          <w:ins w:id="12" w:author="karpova.nv" w:date="2021-05-05T10:38:00Z"/>
          <w:rFonts w:ascii="Times New Roman" w:hAnsi="Times New Roman" w:cs="Times New Roman"/>
          <w:b/>
          <w:sz w:val="24"/>
          <w:szCs w:val="24"/>
        </w:rPr>
        <w:pPrChange w:id="13" w:author="karpova.nv" w:date="2021-05-05T10:38:00Z">
          <w:pPr>
            <w:spacing w:line="240" w:lineRule="auto"/>
            <w:jc w:val="center"/>
          </w:pPr>
        </w:pPrChange>
      </w:pPr>
    </w:p>
    <w:p w:rsidR="007A70E3" w:rsidRPr="007A70E3" w:rsidRDefault="007A70E3" w:rsidP="007A70E3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70E3">
        <w:rPr>
          <w:rFonts w:ascii="Times New Roman" w:hAnsi="Times New Roman" w:cs="Times New Roman"/>
          <w:b/>
          <w:sz w:val="24"/>
          <w:szCs w:val="24"/>
        </w:rPr>
        <w:t xml:space="preserve">Порядок закрытия именных пенсионных счетов, </w:t>
      </w:r>
    </w:p>
    <w:p w:rsidR="00E73A0B" w:rsidRDefault="007A70E3" w:rsidP="007A70E3">
      <w:pPr>
        <w:spacing w:line="240" w:lineRule="auto"/>
        <w:jc w:val="center"/>
        <w:rPr>
          <w:ins w:id="14" w:author="karpova.nv" w:date="2021-05-05T10:39:00Z"/>
          <w:rFonts w:ascii="Times New Roman" w:hAnsi="Times New Roman" w:cs="Times New Roman"/>
          <w:b/>
          <w:sz w:val="24"/>
          <w:szCs w:val="24"/>
        </w:rPr>
      </w:pPr>
      <w:proofErr w:type="gramStart"/>
      <w:r w:rsidRPr="007A70E3">
        <w:rPr>
          <w:rFonts w:ascii="Times New Roman" w:hAnsi="Times New Roman" w:cs="Times New Roman"/>
          <w:b/>
          <w:sz w:val="24"/>
          <w:szCs w:val="24"/>
        </w:rPr>
        <w:t>открытых</w:t>
      </w:r>
      <w:proofErr w:type="gramEnd"/>
      <w:r w:rsidRPr="007A70E3">
        <w:rPr>
          <w:rFonts w:ascii="Times New Roman" w:hAnsi="Times New Roman" w:cs="Times New Roman"/>
          <w:b/>
          <w:sz w:val="24"/>
          <w:szCs w:val="24"/>
        </w:rPr>
        <w:t xml:space="preserve"> по договорам негосударственного пенсионного обеспечения</w:t>
      </w:r>
    </w:p>
    <w:p w:rsidR="007A70E3" w:rsidRDefault="00E73A0B" w:rsidP="007A70E3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ins w:id="15" w:author="karpova.nv" w:date="2021-05-05T10:39:00Z">
        <w:r>
          <w:rPr>
            <w:rFonts w:ascii="Times New Roman" w:hAnsi="Times New Roman" w:cs="Times New Roman"/>
            <w:b/>
            <w:sz w:val="24"/>
            <w:szCs w:val="24"/>
          </w:rPr>
          <w:t xml:space="preserve"> (Редакция 2)</w:t>
        </w:r>
      </w:ins>
      <w:del w:id="16" w:author="karpova.nv" w:date="2021-05-05T10:39:00Z">
        <w:r w:rsidR="007A70E3" w:rsidRPr="007A70E3" w:rsidDel="00E73A0B">
          <w:rPr>
            <w:rFonts w:ascii="Times New Roman" w:hAnsi="Times New Roman" w:cs="Times New Roman"/>
            <w:b/>
            <w:sz w:val="24"/>
            <w:szCs w:val="24"/>
          </w:rPr>
          <w:delText>.</w:delText>
        </w:r>
      </w:del>
    </w:p>
    <w:p w:rsidR="007A70E3" w:rsidRDefault="007A70E3" w:rsidP="007A70E3">
      <w:pPr>
        <w:pStyle w:val="a3"/>
        <w:numPr>
          <w:ilvl w:val="0"/>
          <w:numId w:val="1"/>
        </w:num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Общие положения</w:t>
      </w:r>
    </w:p>
    <w:p w:rsidR="007A70E3" w:rsidRDefault="007A70E3" w:rsidP="007A70E3">
      <w:pPr>
        <w:spacing w:line="240" w:lineRule="auto"/>
        <w:ind w:left="360" w:firstLine="34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Настоящий Порядок установлен в соответствии с требованиями Федерального закона от 07.05.1998 г. №75-фз «О негосударственных пенсионных фондах» (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далее-Федеральный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закон №75-фз), Пенсионными правилами Фонда (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далее-Правила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Фонда) и регламентирует процесс закрытия именных пенсионных счетов (дале</w:t>
      </w:r>
      <w:proofErr w:type="gramStart"/>
      <w:r>
        <w:rPr>
          <w:rFonts w:ascii="Times New Roman" w:hAnsi="Times New Roman" w:cs="Times New Roman"/>
          <w:sz w:val="24"/>
          <w:szCs w:val="24"/>
        </w:rPr>
        <w:t>е-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пенсионный счет, счет) вследствие исполнения обязательств Фонда.</w:t>
      </w:r>
    </w:p>
    <w:p w:rsidR="007A70E3" w:rsidRDefault="007A70E3" w:rsidP="007A70E3">
      <w:pPr>
        <w:spacing w:line="240" w:lineRule="auto"/>
        <w:ind w:left="360" w:firstLine="34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Термины, определения и </w:t>
      </w:r>
      <w:proofErr w:type="gramStart"/>
      <w:r>
        <w:rPr>
          <w:rFonts w:ascii="Times New Roman" w:hAnsi="Times New Roman" w:cs="Times New Roman"/>
          <w:sz w:val="24"/>
          <w:szCs w:val="24"/>
        </w:rPr>
        <w:t>условные обозначения, используемые в настоящем Порядке применяются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в том значении, в каком они используются в Федеральном законе №75-фз и Правилах Фонда.</w:t>
      </w:r>
    </w:p>
    <w:p w:rsidR="007A70E3" w:rsidRDefault="007A70E3" w:rsidP="007A70E3">
      <w:pPr>
        <w:pStyle w:val="a3"/>
        <w:numPr>
          <w:ilvl w:val="0"/>
          <w:numId w:val="1"/>
        </w:num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70E3">
        <w:rPr>
          <w:rFonts w:ascii="Times New Roman" w:hAnsi="Times New Roman" w:cs="Times New Roman"/>
          <w:b/>
          <w:sz w:val="24"/>
          <w:szCs w:val="24"/>
        </w:rPr>
        <w:t>Общий порядок прекращения обязательств Фонда и</w:t>
      </w:r>
    </w:p>
    <w:p w:rsidR="007A70E3" w:rsidRDefault="007A70E3" w:rsidP="007A70E3">
      <w:pPr>
        <w:pStyle w:val="a3"/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457F3">
        <w:rPr>
          <w:rFonts w:ascii="Times New Roman" w:hAnsi="Times New Roman" w:cs="Times New Roman"/>
          <w:b/>
          <w:sz w:val="24"/>
          <w:szCs w:val="24"/>
        </w:rPr>
        <w:t>закрытия пенсионных счетов</w:t>
      </w:r>
    </w:p>
    <w:p w:rsidR="005457F3" w:rsidRPr="005457F3" w:rsidRDefault="005457F3" w:rsidP="007A70E3">
      <w:pPr>
        <w:pStyle w:val="a3"/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457F3" w:rsidRPr="005457F3" w:rsidRDefault="005457F3" w:rsidP="005457F3">
      <w:pPr>
        <w:pStyle w:val="a3"/>
        <w:numPr>
          <w:ilvl w:val="1"/>
          <w:numId w:val="1"/>
        </w:numPr>
        <w:spacing w:line="240" w:lineRule="auto"/>
        <w:ind w:left="426" w:firstLine="283"/>
        <w:jc w:val="both"/>
        <w:rPr>
          <w:rFonts w:ascii="Times New Roman" w:hAnsi="Times New Roman" w:cs="Times New Roman"/>
          <w:sz w:val="24"/>
          <w:szCs w:val="24"/>
        </w:rPr>
      </w:pPr>
      <w:r w:rsidRPr="005457F3">
        <w:rPr>
          <w:rFonts w:ascii="Times New Roman" w:hAnsi="Times New Roman" w:cs="Times New Roman"/>
          <w:sz w:val="24"/>
          <w:szCs w:val="24"/>
        </w:rPr>
        <w:t xml:space="preserve"> Обязательства Фонда</w:t>
      </w:r>
      <w:r>
        <w:rPr>
          <w:rFonts w:ascii="Times New Roman" w:hAnsi="Times New Roman" w:cs="Times New Roman"/>
          <w:sz w:val="24"/>
          <w:szCs w:val="24"/>
        </w:rPr>
        <w:t xml:space="preserve"> перед Вкладчиком/Участником – физическим лицом</w:t>
      </w:r>
      <w:r w:rsidRPr="005457F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прекращаются в случаях</w:t>
      </w:r>
      <w:r w:rsidRPr="005457F3">
        <w:rPr>
          <w:rFonts w:ascii="Times New Roman" w:hAnsi="Times New Roman" w:cs="Times New Roman"/>
          <w:sz w:val="24"/>
          <w:szCs w:val="24"/>
        </w:rPr>
        <w:t>:</w:t>
      </w:r>
    </w:p>
    <w:p w:rsidR="005457F3" w:rsidRDefault="00296053" w:rsidP="005457F3">
      <w:pPr>
        <w:pStyle w:val="a3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Полного, надлежащего выполнения Фондом взятых на себя обязательств по выплате негосударственной пенсии в соответствии с договором негосударственного пенсионного обеспечения</w:t>
      </w:r>
      <w:r w:rsidRPr="00296053">
        <w:rPr>
          <w:rFonts w:ascii="Times New Roman" w:hAnsi="Times New Roman" w:cs="Times New Roman"/>
          <w:sz w:val="24"/>
          <w:szCs w:val="24"/>
        </w:rPr>
        <w:t>;</w:t>
      </w:r>
    </w:p>
    <w:p w:rsidR="00296053" w:rsidRDefault="00296053" w:rsidP="005457F3">
      <w:pPr>
        <w:pStyle w:val="a3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proofErr w:type="gramStart"/>
      <w:r>
        <w:rPr>
          <w:rFonts w:ascii="Times New Roman" w:hAnsi="Times New Roman" w:cs="Times New Roman"/>
          <w:sz w:val="24"/>
          <w:szCs w:val="24"/>
        </w:rPr>
        <w:t>случае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смерти Вкладчика/</w:t>
      </w:r>
      <w:proofErr w:type="spellStart"/>
      <w:r>
        <w:rPr>
          <w:rFonts w:ascii="Times New Roman" w:hAnsi="Times New Roman" w:cs="Times New Roman"/>
          <w:sz w:val="24"/>
          <w:szCs w:val="24"/>
        </w:rPr>
        <w:t>Участника-физического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лица</w:t>
      </w:r>
      <w:r w:rsidRPr="00296053">
        <w:rPr>
          <w:rFonts w:ascii="Times New Roman" w:hAnsi="Times New Roman" w:cs="Times New Roman"/>
          <w:sz w:val="24"/>
          <w:szCs w:val="24"/>
        </w:rPr>
        <w:t>;</w:t>
      </w:r>
    </w:p>
    <w:p w:rsidR="00296053" w:rsidRDefault="00296053" w:rsidP="005457F3">
      <w:pPr>
        <w:pStyle w:val="a3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proofErr w:type="gramStart"/>
      <w:r>
        <w:rPr>
          <w:rFonts w:ascii="Times New Roman" w:hAnsi="Times New Roman" w:cs="Times New Roman"/>
          <w:sz w:val="24"/>
          <w:szCs w:val="24"/>
        </w:rPr>
        <w:t>случае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расторжения Договора Вкладчиком/Участником</w:t>
      </w:r>
      <w:r w:rsidRPr="00296053">
        <w:rPr>
          <w:rFonts w:ascii="Times New Roman" w:hAnsi="Times New Roman" w:cs="Times New Roman"/>
          <w:sz w:val="24"/>
          <w:szCs w:val="24"/>
        </w:rPr>
        <w:t>;</w:t>
      </w:r>
    </w:p>
    <w:p w:rsidR="00296053" w:rsidRDefault="00296053" w:rsidP="005457F3">
      <w:pPr>
        <w:pStyle w:val="a3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иным основаниям, предусмотренным действующим законодательством.</w:t>
      </w:r>
    </w:p>
    <w:p w:rsidR="00296053" w:rsidRDefault="00296053" w:rsidP="00296053">
      <w:pPr>
        <w:pStyle w:val="a3"/>
        <w:numPr>
          <w:ilvl w:val="1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Пенсионный счет закрывается в связи с наступлением одного из следующих событий</w:t>
      </w:r>
      <w:r w:rsidRPr="00296053">
        <w:rPr>
          <w:rFonts w:ascii="Times New Roman" w:hAnsi="Times New Roman" w:cs="Times New Roman"/>
          <w:sz w:val="24"/>
          <w:szCs w:val="24"/>
        </w:rPr>
        <w:t>:</w:t>
      </w:r>
    </w:p>
    <w:p w:rsidR="00296053" w:rsidRDefault="00296053" w:rsidP="00296053">
      <w:pPr>
        <w:pStyle w:val="a3"/>
        <w:numPr>
          <w:ilvl w:val="0"/>
          <w:numId w:val="7"/>
        </w:numPr>
        <w:spacing w:line="240" w:lineRule="auto"/>
        <w:ind w:firstLine="1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Полное исполнение обязательств Фонда перед Участником (Участниками) по выплате негосударственной пенсии</w:t>
      </w:r>
      <w:r w:rsidRPr="00296053">
        <w:rPr>
          <w:rFonts w:ascii="Times New Roman" w:hAnsi="Times New Roman" w:cs="Times New Roman"/>
          <w:sz w:val="24"/>
          <w:szCs w:val="24"/>
        </w:rPr>
        <w:t>;</w:t>
      </w:r>
    </w:p>
    <w:p w:rsidR="00296053" w:rsidRPr="00296053" w:rsidRDefault="00296053" w:rsidP="00296053">
      <w:pPr>
        <w:pStyle w:val="a3"/>
        <w:numPr>
          <w:ilvl w:val="0"/>
          <w:numId w:val="7"/>
        </w:numPr>
        <w:spacing w:line="240" w:lineRule="auto"/>
        <w:ind w:firstLine="1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Полное исполнение обязательств перед правопреемниками умершего Вкладчика/Участника по выплате выкупной суммы</w:t>
      </w:r>
      <w:r w:rsidRPr="00296053">
        <w:rPr>
          <w:rFonts w:ascii="Times New Roman" w:hAnsi="Times New Roman" w:cs="Times New Roman"/>
          <w:sz w:val="24"/>
          <w:szCs w:val="24"/>
        </w:rPr>
        <w:t>;</w:t>
      </w:r>
    </w:p>
    <w:p w:rsidR="004935E7" w:rsidRDefault="004935E7" w:rsidP="00050850">
      <w:pPr>
        <w:pStyle w:val="a3"/>
        <w:numPr>
          <w:ilvl w:val="0"/>
          <w:numId w:val="7"/>
        </w:numPr>
        <w:spacing w:line="240" w:lineRule="auto"/>
        <w:ind w:left="142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связи с расторжением договора негосударственного пенсионного обеспечения и переводом выкупной суммы в другой негосударственный пенсионный фонд или выплатой выкупной суммы.</w:t>
      </w:r>
    </w:p>
    <w:p w:rsidR="004935E7" w:rsidRDefault="004935E7" w:rsidP="004935E7">
      <w:pPr>
        <w:pStyle w:val="a3"/>
        <w:spacing w:line="24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:rsidR="00296053" w:rsidRDefault="004935E7" w:rsidP="004935E7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935E7">
        <w:rPr>
          <w:rFonts w:ascii="Times New Roman" w:hAnsi="Times New Roman" w:cs="Times New Roman"/>
          <w:b/>
          <w:sz w:val="24"/>
          <w:szCs w:val="24"/>
        </w:rPr>
        <w:t xml:space="preserve">Закрытие счета в связи с завершением выплаты негосударственной пенсии </w:t>
      </w:r>
    </w:p>
    <w:p w:rsidR="004935E7" w:rsidRDefault="004935E7" w:rsidP="004935E7">
      <w:pPr>
        <w:pStyle w:val="a3"/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935E7" w:rsidRPr="008B1015" w:rsidRDefault="004935E7" w:rsidP="00DC7433">
      <w:pPr>
        <w:pStyle w:val="a3"/>
        <w:numPr>
          <w:ilvl w:val="1"/>
          <w:numId w:val="1"/>
        </w:numPr>
        <w:spacing w:line="240" w:lineRule="auto"/>
        <w:ind w:left="142" w:firstLine="425"/>
        <w:jc w:val="both"/>
        <w:rPr>
          <w:ins w:id="17" w:author="karpova.nv" w:date="2021-05-04T13:47:00Z"/>
          <w:rFonts w:ascii="Times New Roman" w:hAnsi="Times New Roman" w:cs="Times New Roman"/>
          <w:sz w:val="24"/>
          <w:szCs w:val="24"/>
        </w:rPr>
      </w:pPr>
      <w:r w:rsidRPr="00DC743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DC7433" w:rsidRPr="00DC7433">
        <w:rPr>
          <w:rFonts w:ascii="Times New Roman" w:hAnsi="Times New Roman" w:cs="Times New Roman"/>
          <w:sz w:val="24"/>
          <w:szCs w:val="24"/>
        </w:rPr>
        <w:t xml:space="preserve">Обязательства Фонда </w:t>
      </w:r>
      <w:r w:rsidR="00DC7433">
        <w:rPr>
          <w:rFonts w:ascii="Times New Roman" w:hAnsi="Times New Roman" w:cs="Times New Roman"/>
          <w:sz w:val="24"/>
          <w:szCs w:val="24"/>
        </w:rPr>
        <w:t xml:space="preserve">считаются исполненными, а Договор* прекращенным, после выплаты остатка средств, </w:t>
      </w:r>
      <w:r w:rsidR="00EA1B03">
        <w:rPr>
          <w:rFonts w:ascii="Times New Roman" w:hAnsi="Times New Roman" w:cs="Times New Roman"/>
          <w:sz w:val="24"/>
          <w:szCs w:val="24"/>
        </w:rPr>
        <w:t xml:space="preserve">учтенных на пенсионном счете Участника с учетом величины </w:t>
      </w:r>
      <w:r w:rsidR="00EA1B03" w:rsidRPr="00EA1B03">
        <w:rPr>
          <w:rFonts w:ascii="Times New Roman" w:hAnsi="Times New Roman" w:cs="Times New Roman"/>
          <w:sz w:val="24"/>
        </w:rPr>
        <w:t>обязательств по начислению дохода, рассчитанного на последнее число месяца, предшествующего последней выплате негосударственной пенсии</w:t>
      </w:r>
      <w:r w:rsidR="00EA1B03">
        <w:rPr>
          <w:rFonts w:ascii="Times New Roman" w:hAnsi="Times New Roman" w:cs="Times New Roman"/>
          <w:sz w:val="24"/>
        </w:rPr>
        <w:t>.</w:t>
      </w:r>
      <w:proofErr w:type="gramEnd"/>
    </w:p>
    <w:p w:rsidR="008B1015" w:rsidRPr="00EA1B03" w:rsidRDefault="008B1015" w:rsidP="00DC7433">
      <w:pPr>
        <w:pStyle w:val="a3"/>
        <w:numPr>
          <w:ilvl w:val="1"/>
          <w:numId w:val="1"/>
        </w:numPr>
        <w:spacing w:line="240" w:lineRule="auto"/>
        <w:ind w:left="142" w:firstLine="425"/>
        <w:jc w:val="both"/>
        <w:rPr>
          <w:rFonts w:ascii="Times New Roman" w:hAnsi="Times New Roman" w:cs="Times New Roman"/>
          <w:sz w:val="24"/>
          <w:szCs w:val="24"/>
        </w:rPr>
      </w:pPr>
      <w:ins w:id="18" w:author="karpova.nv" w:date="2021-05-04T13:48:00Z">
        <w:r>
          <w:rPr>
            <w:rFonts w:ascii="Times New Roman" w:hAnsi="Times New Roman" w:cs="Times New Roman"/>
            <w:sz w:val="24"/>
            <w:szCs w:val="24"/>
          </w:rPr>
          <w:t xml:space="preserve">По договорам, одной из сторон которых является </w:t>
        </w:r>
        <w:proofErr w:type="spellStart"/>
        <w:proofErr w:type="gramStart"/>
        <w:r>
          <w:rPr>
            <w:rFonts w:ascii="Times New Roman" w:hAnsi="Times New Roman" w:cs="Times New Roman"/>
            <w:sz w:val="24"/>
            <w:szCs w:val="24"/>
          </w:rPr>
          <w:t>Вкладчик-юридическое</w:t>
        </w:r>
        <w:proofErr w:type="spellEnd"/>
        <w:proofErr w:type="gramEnd"/>
        <w:r>
          <w:rPr>
            <w:rFonts w:ascii="Times New Roman" w:hAnsi="Times New Roman" w:cs="Times New Roman"/>
            <w:sz w:val="24"/>
            <w:szCs w:val="24"/>
          </w:rPr>
          <w:t xml:space="preserve"> лицо, обязательства Фонда считаются </w:t>
        </w:r>
      </w:ins>
      <w:ins w:id="19" w:author="karpova.nv" w:date="2021-05-04T13:49:00Z">
        <w:r>
          <w:rPr>
            <w:rFonts w:ascii="Times New Roman" w:hAnsi="Times New Roman" w:cs="Times New Roman"/>
            <w:sz w:val="24"/>
            <w:szCs w:val="24"/>
          </w:rPr>
          <w:t xml:space="preserve">исполненными, а Договор прекращенным, после выплаты остатка средств, сформированных при участии </w:t>
        </w:r>
        <w:proofErr w:type="spellStart"/>
        <w:r>
          <w:rPr>
            <w:rFonts w:ascii="Times New Roman" w:hAnsi="Times New Roman" w:cs="Times New Roman"/>
            <w:sz w:val="24"/>
            <w:szCs w:val="24"/>
          </w:rPr>
          <w:t>Вкладчика-юридического</w:t>
        </w:r>
        <w:proofErr w:type="spellEnd"/>
        <w:r>
          <w:rPr>
            <w:rFonts w:ascii="Times New Roman" w:hAnsi="Times New Roman" w:cs="Times New Roman"/>
            <w:sz w:val="24"/>
            <w:szCs w:val="24"/>
          </w:rPr>
          <w:t xml:space="preserve"> лица</w:t>
        </w:r>
      </w:ins>
      <w:ins w:id="20" w:author="karpova.nv" w:date="2021-05-04T13:50:00Z">
        <w:r>
          <w:rPr>
            <w:rFonts w:ascii="Times New Roman" w:hAnsi="Times New Roman" w:cs="Times New Roman"/>
            <w:sz w:val="24"/>
            <w:szCs w:val="24"/>
          </w:rPr>
          <w:t xml:space="preserve">, </w:t>
        </w:r>
        <w:r>
          <w:rPr>
            <w:rFonts w:ascii="Times New Roman" w:hAnsi="Times New Roman" w:cs="Times New Roman"/>
            <w:sz w:val="24"/>
            <w:szCs w:val="24"/>
          </w:rPr>
          <w:lastRenderedPageBreak/>
          <w:t>учтенных на пенсионном счете Участника с учетом величины обязательства по начислению дохода, ра</w:t>
        </w:r>
      </w:ins>
      <w:ins w:id="21" w:author="karpova.nv" w:date="2021-05-04T13:51:00Z">
        <w:r>
          <w:rPr>
            <w:rFonts w:ascii="Times New Roman" w:hAnsi="Times New Roman" w:cs="Times New Roman"/>
            <w:sz w:val="24"/>
            <w:szCs w:val="24"/>
          </w:rPr>
          <w:t>ссчитанного на последнее число месяца, предшествующего последней выплате негосударственной пенсии.</w:t>
        </w:r>
      </w:ins>
    </w:p>
    <w:p w:rsidR="00050850" w:rsidRPr="008B1015" w:rsidRDefault="008A5CC0" w:rsidP="00050850">
      <w:pPr>
        <w:pStyle w:val="a3"/>
        <w:numPr>
          <w:ilvl w:val="1"/>
          <w:numId w:val="1"/>
        </w:numPr>
        <w:spacing w:line="240" w:lineRule="auto"/>
        <w:ind w:left="142" w:firstLine="425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B1015">
        <w:rPr>
          <w:rFonts w:ascii="Times New Roman" w:hAnsi="Times New Roman" w:cs="Times New Roman"/>
          <w:sz w:val="24"/>
          <w:szCs w:val="24"/>
        </w:rPr>
        <w:t>Пенсионный счет закрывается в день списания с расчетного счета Фонда средств, в порядке и объеме, указанном в п.3.1</w:t>
      </w:r>
      <w:r w:rsidR="008B1015">
        <w:rPr>
          <w:rFonts w:ascii="Times New Roman" w:hAnsi="Times New Roman" w:cs="Times New Roman"/>
          <w:sz w:val="24"/>
          <w:szCs w:val="24"/>
        </w:rPr>
        <w:t>.</w:t>
      </w:r>
      <w:ins w:id="22" w:author="karpova.nv" w:date="2021-05-04T13:47:00Z">
        <w:r w:rsidR="008B1015">
          <w:rPr>
            <w:rFonts w:ascii="Times New Roman" w:hAnsi="Times New Roman" w:cs="Times New Roman"/>
            <w:sz w:val="24"/>
            <w:szCs w:val="24"/>
          </w:rPr>
          <w:t>, 3.2.</w:t>
        </w:r>
      </w:ins>
    </w:p>
    <w:p w:rsidR="008A5CC0" w:rsidRDefault="008A5CC0" w:rsidP="008A5CC0">
      <w:pPr>
        <w:pStyle w:val="a3"/>
        <w:numPr>
          <w:ilvl w:val="0"/>
          <w:numId w:val="1"/>
        </w:num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A5CC0">
        <w:rPr>
          <w:rFonts w:ascii="Times New Roman" w:hAnsi="Times New Roman" w:cs="Times New Roman"/>
          <w:b/>
          <w:sz w:val="24"/>
          <w:szCs w:val="24"/>
        </w:rPr>
        <w:t>Закрытие счета в случае смерти Вкладчика/Участника</w:t>
      </w:r>
    </w:p>
    <w:p w:rsidR="008A5CC0" w:rsidRDefault="008A5CC0" w:rsidP="008A5CC0">
      <w:pPr>
        <w:pStyle w:val="a3"/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8B1015" w:rsidRPr="008B1015" w:rsidRDefault="008A5CC0" w:rsidP="00E93E2F">
      <w:pPr>
        <w:pStyle w:val="a3"/>
        <w:numPr>
          <w:ilvl w:val="1"/>
          <w:numId w:val="1"/>
        </w:numPr>
        <w:spacing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41A5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B1015">
        <w:rPr>
          <w:rFonts w:ascii="Times New Roman" w:hAnsi="Times New Roman" w:cs="Times New Roman"/>
          <w:sz w:val="24"/>
          <w:szCs w:val="24"/>
        </w:rPr>
        <w:t>Договор</w:t>
      </w:r>
      <w:proofErr w:type="gramEnd"/>
      <w:r w:rsidRPr="008B1015">
        <w:rPr>
          <w:rFonts w:ascii="Times New Roman" w:hAnsi="Times New Roman" w:cs="Times New Roman"/>
          <w:sz w:val="24"/>
          <w:szCs w:val="24"/>
        </w:rPr>
        <w:t>*</w:t>
      </w:r>
      <w:r w:rsidR="006D65E7" w:rsidRPr="008B1015">
        <w:rPr>
          <w:rFonts w:ascii="Times New Roman" w:hAnsi="Times New Roman" w:cs="Times New Roman"/>
          <w:sz w:val="24"/>
          <w:szCs w:val="24"/>
        </w:rPr>
        <w:t xml:space="preserve"> </w:t>
      </w:r>
      <w:ins w:id="23" w:author="karpova.nv" w:date="2021-05-04T13:51:00Z">
        <w:r w:rsidR="008B1015">
          <w:rPr>
            <w:rFonts w:ascii="Times New Roman" w:hAnsi="Times New Roman" w:cs="Times New Roman"/>
            <w:sz w:val="24"/>
            <w:szCs w:val="24"/>
          </w:rPr>
          <w:t xml:space="preserve">не предусматривающий </w:t>
        </w:r>
      </w:ins>
      <w:ins w:id="24" w:author="karpova.nv" w:date="2021-05-04T13:52:00Z">
        <w:r w:rsidR="008B1015">
          <w:rPr>
            <w:rFonts w:ascii="Times New Roman" w:hAnsi="Times New Roman" w:cs="Times New Roman"/>
            <w:sz w:val="24"/>
            <w:szCs w:val="24"/>
          </w:rPr>
          <w:t xml:space="preserve">наследование </w:t>
        </w:r>
      </w:ins>
      <w:r w:rsidR="008B1015" w:rsidRPr="008B1015">
        <w:rPr>
          <w:rFonts w:ascii="Times New Roman" w:hAnsi="Times New Roman" w:cs="Times New Roman"/>
          <w:sz w:val="24"/>
          <w:szCs w:val="24"/>
        </w:rPr>
        <w:t xml:space="preserve">считается прекращенным датой получения </w:t>
      </w:r>
      <w:r w:rsidR="006D65E7" w:rsidRPr="008B1015">
        <w:rPr>
          <w:rFonts w:ascii="Times New Roman" w:hAnsi="Times New Roman" w:cs="Times New Roman"/>
          <w:sz w:val="24"/>
          <w:szCs w:val="24"/>
        </w:rPr>
        <w:t>Фондом достоверной информации о наступлении смерти</w:t>
      </w:r>
      <w:r w:rsidR="008B1015" w:rsidRPr="008B1015">
        <w:rPr>
          <w:rFonts w:ascii="Times New Roman" w:hAnsi="Times New Roman" w:cs="Times New Roman"/>
          <w:sz w:val="24"/>
          <w:szCs w:val="24"/>
        </w:rPr>
        <w:t xml:space="preserve"> Вкладчика/Участника</w:t>
      </w:r>
      <w:ins w:id="25" w:author="karpova.nv" w:date="2021-05-04T13:52:00Z">
        <w:r w:rsidR="008B1015">
          <w:rPr>
            <w:rFonts w:ascii="Times New Roman" w:hAnsi="Times New Roman" w:cs="Times New Roman"/>
            <w:sz w:val="24"/>
            <w:szCs w:val="24"/>
          </w:rPr>
          <w:t xml:space="preserve">, а Договор предусматривающий наследование прекращает свое действие датой выплаты </w:t>
        </w:r>
      </w:ins>
      <w:ins w:id="26" w:author="karpova.nv" w:date="2021-05-04T13:53:00Z">
        <w:r w:rsidR="008B1015">
          <w:rPr>
            <w:rFonts w:ascii="Times New Roman" w:hAnsi="Times New Roman" w:cs="Times New Roman"/>
            <w:sz w:val="24"/>
            <w:szCs w:val="24"/>
          </w:rPr>
          <w:t>выкупной суммы,</w:t>
        </w:r>
      </w:ins>
      <w:ins w:id="27" w:author="karpova.nv" w:date="2021-05-04T13:54:00Z">
        <w:r w:rsidR="008B1015">
          <w:rPr>
            <w:rFonts w:ascii="Times New Roman" w:hAnsi="Times New Roman" w:cs="Times New Roman"/>
            <w:sz w:val="24"/>
            <w:szCs w:val="24"/>
          </w:rPr>
          <w:t xml:space="preserve"> в порядке наследования</w:t>
        </w:r>
      </w:ins>
      <w:r w:rsidR="008B1015" w:rsidRPr="008B1015">
        <w:rPr>
          <w:rFonts w:ascii="Times New Roman" w:hAnsi="Times New Roman" w:cs="Times New Roman"/>
          <w:sz w:val="24"/>
          <w:szCs w:val="24"/>
        </w:rPr>
        <w:t>.</w:t>
      </w:r>
    </w:p>
    <w:p w:rsidR="006D65E7" w:rsidRDefault="006D65E7" w:rsidP="006D65E7">
      <w:pPr>
        <w:pStyle w:val="a3"/>
        <w:numPr>
          <w:ilvl w:val="1"/>
          <w:numId w:val="1"/>
        </w:numPr>
        <w:spacing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Обязательства Фонда по выплате выкупной суммы правопреемникам умершего Вкладчика/Участника возникают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с даты </w:t>
      </w:r>
      <w:r w:rsidR="00050850">
        <w:rPr>
          <w:rFonts w:ascii="Times New Roman" w:hAnsi="Times New Roman" w:cs="Times New Roman"/>
          <w:sz w:val="24"/>
          <w:szCs w:val="24"/>
        </w:rPr>
        <w:t>подачи</w:t>
      </w:r>
      <w:proofErr w:type="gramEnd"/>
      <w:r w:rsidR="0005085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правопреемником заявления о выплате средств пенсионных резервов, отраженных на пенсионном счете Вкладчика/Участника, и считаются исполненными в полном объеме после выплаты правопреемникам выкупной суммы, с учетом обязательств по начислению дохода на дату прекращения договора.</w:t>
      </w:r>
    </w:p>
    <w:p w:rsidR="006D65E7" w:rsidRDefault="006D65E7" w:rsidP="006D65E7">
      <w:pPr>
        <w:pStyle w:val="a3"/>
        <w:numPr>
          <w:ilvl w:val="1"/>
          <w:numId w:val="1"/>
        </w:numPr>
        <w:spacing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Пенсионный счет закрывается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6D65E7" w:rsidRDefault="006D65E7" w:rsidP="006D65E7">
      <w:pPr>
        <w:pStyle w:val="a3"/>
        <w:numPr>
          <w:ilvl w:val="2"/>
          <w:numId w:val="1"/>
        </w:numPr>
        <w:spacing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обращении правопреемников Вкладчика/Участника – физического лиц</w:t>
      </w:r>
      <w:proofErr w:type="gramStart"/>
      <w:r>
        <w:rPr>
          <w:rFonts w:ascii="Times New Roman" w:hAnsi="Times New Roman" w:cs="Times New Roman"/>
          <w:sz w:val="24"/>
          <w:szCs w:val="24"/>
        </w:rPr>
        <w:t>а-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в день списания денежных средств с расчетного счета Фонда в объеме остатка средств, учтенных на пенсионном счете с учетом величины обязательств по начислению дохода на дату прекращения договора</w:t>
      </w:r>
      <w:r w:rsidRPr="006D65E7">
        <w:rPr>
          <w:rFonts w:ascii="Times New Roman" w:hAnsi="Times New Roman" w:cs="Times New Roman"/>
          <w:sz w:val="24"/>
          <w:szCs w:val="24"/>
        </w:rPr>
        <w:t>;</w:t>
      </w:r>
    </w:p>
    <w:p w:rsidR="006D65E7" w:rsidRDefault="006D65E7" w:rsidP="006D65E7">
      <w:pPr>
        <w:pStyle w:val="a3"/>
        <w:numPr>
          <w:ilvl w:val="2"/>
          <w:numId w:val="1"/>
        </w:numPr>
        <w:spacing w:line="240" w:lineRule="auto"/>
        <w:ind w:left="0" w:firstLine="567"/>
        <w:jc w:val="both"/>
        <w:rPr>
          <w:ins w:id="28" w:author="karpova.nv" w:date="2021-05-04T13:54:00Z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отсутствии обращения правопреемников Вкладчика/Участника – в день зачисления в Страховой резерв Фонда (в объеме средств, учтенных на пенсионном счете умершего Вкладчика/Участника или в объеме невостребованных сумм, по истечении 3(трех) лет со дня смерти Вкладчика/Участника).</w:t>
      </w:r>
    </w:p>
    <w:p w:rsidR="008B1015" w:rsidRDefault="008B1015" w:rsidP="006D65E7">
      <w:pPr>
        <w:pStyle w:val="a3"/>
        <w:numPr>
          <w:ilvl w:val="2"/>
          <w:numId w:val="1"/>
        </w:numPr>
        <w:spacing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ins w:id="29" w:author="karpova.nv" w:date="2021-05-04T13:54:00Z">
        <w:r>
          <w:rPr>
            <w:rFonts w:ascii="Times New Roman" w:hAnsi="Times New Roman" w:cs="Times New Roman"/>
            <w:sz w:val="24"/>
            <w:szCs w:val="24"/>
          </w:rPr>
          <w:t>При выплате негосударственных пенсий с пенсионных счетов не предусматривающих наследование в период выплат – в день зачисления в резерв покрытия акту</w:t>
        </w:r>
      </w:ins>
      <w:ins w:id="30" w:author="karpova.nv" w:date="2021-05-04T13:55:00Z">
        <w:r>
          <w:rPr>
            <w:rFonts w:ascii="Times New Roman" w:hAnsi="Times New Roman" w:cs="Times New Roman"/>
            <w:sz w:val="24"/>
            <w:szCs w:val="24"/>
          </w:rPr>
          <w:t>а</w:t>
        </w:r>
      </w:ins>
      <w:ins w:id="31" w:author="karpova.nv" w:date="2021-05-04T13:54:00Z">
        <w:r>
          <w:rPr>
            <w:rFonts w:ascii="Times New Roman" w:hAnsi="Times New Roman" w:cs="Times New Roman"/>
            <w:sz w:val="24"/>
            <w:szCs w:val="24"/>
          </w:rPr>
          <w:t>рных рисков (</w:t>
        </w:r>
      </w:ins>
      <w:ins w:id="32" w:author="karpova.nv" w:date="2021-05-04T13:55:00Z">
        <w:r>
          <w:rPr>
            <w:rFonts w:ascii="Times New Roman" w:hAnsi="Times New Roman" w:cs="Times New Roman"/>
            <w:sz w:val="24"/>
            <w:szCs w:val="24"/>
          </w:rPr>
          <w:t>в объеме средств, учтенных на пенсионном счете умершего Вкладчика/Участника, на дату прекращения договора).</w:t>
        </w:r>
      </w:ins>
    </w:p>
    <w:p w:rsidR="006D65E7" w:rsidRDefault="006D65E7" w:rsidP="006D65E7">
      <w:pPr>
        <w:pStyle w:val="a3"/>
        <w:spacing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:rsidR="006D65E7" w:rsidRDefault="006D65E7" w:rsidP="006D65E7">
      <w:pPr>
        <w:pStyle w:val="a3"/>
        <w:numPr>
          <w:ilvl w:val="0"/>
          <w:numId w:val="1"/>
        </w:num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D65E7">
        <w:rPr>
          <w:rFonts w:ascii="Times New Roman" w:hAnsi="Times New Roman" w:cs="Times New Roman"/>
          <w:b/>
          <w:sz w:val="24"/>
          <w:szCs w:val="24"/>
        </w:rPr>
        <w:t>Закрытие счета в связи с выплатой выкупной суммы</w:t>
      </w:r>
    </w:p>
    <w:p w:rsidR="006D65E7" w:rsidRDefault="006D65E7" w:rsidP="006D65E7">
      <w:pPr>
        <w:pStyle w:val="a3"/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D65E7">
        <w:rPr>
          <w:rFonts w:ascii="Times New Roman" w:hAnsi="Times New Roman" w:cs="Times New Roman"/>
          <w:b/>
          <w:sz w:val="24"/>
          <w:szCs w:val="24"/>
        </w:rPr>
        <w:t>в случае расторжения Договора</w:t>
      </w:r>
    </w:p>
    <w:p w:rsidR="006D65E7" w:rsidRDefault="006D65E7" w:rsidP="006D65E7">
      <w:pPr>
        <w:pStyle w:val="a3"/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E4F62" w:rsidRDefault="009E4F62" w:rsidP="009E4F62">
      <w:pPr>
        <w:pStyle w:val="a3"/>
        <w:numPr>
          <w:ilvl w:val="1"/>
          <w:numId w:val="1"/>
        </w:numPr>
        <w:spacing w:line="240" w:lineRule="auto"/>
        <w:ind w:left="142"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Действие Договора* прекращается в день, указанный в Распоряжении Фонда о прекращении договора и выплате выкупной суммы, в соответствии с Пенсионными Правилами.</w:t>
      </w:r>
    </w:p>
    <w:p w:rsidR="009E4F62" w:rsidRDefault="009E4F62" w:rsidP="009E4F62">
      <w:pPr>
        <w:pStyle w:val="a3"/>
        <w:numPr>
          <w:ilvl w:val="1"/>
          <w:numId w:val="1"/>
        </w:numPr>
        <w:spacing w:line="240" w:lineRule="auto"/>
        <w:ind w:left="142"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Обязательства Фонда по выплате выкупной суммы возникают </w:t>
      </w:r>
      <w:proofErr w:type="gramStart"/>
      <w:r>
        <w:rPr>
          <w:rFonts w:ascii="Times New Roman" w:hAnsi="Times New Roman" w:cs="Times New Roman"/>
          <w:sz w:val="24"/>
          <w:szCs w:val="24"/>
        </w:rPr>
        <w:t>с даты вынесения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Фондом Решения о выплате выкупной суммы и считаются исполненными в день списания с расчетного счета Фонда средств выкупной суммы</w:t>
      </w:r>
      <w:r w:rsidRPr="009E4F62">
        <w:rPr>
          <w:rFonts w:ascii="Times New Roman" w:hAnsi="Times New Roman" w:cs="Times New Roman"/>
          <w:sz w:val="24"/>
          <w:szCs w:val="24"/>
        </w:rPr>
        <w:t>:</w:t>
      </w:r>
    </w:p>
    <w:p w:rsidR="009E4F62" w:rsidRDefault="00BA698B" w:rsidP="00BA698B">
      <w:pPr>
        <w:pStyle w:val="a3"/>
        <w:numPr>
          <w:ilvl w:val="0"/>
          <w:numId w:val="8"/>
        </w:numPr>
        <w:spacing w:line="240" w:lineRule="auto"/>
        <w:ind w:left="142"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E4F62">
        <w:rPr>
          <w:rFonts w:ascii="Times New Roman" w:hAnsi="Times New Roman" w:cs="Times New Roman"/>
          <w:sz w:val="24"/>
          <w:szCs w:val="24"/>
        </w:rPr>
        <w:t>по договорам, заключенным до 22.07.2013 года, - с учетом величины обязательств по начислению дохода, рассчитанного на дату прекращения Договора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BA698B" w:rsidRDefault="00BA698B" w:rsidP="00BA698B">
      <w:pPr>
        <w:pStyle w:val="a3"/>
        <w:numPr>
          <w:ilvl w:val="0"/>
          <w:numId w:val="8"/>
        </w:numPr>
        <w:spacing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по договорам, заключенным с 23.07.2013 года, или имеющим дополнительные соглашения о присоединении к Правилам Фонда в редакции №6 – без учета дохода от размещения средств пенсионных резервов в год расторжения.</w:t>
      </w:r>
    </w:p>
    <w:p w:rsidR="00BA698B" w:rsidRDefault="00BA698B" w:rsidP="00BA698B">
      <w:pPr>
        <w:pStyle w:val="a3"/>
        <w:numPr>
          <w:ilvl w:val="1"/>
          <w:numId w:val="1"/>
        </w:numPr>
        <w:spacing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Пенсионный счет закрывается в день списания с расчетного счета Фонда выкупной суммы с учетом положений, указанных в п.5.2. настоящего Порядка.</w:t>
      </w:r>
    </w:p>
    <w:p w:rsidR="00BA698B" w:rsidRDefault="00BA698B" w:rsidP="00BA698B">
      <w:pPr>
        <w:pStyle w:val="a3"/>
        <w:spacing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BA698B" w:rsidRDefault="00BA698B" w:rsidP="00BA698B">
      <w:pPr>
        <w:pStyle w:val="a3"/>
        <w:numPr>
          <w:ilvl w:val="0"/>
          <w:numId w:val="1"/>
        </w:num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A698B">
        <w:rPr>
          <w:rFonts w:ascii="Times New Roman" w:hAnsi="Times New Roman" w:cs="Times New Roman"/>
          <w:b/>
          <w:sz w:val="24"/>
          <w:szCs w:val="24"/>
        </w:rPr>
        <w:t>Заключительные положения</w:t>
      </w:r>
    </w:p>
    <w:p w:rsidR="00BA698B" w:rsidRDefault="00BA698B" w:rsidP="00BA698B">
      <w:pPr>
        <w:pStyle w:val="a3"/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A698B" w:rsidRDefault="00BA698B" w:rsidP="00BA698B">
      <w:pPr>
        <w:pStyle w:val="a3"/>
        <w:numPr>
          <w:ilvl w:val="1"/>
          <w:numId w:val="1"/>
        </w:numPr>
        <w:spacing w:line="240" w:lineRule="auto"/>
        <w:ind w:left="142"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При изменении Правил Фонда, законодательства, регулирующего отношения по негосударственному пенсионному обеспечению, настоящий Порядок </w:t>
      </w:r>
      <w:r>
        <w:rPr>
          <w:rFonts w:ascii="Times New Roman" w:hAnsi="Times New Roman" w:cs="Times New Roman"/>
          <w:sz w:val="24"/>
          <w:szCs w:val="24"/>
        </w:rPr>
        <w:lastRenderedPageBreak/>
        <w:t>подлежит применению в части, не противоречащей применяемому законодательству и Правилам Фонда до момента отмены Порядка или внесения в него соответствующих изменений.</w:t>
      </w:r>
    </w:p>
    <w:p w:rsidR="007A70E3" w:rsidRPr="007A70E3" w:rsidRDefault="00BA698B" w:rsidP="00BA698B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A698B">
        <w:rPr>
          <w:rFonts w:ascii="Times New Roman" w:hAnsi="Times New Roman" w:cs="Times New Roman"/>
          <w:sz w:val="20"/>
          <w:szCs w:val="20"/>
        </w:rPr>
        <w:t xml:space="preserve">*Договор негосударственного пенсионного обеспечения, заключенный с </w:t>
      </w:r>
      <w:proofErr w:type="spellStart"/>
      <w:proofErr w:type="gramStart"/>
      <w:r w:rsidRPr="00BA698B">
        <w:rPr>
          <w:rFonts w:ascii="Times New Roman" w:hAnsi="Times New Roman" w:cs="Times New Roman"/>
          <w:sz w:val="20"/>
          <w:szCs w:val="20"/>
        </w:rPr>
        <w:t>Вкладчиком-физическим</w:t>
      </w:r>
      <w:proofErr w:type="spellEnd"/>
      <w:proofErr w:type="gramEnd"/>
      <w:r w:rsidRPr="00BA698B">
        <w:rPr>
          <w:rFonts w:ascii="Times New Roman" w:hAnsi="Times New Roman" w:cs="Times New Roman"/>
          <w:sz w:val="20"/>
          <w:szCs w:val="20"/>
        </w:rPr>
        <w:t xml:space="preserve"> лицом.</w:t>
      </w:r>
    </w:p>
    <w:sectPr w:rsidR="007A70E3" w:rsidRPr="007A70E3" w:rsidSect="00C414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1370E8"/>
    <w:multiLevelType w:val="hybridMultilevel"/>
    <w:tmpl w:val="AAC49A7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01644C3"/>
    <w:multiLevelType w:val="hybridMultilevel"/>
    <w:tmpl w:val="7D082538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">
    <w:nsid w:val="25E27788"/>
    <w:multiLevelType w:val="multilevel"/>
    <w:tmpl w:val="AAC825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">
    <w:nsid w:val="296135FF"/>
    <w:multiLevelType w:val="hybridMultilevel"/>
    <w:tmpl w:val="A512565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>
    <w:nsid w:val="48F75E52"/>
    <w:multiLevelType w:val="hybridMultilevel"/>
    <w:tmpl w:val="7B56003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499524F9"/>
    <w:multiLevelType w:val="hybridMultilevel"/>
    <w:tmpl w:val="1C44C66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56F95329"/>
    <w:multiLevelType w:val="hybridMultilevel"/>
    <w:tmpl w:val="17EE6E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926F00"/>
    <w:multiLevelType w:val="hybridMultilevel"/>
    <w:tmpl w:val="385694F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5"/>
  </w:num>
  <w:num w:numId="5">
    <w:abstractNumId w:val="4"/>
  </w:num>
  <w:num w:numId="6">
    <w:abstractNumId w:val="0"/>
  </w:num>
  <w:num w:numId="7">
    <w:abstractNumId w:val="6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trackRevisions/>
  <w:defaultTabStop w:val="708"/>
  <w:characterSpacingControl w:val="doNotCompress"/>
  <w:compat/>
  <w:rsids>
    <w:rsidRoot w:val="007A70E3"/>
    <w:rsid w:val="00001E0D"/>
    <w:rsid w:val="00002042"/>
    <w:rsid w:val="0000264D"/>
    <w:rsid w:val="000037BE"/>
    <w:rsid w:val="000039D0"/>
    <w:rsid w:val="00003BA0"/>
    <w:rsid w:val="00003DC4"/>
    <w:rsid w:val="0000420D"/>
    <w:rsid w:val="00004E96"/>
    <w:rsid w:val="000053DC"/>
    <w:rsid w:val="0000754F"/>
    <w:rsid w:val="0001074A"/>
    <w:rsid w:val="00010C93"/>
    <w:rsid w:val="00011499"/>
    <w:rsid w:val="00011881"/>
    <w:rsid w:val="000123EC"/>
    <w:rsid w:val="000132FF"/>
    <w:rsid w:val="000136AD"/>
    <w:rsid w:val="000136E3"/>
    <w:rsid w:val="000137FD"/>
    <w:rsid w:val="00013C8A"/>
    <w:rsid w:val="00014EB3"/>
    <w:rsid w:val="000156FF"/>
    <w:rsid w:val="00015892"/>
    <w:rsid w:val="00015F3D"/>
    <w:rsid w:val="00016172"/>
    <w:rsid w:val="0001672A"/>
    <w:rsid w:val="00017E47"/>
    <w:rsid w:val="00020F55"/>
    <w:rsid w:val="0002112F"/>
    <w:rsid w:val="000213F5"/>
    <w:rsid w:val="00024854"/>
    <w:rsid w:val="00024FC4"/>
    <w:rsid w:val="00027E3D"/>
    <w:rsid w:val="00030849"/>
    <w:rsid w:val="00030F67"/>
    <w:rsid w:val="00031267"/>
    <w:rsid w:val="00031B4E"/>
    <w:rsid w:val="00033FAE"/>
    <w:rsid w:val="00034302"/>
    <w:rsid w:val="000349C6"/>
    <w:rsid w:val="000360B2"/>
    <w:rsid w:val="000366FC"/>
    <w:rsid w:val="00036777"/>
    <w:rsid w:val="000368CF"/>
    <w:rsid w:val="00036CD1"/>
    <w:rsid w:val="000374E1"/>
    <w:rsid w:val="00037CDE"/>
    <w:rsid w:val="0004073A"/>
    <w:rsid w:val="00040AEE"/>
    <w:rsid w:val="00042784"/>
    <w:rsid w:val="00043178"/>
    <w:rsid w:val="00043ACB"/>
    <w:rsid w:val="000443B7"/>
    <w:rsid w:val="000451A4"/>
    <w:rsid w:val="000451C6"/>
    <w:rsid w:val="00045A70"/>
    <w:rsid w:val="00045FEE"/>
    <w:rsid w:val="000474FA"/>
    <w:rsid w:val="0005007B"/>
    <w:rsid w:val="000502D1"/>
    <w:rsid w:val="00050850"/>
    <w:rsid w:val="00050A4B"/>
    <w:rsid w:val="00050ACB"/>
    <w:rsid w:val="00051909"/>
    <w:rsid w:val="0005221E"/>
    <w:rsid w:val="00052AB7"/>
    <w:rsid w:val="0005374B"/>
    <w:rsid w:val="00053FDC"/>
    <w:rsid w:val="0005420F"/>
    <w:rsid w:val="00055758"/>
    <w:rsid w:val="00055858"/>
    <w:rsid w:val="0005604A"/>
    <w:rsid w:val="000564F5"/>
    <w:rsid w:val="00057227"/>
    <w:rsid w:val="00057588"/>
    <w:rsid w:val="00057F4F"/>
    <w:rsid w:val="000607CF"/>
    <w:rsid w:val="00060BCF"/>
    <w:rsid w:val="0006107E"/>
    <w:rsid w:val="00061C39"/>
    <w:rsid w:val="00062B53"/>
    <w:rsid w:val="00062EAE"/>
    <w:rsid w:val="00063116"/>
    <w:rsid w:val="00063C88"/>
    <w:rsid w:val="00065737"/>
    <w:rsid w:val="00066B38"/>
    <w:rsid w:val="00066E6E"/>
    <w:rsid w:val="00067982"/>
    <w:rsid w:val="000709F7"/>
    <w:rsid w:val="00073B9E"/>
    <w:rsid w:val="00073D3F"/>
    <w:rsid w:val="00073DDE"/>
    <w:rsid w:val="00073FB0"/>
    <w:rsid w:val="000746E3"/>
    <w:rsid w:val="00075277"/>
    <w:rsid w:val="000752B7"/>
    <w:rsid w:val="00075A66"/>
    <w:rsid w:val="00075FA3"/>
    <w:rsid w:val="00080004"/>
    <w:rsid w:val="00080333"/>
    <w:rsid w:val="000806CD"/>
    <w:rsid w:val="000815C0"/>
    <w:rsid w:val="00083AB8"/>
    <w:rsid w:val="00086638"/>
    <w:rsid w:val="000868DA"/>
    <w:rsid w:val="00087280"/>
    <w:rsid w:val="000872A5"/>
    <w:rsid w:val="0008751A"/>
    <w:rsid w:val="00087822"/>
    <w:rsid w:val="00087A2F"/>
    <w:rsid w:val="0009015D"/>
    <w:rsid w:val="00090B55"/>
    <w:rsid w:val="00090C46"/>
    <w:rsid w:val="00091520"/>
    <w:rsid w:val="00091675"/>
    <w:rsid w:val="00091BA9"/>
    <w:rsid w:val="000926BB"/>
    <w:rsid w:val="0009294C"/>
    <w:rsid w:val="00094D24"/>
    <w:rsid w:val="00095B0F"/>
    <w:rsid w:val="000A0E1D"/>
    <w:rsid w:val="000A10BD"/>
    <w:rsid w:val="000A17BD"/>
    <w:rsid w:val="000A1DFE"/>
    <w:rsid w:val="000A2229"/>
    <w:rsid w:val="000A2336"/>
    <w:rsid w:val="000A25BF"/>
    <w:rsid w:val="000A26E4"/>
    <w:rsid w:val="000A2904"/>
    <w:rsid w:val="000A3062"/>
    <w:rsid w:val="000A47D4"/>
    <w:rsid w:val="000A516E"/>
    <w:rsid w:val="000A5558"/>
    <w:rsid w:val="000A610D"/>
    <w:rsid w:val="000A6249"/>
    <w:rsid w:val="000A63A8"/>
    <w:rsid w:val="000A6C19"/>
    <w:rsid w:val="000A7841"/>
    <w:rsid w:val="000A787B"/>
    <w:rsid w:val="000B0DAB"/>
    <w:rsid w:val="000B0E49"/>
    <w:rsid w:val="000B1298"/>
    <w:rsid w:val="000B20EC"/>
    <w:rsid w:val="000B253D"/>
    <w:rsid w:val="000B25B3"/>
    <w:rsid w:val="000B2B65"/>
    <w:rsid w:val="000B2B8E"/>
    <w:rsid w:val="000B3338"/>
    <w:rsid w:val="000B3A69"/>
    <w:rsid w:val="000B59E2"/>
    <w:rsid w:val="000B5CC2"/>
    <w:rsid w:val="000B730E"/>
    <w:rsid w:val="000B7514"/>
    <w:rsid w:val="000B797E"/>
    <w:rsid w:val="000C06B1"/>
    <w:rsid w:val="000C290E"/>
    <w:rsid w:val="000C2ACC"/>
    <w:rsid w:val="000C3F0E"/>
    <w:rsid w:val="000C4130"/>
    <w:rsid w:val="000C4757"/>
    <w:rsid w:val="000C5792"/>
    <w:rsid w:val="000C5CB5"/>
    <w:rsid w:val="000C5F71"/>
    <w:rsid w:val="000C6D85"/>
    <w:rsid w:val="000C7961"/>
    <w:rsid w:val="000D0B43"/>
    <w:rsid w:val="000D13EB"/>
    <w:rsid w:val="000D3DD2"/>
    <w:rsid w:val="000D4000"/>
    <w:rsid w:val="000D5310"/>
    <w:rsid w:val="000D5968"/>
    <w:rsid w:val="000D5A04"/>
    <w:rsid w:val="000D6A5C"/>
    <w:rsid w:val="000D720D"/>
    <w:rsid w:val="000D73CD"/>
    <w:rsid w:val="000D7E66"/>
    <w:rsid w:val="000E07DB"/>
    <w:rsid w:val="000E1150"/>
    <w:rsid w:val="000E1362"/>
    <w:rsid w:val="000E221F"/>
    <w:rsid w:val="000E332E"/>
    <w:rsid w:val="000E37B5"/>
    <w:rsid w:val="000E3AE1"/>
    <w:rsid w:val="000E4413"/>
    <w:rsid w:val="000E476F"/>
    <w:rsid w:val="000E4F68"/>
    <w:rsid w:val="000E60C2"/>
    <w:rsid w:val="000E647F"/>
    <w:rsid w:val="000E767C"/>
    <w:rsid w:val="000E7C2E"/>
    <w:rsid w:val="000E7FCE"/>
    <w:rsid w:val="000F19EA"/>
    <w:rsid w:val="000F1B7A"/>
    <w:rsid w:val="000F1DD4"/>
    <w:rsid w:val="000F25A4"/>
    <w:rsid w:val="000F26FF"/>
    <w:rsid w:val="000F27CF"/>
    <w:rsid w:val="000F2CD7"/>
    <w:rsid w:val="000F2D39"/>
    <w:rsid w:val="000F3803"/>
    <w:rsid w:val="000F4FC9"/>
    <w:rsid w:val="000F57D3"/>
    <w:rsid w:val="000F5A8F"/>
    <w:rsid w:val="000F7CEC"/>
    <w:rsid w:val="001008F4"/>
    <w:rsid w:val="00100A21"/>
    <w:rsid w:val="001029EA"/>
    <w:rsid w:val="00104734"/>
    <w:rsid w:val="001059A3"/>
    <w:rsid w:val="00107703"/>
    <w:rsid w:val="00107BFE"/>
    <w:rsid w:val="00111B57"/>
    <w:rsid w:val="00111F1E"/>
    <w:rsid w:val="00112F5F"/>
    <w:rsid w:val="00114B89"/>
    <w:rsid w:val="00114C38"/>
    <w:rsid w:val="001152CE"/>
    <w:rsid w:val="001153CA"/>
    <w:rsid w:val="00115474"/>
    <w:rsid w:val="001158CB"/>
    <w:rsid w:val="00115BDB"/>
    <w:rsid w:val="001165F1"/>
    <w:rsid w:val="00116E05"/>
    <w:rsid w:val="00117043"/>
    <w:rsid w:val="0012059F"/>
    <w:rsid w:val="00120DE8"/>
    <w:rsid w:val="001213AA"/>
    <w:rsid w:val="00121FAB"/>
    <w:rsid w:val="001221D4"/>
    <w:rsid w:val="00122C77"/>
    <w:rsid w:val="00123184"/>
    <w:rsid w:val="0012396A"/>
    <w:rsid w:val="0012442D"/>
    <w:rsid w:val="00124761"/>
    <w:rsid w:val="00126F38"/>
    <w:rsid w:val="0012796F"/>
    <w:rsid w:val="00127D08"/>
    <w:rsid w:val="00127F24"/>
    <w:rsid w:val="001304B4"/>
    <w:rsid w:val="0013192E"/>
    <w:rsid w:val="0013233E"/>
    <w:rsid w:val="00132B8E"/>
    <w:rsid w:val="00133411"/>
    <w:rsid w:val="00133625"/>
    <w:rsid w:val="001337D0"/>
    <w:rsid w:val="00133AB6"/>
    <w:rsid w:val="001340AB"/>
    <w:rsid w:val="001345B9"/>
    <w:rsid w:val="00135488"/>
    <w:rsid w:val="00135B92"/>
    <w:rsid w:val="001364A3"/>
    <w:rsid w:val="00140457"/>
    <w:rsid w:val="0014138D"/>
    <w:rsid w:val="0014312B"/>
    <w:rsid w:val="001432F9"/>
    <w:rsid w:val="00143619"/>
    <w:rsid w:val="001449C3"/>
    <w:rsid w:val="0014540E"/>
    <w:rsid w:val="001459B4"/>
    <w:rsid w:val="0014603F"/>
    <w:rsid w:val="001464A6"/>
    <w:rsid w:val="001468AA"/>
    <w:rsid w:val="001468F3"/>
    <w:rsid w:val="0014707A"/>
    <w:rsid w:val="0014751E"/>
    <w:rsid w:val="00151323"/>
    <w:rsid w:val="001513CE"/>
    <w:rsid w:val="0015179B"/>
    <w:rsid w:val="00152DA5"/>
    <w:rsid w:val="001532FB"/>
    <w:rsid w:val="001540EA"/>
    <w:rsid w:val="00154D1B"/>
    <w:rsid w:val="00157FA5"/>
    <w:rsid w:val="001601E7"/>
    <w:rsid w:val="00160A4C"/>
    <w:rsid w:val="001615F5"/>
    <w:rsid w:val="0016184A"/>
    <w:rsid w:val="00161F1D"/>
    <w:rsid w:val="00162B5A"/>
    <w:rsid w:val="0016347E"/>
    <w:rsid w:val="001643EE"/>
    <w:rsid w:val="0016600D"/>
    <w:rsid w:val="001664C0"/>
    <w:rsid w:val="0016680C"/>
    <w:rsid w:val="00166C4D"/>
    <w:rsid w:val="00166EC8"/>
    <w:rsid w:val="00167251"/>
    <w:rsid w:val="00167870"/>
    <w:rsid w:val="00170004"/>
    <w:rsid w:val="00171849"/>
    <w:rsid w:val="00171F2B"/>
    <w:rsid w:val="0017233C"/>
    <w:rsid w:val="00172397"/>
    <w:rsid w:val="001723F6"/>
    <w:rsid w:val="001726EE"/>
    <w:rsid w:val="001727CA"/>
    <w:rsid w:val="00173106"/>
    <w:rsid w:val="0017343E"/>
    <w:rsid w:val="00173E52"/>
    <w:rsid w:val="00174348"/>
    <w:rsid w:val="0017474A"/>
    <w:rsid w:val="00174855"/>
    <w:rsid w:val="0017533F"/>
    <w:rsid w:val="001753AD"/>
    <w:rsid w:val="00175787"/>
    <w:rsid w:val="00175D4A"/>
    <w:rsid w:val="00180568"/>
    <w:rsid w:val="00181537"/>
    <w:rsid w:val="001818E5"/>
    <w:rsid w:val="00181B9D"/>
    <w:rsid w:val="00181DC9"/>
    <w:rsid w:val="00182887"/>
    <w:rsid w:val="0018361F"/>
    <w:rsid w:val="00183C3C"/>
    <w:rsid w:val="00184BD6"/>
    <w:rsid w:val="00185DEA"/>
    <w:rsid w:val="001861B6"/>
    <w:rsid w:val="00186D8A"/>
    <w:rsid w:val="0018774C"/>
    <w:rsid w:val="00187ECD"/>
    <w:rsid w:val="00190461"/>
    <w:rsid w:val="00192D57"/>
    <w:rsid w:val="00192D6C"/>
    <w:rsid w:val="0019315E"/>
    <w:rsid w:val="00193662"/>
    <w:rsid w:val="001954F7"/>
    <w:rsid w:val="001958DF"/>
    <w:rsid w:val="00195907"/>
    <w:rsid w:val="00195AA8"/>
    <w:rsid w:val="00195B9A"/>
    <w:rsid w:val="00195E84"/>
    <w:rsid w:val="001966FB"/>
    <w:rsid w:val="001967B7"/>
    <w:rsid w:val="001967D2"/>
    <w:rsid w:val="00196C0B"/>
    <w:rsid w:val="00197556"/>
    <w:rsid w:val="001978C4"/>
    <w:rsid w:val="001A0ED6"/>
    <w:rsid w:val="001A1418"/>
    <w:rsid w:val="001A1EFE"/>
    <w:rsid w:val="001A248C"/>
    <w:rsid w:val="001A2AB3"/>
    <w:rsid w:val="001A3116"/>
    <w:rsid w:val="001A3156"/>
    <w:rsid w:val="001A39ED"/>
    <w:rsid w:val="001A4D2A"/>
    <w:rsid w:val="001A62BE"/>
    <w:rsid w:val="001A7023"/>
    <w:rsid w:val="001A770E"/>
    <w:rsid w:val="001B066D"/>
    <w:rsid w:val="001B0C4F"/>
    <w:rsid w:val="001B0CF0"/>
    <w:rsid w:val="001B119A"/>
    <w:rsid w:val="001B19C7"/>
    <w:rsid w:val="001B1C28"/>
    <w:rsid w:val="001B20EF"/>
    <w:rsid w:val="001B2481"/>
    <w:rsid w:val="001B24AA"/>
    <w:rsid w:val="001B4863"/>
    <w:rsid w:val="001B4BDA"/>
    <w:rsid w:val="001B63C6"/>
    <w:rsid w:val="001B6876"/>
    <w:rsid w:val="001B6960"/>
    <w:rsid w:val="001B70CE"/>
    <w:rsid w:val="001C08AF"/>
    <w:rsid w:val="001C0919"/>
    <w:rsid w:val="001C0C15"/>
    <w:rsid w:val="001C1D4D"/>
    <w:rsid w:val="001C23D3"/>
    <w:rsid w:val="001C30B1"/>
    <w:rsid w:val="001C33ED"/>
    <w:rsid w:val="001C392F"/>
    <w:rsid w:val="001C5532"/>
    <w:rsid w:val="001C5B15"/>
    <w:rsid w:val="001C6893"/>
    <w:rsid w:val="001C7E0B"/>
    <w:rsid w:val="001D16CA"/>
    <w:rsid w:val="001D1F0F"/>
    <w:rsid w:val="001D24F2"/>
    <w:rsid w:val="001D36C5"/>
    <w:rsid w:val="001D3B18"/>
    <w:rsid w:val="001D5277"/>
    <w:rsid w:val="001D540B"/>
    <w:rsid w:val="001D5569"/>
    <w:rsid w:val="001D5F48"/>
    <w:rsid w:val="001D6268"/>
    <w:rsid w:val="001D6EEE"/>
    <w:rsid w:val="001D75DC"/>
    <w:rsid w:val="001D77D3"/>
    <w:rsid w:val="001D7E61"/>
    <w:rsid w:val="001E08D8"/>
    <w:rsid w:val="001E0D9A"/>
    <w:rsid w:val="001E1BBF"/>
    <w:rsid w:val="001E3897"/>
    <w:rsid w:val="001E3BE9"/>
    <w:rsid w:val="001E4726"/>
    <w:rsid w:val="001E5B9F"/>
    <w:rsid w:val="001E7911"/>
    <w:rsid w:val="001E7AE6"/>
    <w:rsid w:val="001F09E9"/>
    <w:rsid w:val="001F1BF1"/>
    <w:rsid w:val="001F20A3"/>
    <w:rsid w:val="001F2A46"/>
    <w:rsid w:val="001F2AFA"/>
    <w:rsid w:val="001F2E39"/>
    <w:rsid w:val="001F52EC"/>
    <w:rsid w:val="001F56AC"/>
    <w:rsid w:val="001F6B85"/>
    <w:rsid w:val="001F756A"/>
    <w:rsid w:val="002002E4"/>
    <w:rsid w:val="0020179C"/>
    <w:rsid w:val="00201A3D"/>
    <w:rsid w:val="00201BA6"/>
    <w:rsid w:val="00201F4A"/>
    <w:rsid w:val="00202149"/>
    <w:rsid w:val="00202E08"/>
    <w:rsid w:val="002037AF"/>
    <w:rsid w:val="00203D64"/>
    <w:rsid w:val="002042E6"/>
    <w:rsid w:val="0020444E"/>
    <w:rsid w:val="00204C43"/>
    <w:rsid w:val="00204E3A"/>
    <w:rsid w:val="00205C03"/>
    <w:rsid w:val="00205FAE"/>
    <w:rsid w:val="0020645E"/>
    <w:rsid w:val="00206C6B"/>
    <w:rsid w:val="002070FB"/>
    <w:rsid w:val="00207365"/>
    <w:rsid w:val="00207FF5"/>
    <w:rsid w:val="002100D9"/>
    <w:rsid w:val="00210C3C"/>
    <w:rsid w:val="0021214E"/>
    <w:rsid w:val="002127DF"/>
    <w:rsid w:val="00213385"/>
    <w:rsid w:val="002137A5"/>
    <w:rsid w:val="00213D0E"/>
    <w:rsid w:val="00214AD8"/>
    <w:rsid w:val="00215F03"/>
    <w:rsid w:val="002160B4"/>
    <w:rsid w:val="00216350"/>
    <w:rsid w:val="0021700C"/>
    <w:rsid w:val="00217152"/>
    <w:rsid w:val="0021772B"/>
    <w:rsid w:val="00217D39"/>
    <w:rsid w:val="002226A2"/>
    <w:rsid w:val="0022373F"/>
    <w:rsid w:val="00223EFC"/>
    <w:rsid w:val="00224D4C"/>
    <w:rsid w:val="0022564D"/>
    <w:rsid w:val="002262F4"/>
    <w:rsid w:val="00230B63"/>
    <w:rsid w:val="002321A9"/>
    <w:rsid w:val="00233FEF"/>
    <w:rsid w:val="002360DB"/>
    <w:rsid w:val="00236A4E"/>
    <w:rsid w:val="00237EA8"/>
    <w:rsid w:val="00240850"/>
    <w:rsid w:val="00241C43"/>
    <w:rsid w:val="00242C92"/>
    <w:rsid w:val="00242DA6"/>
    <w:rsid w:val="00243193"/>
    <w:rsid w:val="002432B8"/>
    <w:rsid w:val="00243DD7"/>
    <w:rsid w:val="00244558"/>
    <w:rsid w:val="00244B20"/>
    <w:rsid w:val="002452C3"/>
    <w:rsid w:val="002455B5"/>
    <w:rsid w:val="00246E3A"/>
    <w:rsid w:val="00247452"/>
    <w:rsid w:val="00250CC9"/>
    <w:rsid w:val="002514F5"/>
    <w:rsid w:val="00253EE6"/>
    <w:rsid w:val="002540E4"/>
    <w:rsid w:val="002548F3"/>
    <w:rsid w:val="00254DE3"/>
    <w:rsid w:val="00257236"/>
    <w:rsid w:val="0026014D"/>
    <w:rsid w:val="002607C0"/>
    <w:rsid w:val="002614B4"/>
    <w:rsid w:val="002616CE"/>
    <w:rsid w:val="00261A3D"/>
    <w:rsid w:val="00261C0D"/>
    <w:rsid w:val="002635A1"/>
    <w:rsid w:val="0026361E"/>
    <w:rsid w:val="002640BD"/>
    <w:rsid w:val="002649A2"/>
    <w:rsid w:val="00265742"/>
    <w:rsid w:val="00266885"/>
    <w:rsid w:val="00270B93"/>
    <w:rsid w:val="00270F2E"/>
    <w:rsid w:val="00271CF1"/>
    <w:rsid w:val="00271D16"/>
    <w:rsid w:val="00272724"/>
    <w:rsid w:val="00272CA9"/>
    <w:rsid w:val="00272E9A"/>
    <w:rsid w:val="002735C9"/>
    <w:rsid w:val="00273E3A"/>
    <w:rsid w:val="00274DC3"/>
    <w:rsid w:val="0027517E"/>
    <w:rsid w:val="00275EFF"/>
    <w:rsid w:val="00276026"/>
    <w:rsid w:val="00276539"/>
    <w:rsid w:val="00276EA4"/>
    <w:rsid w:val="00277ED5"/>
    <w:rsid w:val="00280054"/>
    <w:rsid w:val="00281E27"/>
    <w:rsid w:val="002830DE"/>
    <w:rsid w:val="00283697"/>
    <w:rsid w:val="00284216"/>
    <w:rsid w:val="0028642A"/>
    <w:rsid w:val="00286BE4"/>
    <w:rsid w:val="00287681"/>
    <w:rsid w:val="00287F2A"/>
    <w:rsid w:val="00291234"/>
    <w:rsid w:val="002912C1"/>
    <w:rsid w:val="002913CB"/>
    <w:rsid w:val="00291678"/>
    <w:rsid w:val="00291867"/>
    <w:rsid w:val="00291A65"/>
    <w:rsid w:val="00292310"/>
    <w:rsid w:val="00292424"/>
    <w:rsid w:val="00292BAB"/>
    <w:rsid w:val="00293B12"/>
    <w:rsid w:val="00294024"/>
    <w:rsid w:val="00295058"/>
    <w:rsid w:val="0029553E"/>
    <w:rsid w:val="00296053"/>
    <w:rsid w:val="0029636A"/>
    <w:rsid w:val="00297204"/>
    <w:rsid w:val="00297F5E"/>
    <w:rsid w:val="002A03A6"/>
    <w:rsid w:val="002A3B96"/>
    <w:rsid w:val="002A4D67"/>
    <w:rsid w:val="002A55A5"/>
    <w:rsid w:val="002A55AF"/>
    <w:rsid w:val="002A55D4"/>
    <w:rsid w:val="002A578B"/>
    <w:rsid w:val="002A5D60"/>
    <w:rsid w:val="002A5ED6"/>
    <w:rsid w:val="002A64D6"/>
    <w:rsid w:val="002A717B"/>
    <w:rsid w:val="002A7220"/>
    <w:rsid w:val="002A748A"/>
    <w:rsid w:val="002A7673"/>
    <w:rsid w:val="002A781B"/>
    <w:rsid w:val="002B113C"/>
    <w:rsid w:val="002B1A8C"/>
    <w:rsid w:val="002B1E2C"/>
    <w:rsid w:val="002B2151"/>
    <w:rsid w:val="002B2797"/>
    <w:rsid w:val="002B2F64"/>
    <w:rsid w:val="002B39FC"/>
    <w:rsid w:val="002B4A3F"/>
    <w:rsid w:val="002B5258"/>
    <w:rsid w:val="002B7048"/>
    <w:rsid w:val="002B74CE"/>
    <w:rsid w:val="002B7762"/>
    <w:rsid w:val="002B7CE7"/>
    <w:rsid w:val="002C0F51"/>
    <w:rsid w:val="002C2935"/>
    <w:rsid w:val="002C3B86"/>
    <w:rsid w:val="002C4866"/>
    <w:rsid w:val="002C4DF1"/>
    <w:rsid w:val="002C5351"/>
    <w:rsid w:val="002C587E"/>
    <w:rsid w:val="002C68E8"/>
    <w:rsid w:val="002C693E"/>
    <w:rsid w:val="002C72B1"/>
    <w:rsid w:val="002D022A"/>
    <w:rsid w:val="002D06CC"/>
    <w:rsid w:val="002D0835"/>
    <w:rsid w:val="002D0AFE"/>
    <w:rsid w:val="002D143A"/>
    <w:rsid w:val="002D1C25"/>
    <w:rsid w:val="002D1DA7"/>
    <w:rsid w:val="002D205E"/>
    <w:rsid w:val="002D2527"/>
    <w:rsid w:val="002D2F29"/>
    <w:rsid w:val="002D32DD"/>
    <w:rsid w:val="002D33BC"/>
    <w:rsid w:val="002D4DC4"/>
    <w:rsid w:val="002D4E5C"/>
    <w:rsid w:val="002D5E7E"/>
    <w:rsid w:val="002E0621"/>
    <w:rsid w:val="002E0B88"/>
    <w:rsid w:val="002E1BA9"/>
    <w:rsid w:val="002E2526"/>
    <w:rsid w:val="002E2755"/>
    <w:rsid w:val="002E2BF6"/>
    <w:rsid w:val="002E3339"/>
    <w:rsid w:val="002E3703"/>
    <w:rsid w:val="002E3BA7"/>
    <w:rsid w:val="002E4CA8"/>
    <w:rsid w:val="002E520F"/>
    <w:rsid w:val="002E58A4"/>
    <w:rsid w:val="002F017B"/>
    <w:rsid w:val="002F127D"/>
    <w:rsid w:val="002F21DD"/>
    <w:rsid w:val="002F259F"/>
    <w:rsid w:val="002F29B1"/>
    <w:rsid w:val="002F30D3"/>
    <w:rsid w:val="002F31BD"/>
    <w:rsid w:val="002F3607"/>
    <w:rsid w:val="002F402E"/>
    <w:rsid w:val="002F42B5"/>
    <w:rsid w:val="002F4657"/>
    <w:rsid w:val="002F5359"/>
    <w:rsid w:val="002F5CF1"/>
    <w:rsid w:val="002F5D81"/>
    <w:rsid w:val="002F7226"/>
    <w:rsid w:val="00300382"/>
    <w:rsid w:val="0030134B"/>
    <w:rsid w:val="003018D9"/>
    <w:rsid w:val="00302282"/>
    <w:rsid w:val="00303598"/>
    <w:rsid w:val="003037BC"/>
    <w:rsid w:val="0030456B"/>
    <w:rsid w:val="003045DD"/>
    <w:rsid w:val="0030499C"/>
    <w:rsid w:val="00304A44"/>
    <w:rsid w:val="0030519C"/>
    <w:rsid w:val="00305AB6"/>
    <w:rsid w:val="0030639F"/>
    <w:rsid w:val="0030651E"/>
    <w:rsid w:val="003065C0"/>
    <w:rsid w:val="00306773"/>
    <w:rsid w:val="00306AC7"/>
    <w:rsid w:val="00307341"/>
    <w:rsid w:val="003073C2"/>
    <w:rsid w:val="003107B5"/>
    <w:rsid w:val="00310D7E"/>
    <w:rsid w:val="00312693"/>
    <w:rsid w:val="00313017"/>
    <w:rsid w:val="00314032"/>
    <w:rsid w:val="00314D22"/>
    <w:rsid w:val="0031664A"/>
    <w:rsid w:val="00320531"/>
    <w:rsid w:val="0032159D"/>
    <w:rsid w:val="003219C5"/>
    <w:rsid w:val="00322060"/>
    <w:rsid w:val="00323D3E"/>
    <w:rsid w:val="00325E72"/>
    <w:rsid w:val="003265B0"/>
    <w:rsid w:val="003267C9"/>
    <w:rsid w:val="00327975"/>
    <w:rsid w:val="00327E67"/>
    <w:rsid w:val="00330BA8"/>
    <w:rsid w:val="00332030"/>
    <w:rsid w:val="00332361"/>
    <w:rsid w:val="00333502"/>
    <w:rsid w:val="0033376C"/>
    <w:rsid w:val="00333C6C"/>
    <w:rsid w:val="00333F69"/>
    <w:rsid w:val="0033405A"/>
    <w:rsid w:val="00334352"/>
    <w:rsid w:val="003343E8"/>
    <w:rsid w:val="0033443E"/>
    <w:rsid w:val="00334EBF"/>
    <w:rsid w:val="00335774"/>
    <w:rsid w:val="00335797"/>
    <w:rsid w:val="00335DA7"/>
    <w:rsid w:val="003360C0"/>
    <w:rsid w:val="00336803"/>
    <w:rsid w:val="0033730B"/>
    <w:rsid w:val="00340AEC"/>
    <w:rsid w:val="0034259D"/>
    <w:rsid w:val="003426FE"/>
    <w:rsid w:val="00342782"/>
    <w:rsid w:val="003429B3"/>
    <w:rsid w:val="0034303A"/>
    <w:rsid w:val="00343577"/>
    <w:rsid w:val="00343AE0"/>
    <w:rsid w:val="0034705B"/>
    <w:rsid w:val="0034725F"/>
    <w:rsid w:val="003473B8"/>
    <w:rsid w:val="0034755F"/>
    <w:rsid w:val="0034784B"/>
    <w:rsid w:val="003520DE"/>
    <w:rsid w:val="003525C3"/>
    <w:rsid w:val="00352EED"/>
    <w:rsid w:val="0035576A"/>
    <w:rsid w:val="00355BEC"/>
    <w:rsid w:val="00355D08"/>
    <w:rsid w:val="003577A7"/>
    <w:rsid w:val="003579CB"/>
    <w:rsid w:val="003605E7"/>
    <w:rsid w:val="0036296E"/>
    <w:rsid w:val="00362B02"/>
    <w:rsid w:val="00362F44"/>
    <w:rsid w:val="003634E3"/>
    <w:rsid w:val="00363FA1"/>
    <w:rsid w:val="00363FE5"/>
    <w:rsid w:val="0036403C"/>
    <w:rsid w:val="003648F4"/>
    <w:rsid w:val="00364B97"/>
    <w:rsid w:val="00366771"/>
    <w:rsid w:val="00367450"/>
    <w:rsid w:val="00367CED"/>
    <w:rsid w:val="003700FA"/>
    <w:rsid w:val="00370394"/>
    <w:rsid w:val="00372AFB"/>
    <w:rsid w:val="003745C7"/>
    <w:rsid w:val="003749C1"/>
    <w:rsid w:val="00374E15"/>
    <w:rsid w:val="00374EB6"/>
    <w:rsid w:val="00375AA4"/>
    <w:rsid w:val="00376C03"/>
    <w:rsid w:val="0038090F"/>
    <w:rsid w:val="0038203E"/>
    <w:rsid w:val="00382F19"/>
    <w:rsid w:val="00383BCA"/>
    <w:rsid w:val="00383C47"/>
    <w:rsid w:val="003842DF"/>
    <w:rsid w:val="0038469E"/>
    <w:rsid w:val="00384C7A"/>
    <w:rsid w:val="0038562A"/>
    <w:rsid w:val="003862CA"/>
    <w:rsid w:val="003864F3"/>
    <w:rsid w:val="003868FA"/>
    <w:rsid w:val="003869B8"/>
    <w:rsid w:val="00387858"/>
    <w:rsid w:val="00390B03"/>
    <w:rsid w:val="00391CAB"/>
    <w:rsid w:val="00393888"/>
    <w:rsid w:val="003945F4"/>
    <w:rsid w:val="00394F78"/>
    <w:rsid w:val="0039551C"/>
    <w:rsid w:val="0039611C"/>
    <w:rsid w:val="00396CC4"/>
    <w:rsid w:val="00397203"/>
    <w:rsid w:val="003A0914"/>
    <w:rsid w:val="003A166F"/>
    <w:rsid w:val="003A174E"/>
    <w:rsid w:val="003A1B2B"/>
    <w:rsid w:val="003A4ABA"/>
    <w:rsid w:val="003A53F0"/>
    <w:rsid w:val="003A589D"/>
    <w:rsid w:val="003A58AE"/>
    <w:rsid w:val="003A59C4"/>
    <w:rsid w:val="003A5CB7"/>
    <w:rsid w:val="003A7645"/>
    <w:rsid w:val="003A7785"/>
    <w:rsid w:val="003A785A"/>
    <w:rsid w:val="003A78BB"/>
    <w:rsid w:val="003B057F"/>
    <w:rsid w:val="003B1B21"/>
    <w:rsid w:val="003B1FC5"/>
    <w:rsid w:val="003B29C6"/>
    <w:rsid w:val="003B2A74"/>
    <w:rsid w:val="003B3596"/>
    <w:rsid w:val="003B366A"/>
    <w:rsid w:val="003B4C9C"/>
    <w:rsid w:val="003B4F69"/>
    <w:rsid w:val="003B5100"/>
    <w:rsid w:val="003B526C"/>
    <w:rsid w:val="003B52D5"/>
    <w:rsid w:val="003B5A6B"/>
    <w:rsid w:val="003B5ED3"/>
    <w:rsid w:val="003B6356"/>
    <w:rsid w:val="003B6EAF"/>
    <w:rsid w:val="003B7724"/>
    <w:rsid w:val="003B7A85"/>
    <w:rsid w:val="003C0DE1"/>
    <w:rsid w:val="003C145B"/>
    <w:rsid w:val="003C14E7"/>
    <w:rsid w:val="003C1C14"/>
    <w:rsid w:val="003C2D7B"/>
    <w:rsid w:val="003C2F2C"/>
    <w:rsid w:val="003C3BA4"/>
    <w:rsid w:val="003C4D25"/>
    <w:rsid w:val="003C5D98"/>
    <w:rsid w:val="003C5DEC"/>
    <w:rsid w:val="003C6C67"/>
    <w:rsid w:val="003C719D"/>
    <w:rsid w:val="003D0D1C"/>
    <w:rsid w:val="003D1463"/>
    <w:rsid w:val="003D2192"/>
    <w:rsid w:val="003D2824"/>
    <w:rsid w:val="003D4F67"/>
    <w:rsid w:val="003D5DBD"/>
    <w:rsid w:val="003D6BD6"/>
    <w:rsid w:val="003D74D0"/>
    <w:rsid w:val="003D74F5"/>
    <w:rsid w:val="003D76CD"/>
    <w:rsid w:val="003D7D13"/>
    <w:rsid w:val="003E145E"/>
    <w:rsid w:val="003E14AB"/>
    <w:rsid w:val="003E19AC"/>
    <w:rsid w:val="003E2013"/>
    <w:rsid w:val="003E2E0A"/>
    <w:rsid w:val="003E40B8"/>
    <w:rsid w:val="003E411F"/>
    <w:rsid w:val="003E4F8D"/>
    <w:rsid w:val="003E5C1F"/>
    <w:rsid w:val="003E5E8B"/>
    <w:rsid w:val="003E6B7D"/>
    <w:rsid w:val="003E7E90"/>
    <w:rsid w:val="003F0ACF"/>
    <w:rsid w:val="003F124D"/>
    <w:rsid w:val="003F2457"/>
    <w:rsid w:val="003F2A48"/>
    <w:rsid w:val="003F36A3"/>
    <w:rsid w:val="003F3800"/>
    <w:rsid w:val="003F3F3E"/>
    <w:rsid w:val="003F7397"/>
    <w:rsid w:val="00402FBA"/>
    <w:rsid w:val="0040303E"/>
    <w:rsid w:val="00403160"/>
    <w:rsid w:val="004031BC"/>
    <w:rsid w:val="004036EA"/>
    <w:rsid w:val="0040487C"/>
    <w:rsid w:val="004052C3"/>
    <w:rsid w:val="004058EB"/>
    <w:rsid w:val="00405A2D"/>
    <w:rsid w:val="00406058"/>
    <w:rsid w:val="00406380"/>
    <w:rsid w:val="00406F4E"/>
    <w:rsid w:val="0040739E"/>
    <w:rsid w:val="0040798B"/>
    <w:rsid w:val="00407BEF"/>
    <w:rsid w:val="00411B84"/>
    <w:rsid w:val="00412011"/>
    <w:rsid w:val="00413B58"/>
    <w:rsid w:val="0041408B"/>
    <w:rsid w:val="004142E8"/>
    <w:rsid w:val="00414775"/>
    <w:rsid w:val="00414CB5"/>
    <w:rsid w:val="00414D1D"/>
    <w:rsid w:val="00414D29"/>
    <w:rsid w:val="00417183"/>
    <w:rsid w:val="00417227"/>
    <w:rsid w:val="00417339"/>
    <w:rsid w:val="00417499"/>
    <w:rsid w:val="00417567"/>
    <w:rsid w:val="00417CF0"/>
    <w:rsid w:val="004200F8"/>
    <w:rsid w:val="00420D1E"/>
    <w:rsid w:val="00421453"/>
    <w:rsid w:val="0042153D"/>
    <w:rsid w:val="0042177A"/>
    <w:rsid w:val="004225E0"/>
    <w:rsid w:val="0042267B"/>
    <w:rsid w:val="004234B2"/>
    <w:rsid w:val="0042381A"/>
    <w:rsid w:val="00424649"/>
    <w:rsid w:val="004247B6"/>
    <w:rsid w:val="0042493C"/>
    <w:rsid w:val="00424F7D"/>
    <w:rsid w:val="0042507E"/>
    <w:rsid w:val="0042574F"/>
    <w:rsid w:val="00425DE7"/>
    <w:rsid w:val="00426DA2"/>
    <w:rsid w:val="0042746B"/>
    <w:rsid w:val="004274B1"/>
    <w:rsid w:val="00427678"/>
    <w:rsid w:val="00427888"/>
    <w:rsid w:val="00427BC3"/>
    <w:rsid w:val="00427C6F"/>
    <w:rsid w:val="004304EA"/>
    <w:rsid w:val="00430CAF"/>
    <w:rsid w:val="00431108"/>
    <w:rsid w:val="00431200"/>
    <w:rsid w:val="0043157F"/>
    <w:rsid w:val="004317AC"/>
    <w:rsid w:val="00432089"/>
    <w:rsid w:val="00432DAB"/>
    <w:rsid w:val="00432FC5"/>
    <w:rsid w:val="004338DD"/>
    <w:rsid w:val="004342E4"/>
    <w:rsid w:val="004358CB"/>
    <w:rsid w:val="004371BD"/>
    <w:rsid w:val="00437DC8"/>
    <w:rsid w:val="00437EB0"/>
    <w:rsid w:val="00441994"/>
    <w:rsid w:val="004419BA"/>
    <w:rsid w:val="00443902"/>
    <w:rsid w:val="00444158"/>
    <w:rsid w:val="00444394"/>
    <w:rsid w:val="00444E54"/>
    <w:rsid w:val="00444EEE"/>
    <w:rsid w:val="004450CA"/>
    <w:rsid w:val="00445A6B"/>
    <w:rsid w:val="00446BDF"/>
    <w:rsid w:val="00446C02"/>
    <w:rsid w:val="00447478"/>
    <w:rsid w:val="004478A5"/>
    <w:rsid w:val="00447A0D"/>
    <w:rsid w:val="00450DAA"/>
    <w:rsid w:val="004514FF"/>
    <w:rsid w:val="0045182F"/>
    <w:rsid w:val="00452124"/>
    <w:rsid w:val="004526F5"/>
    <w:rsid w:val="00452ACE"/>
    <w:rsid w:val="00452AF4"/>
    <w:rsid w:val="00454115"/>
    <w:rsid w:val="004562ED"/>
    <w:rsid w:val="0045766F"/>
    <w:rsid w:val="00460B76"/>
    <w:rsid w:val="00460E5A"/>
    <w:rsid w:val="00461A11"/>
    <w:rsid w:val="00461E32"/>
    <w:rsid w:val="004623C8"/>
    <w:rsid w:val="004639F5"/>
    <w:rsid w:val="004645BA"/>
    <w:rsid w:val="00464AA8"/>
    <w:rsid w:val="00464C20"/>
    <w:rsid w:val="004659CE"/>
    <w:rsid w:val="004665E2"/>
    <w:rsid w:val="0046704C"/>
    <w:rsid w:val="004675DA"/>
    <w:rsid w:val="0046790A"/>
    <w:rsid w:val="00467B68"/>
    <w:rsid w:val="00467B96"/>
    <w:rsid w:val="00467F96"/>
    <w:rsid w:val="00467FEF"/>
    <w:rsid w:val="00470723"/>
    <w:rsid w:val="00472524"/>
    <w:rsid w:val="00472B3F"/>
    <w:rsid w:val="00473234"/>
    <w:rsid w:val="004750E1"/>
    <w:rsid w:val="00476B08"/>
    <w:rsid w:val="0047710B"/>
    <w:rsid w:val="004800A5"/>
    <w:rsid w:val="004804BF"/>
    <w:rsid w:val="0048053C"/>
    <w:rsid w:val="004807BC"/>
    <w:rsid w:val="0048097C"/>
    <w:rsid w:val="00480B76"/>
    <w:rsid w:val="00481302"/>
    <w:rsid w:val="00481B8E"/>
    <w:rsid w:val="0048203B"/>
    <w:rsid w:val="00482A90"/>
    <w:rsid w:val="00482F4D"/>
    <w:rsid w:val="004831A0"/>
    <w:rsid w:val="00483627"/>
    <w:rsid w:val="004838F4"/>
    <w:rsid w:val="00483C28"/>
    <w:rsid w:val="004841C7"/>
    <w:rsid w:val="00484213"/>
    <w:rsid w:val="00484238"/>
    <w:rsid w:val="00484358"/>
    <w:rsid w:val="00485AE9"/>
    <w:rsid w:val="004864AC"/>
    <w:rsid w:val="004864AE"/>
    <w:rsid w:val="00486899"/>
    <w:rsid w:val="00487A89"/>
    <w:rsid w:val="00487E8D"/>
    <w:rsid w:val="00490553"/>
    <w:rsid w:val="004928B2"/>
    <w:rsid w:val="004929F2"/>
    <w:rsid w:val="0049350D"/>
    <w:rsid w:val="004935E7"/>
    <w:rsid w:val="00494B09"/>
    <w:rsid w:val="00494C5A"/>
    <w:rsid w:val="00496669"/>
    <w:rsid w:val="004971B6"/>
    <w:rsid w:val="0049766E"/>
    <w:rsid w:val="004A03B5"/>
    <w:rsid w:val="004A21DD"/>
    <w:rsid w:val="004A2BDC"/>
    <w:rsid w:val="004A3160"/>
    <w:rsid w:val="004A396B"/>
    <w:rsid w:val="004A4302"/>
    <w:rsid w:val="004A5048"/>
    <w:rsid w:val="004A5D29"/>
    <w:rsid w:val="004A69A6"/>
    <w:rsid w:val="004A7779"/>
    <w:rsid w:val="004A7A56"/>
    <w:rsid w:val="004B0137"/>
    <w:rsid w:val="004B11A2"/>
    <w:rsid w:val="004B172E"/>
    <w:rsid w:val="004B31EB"/>
    <w:rsid w:val="004B3220"/>
    <w:rsid w:val="004B3E69"/>
    <w:rsid w:val="004B4B06"/>
    <w:rsid w:val="004B4DE1"/>
    <w:rsid w:val="004B5881"/>
    <w:rsid w:val="004B59BA"/>
    <w:rsid w:val="004B59FD"/>
    <w:rsid w:val="004B62A9"/>
    <w:rsid w:val="004B68DB"/>
    <w:rsid w:val="004B6A83"/>
    <w:rsid w:val="004C105D"/>
    <w:rsid w:val="004C13A0"/>
    <w:rsid w:val="004C3570"/>
    <w:rsid w:val="004C50D0"/>
    <w:rsid w:val="004C5791"/>
    <w:rsid w:val="004C6E60"/>
    <w:rsid w:val="004C7D9E"/>
    <w:rsid w:val="004D1927"/>
    <w:rsid w:val="004D21F1"/>
    <w:rsid w:val="004D277D"/>
    <w:rsid w:val="004D6695"/>
    <w:rsid w:val="004D759A"/>
    <w:rsid w:val="004D787B"/>
    <w:rsid w:val="004E14E8"/>
    <w:rsid w:val="004E19D1"/>
    <w:rsid w:val="004E1D65"/>
    <w:rsid w:val="004E211F"/>
    <w:rsid w:val="004E25EE"/>
    <w:rsid w:val="004E27AF"/>
    <w:rsid w:val="004E28E8"/>
    <w:rsid w:val="004E3079"/>
    <w:rsid w:val="004E3CE8"/>
    <w:rsid w:val="004E48B9"/>
    <w:rsid w:val="004E4AFB"/>
    <w:rsid w:val="004E5469"/>
    <w:rsid w:val="004F3214"/>
    <w:rsid w:val="004F35D0"/>
    <w:rsid w:val="004F4069"/>
    <w:rsid w:val="004F4E28"/>
    <w:rsid w:val="004F5619"/>
    <w:rsid w:val="004F56C9"/>
    <w:rsid w:val="004F77A8"/>
    <w:rsid w:val="004F7874"/>
    <w:rsid w:val="004F7899"/>
    <w:rsid w:val="0050138C"/>
    <w:rsid w:val="00501982"/>
    <w:rsid w:val="005033AB"/>
    <w:rsid w:val="005053BB"/>
    <w:rsid w:val="005053FB"/>
    <w:rsid w:val="0050559E"/>
    <w:rsid w:val="00505FE0"/>
    <w:rsid w:val="00506823"/>
    <w:rsid w:val="00506CF5"/>
    <w:rsid w:val="00506E59"/>
    <w:rsid w:val="00507159"/>
    <w:rsid w:val="00507903"/>
    <w:rsid w:val="0051070E"/>
    <w:rsid w:val="00510958"/>
    <w:rsid w:val="00512242"/>
    <w:rsid w:val="0051284B"/>
    <w:rsid w:val="00513308"/>
    <w:rsid w:val="0051392A"/>
    <w:rsid w:val="00513A80"/>
    <w:rsid w:val="00513F46"/>
    <w:rsid w:val="00514F9C"/>
    <w:rsid w:val="00515113"/>
    <w:rsid w:val="00515236"/>
    <w:rsid w:val="005159B2"/>
    <w:rsid w:val="00515CBE"/>
    <w:rsid w:val="00516E37"/>
    <w:rsid w:val="00517FC4"/>
    <w:rsid w:val="00520927"/>
    <w:rsid w:val="00520B73"/>
    <w:rsid w:val="005212CC"/>
    <w:rsid w:val="00521E8A"/>
    <w:rsid w:val="0052242D"/>
    <w:rsid w:val="00522725"/>
    <w:rsid w:val="0052278E"/>
    <w:rsid w:val="00522C93"/>
    <w:rsid w:val="00523A52"/>
    <w:rsid w:val="00523F72"/>
    <w:rsid w:val="00524682"/>
    <w:rsid w:val="005246C0"/>
    <w:rsid w:val="0052475C"/>
    <w:rsid w:val="0052507A"/>
    <w:rsid w:val="005251D9"/>
    <w:rsid w:val="0052594E"/>
    <w:rsid w:val="005263C3"/>
    <w:rsid w:val="005277B2"/>
    <w:rsid w:val="0052781C"/>
    <w:rsid w:val="0052793C"/>
    <w:rsid w:val="00527D82"/>
    <w:rsid w:val="00531C1B"/>
    <w:rsid w:val="00531F33"/>
    <w:rsid w:val="00532089"/>
    <w:rsid w:val="00532FFF"/>
    <w:rsid w:val="00533DDC"/>
    <w:rsid w:val="00534371"/>
    <w:rsid w:val="00534DE2"/>
    <w:rsid w:val="0053641B"/>
    <w:rsid w:val="00537496"/>
    <w:rsid w:val="005409AD"/>
    <w:rsid w:val="00540C7E"/>
    <w:rsid w:val="00541104"/>
    <w:rsid w:val="00541542"/>
    <w:rsid w:val="0054161F"/>
    <w:rsid w:val="00541828"/>
    <w:rsid w:val="00541FE8"/>
    <w:rsid w:val="00542FED"/>
    <w:rsid w:val="00543499"/>
    <w:rsid w:val="00543898"/>
    <w:rsid w:val="0054459B"/>
    <w:rsid w:val="00544F83"/>
    <w:rsid w:val="0054556A"/>
    <w:rsid w:val="005457F3"/>
    <w:rsid w:val="00546499"/>
    <w:rsid w:val="0054765F"/>
    <w:rsid w:val="00550642"/>
    <w:rsid w:val="005516C3"/>
    <w:rsid w:val="005528E7"/>
    <w:rsid w:val="005529B0"/>
    <w:rsid w:val="00552A8C"/>
    <w:rsid w:val="00552C45"/>
    <w:rsid w:val="00552D8E"/>
    <w:rsid w:val="00554305"/>
    <w:rsid w:val="00554367"/>
    <w:rsid w:val="005558A2"/>
    <w:rsid w:val="00555AAA"/>
    <w:rsid w:val="0055651B"/>
    <w:rsid w:val="00557263"/>
    <w:rsid w:val="0055745B"/>
    <w:rsid w:val="00560590"/>
    <w:rsid w:val="00560C68"/>
    <w:rsid w:val="00561659"/>
    <w:rsid w:val="00562C5F"/>
    <w:rsid w:val="005630F4"/>
    <w:rsid w:val="00563355"/>
    <w:rsid w:val="005643F2"/>
    <w:rsid w:val="00564AC5"/>
    <w:rsid w:val="00565297"/>
    <w:rsid w:val="0056557E"/>
    <w:rsid w:val="0056651F"/>
    <w:rsid w:val="00566A0C"/>
    <w:rsid w:val="00566E7F"/>
    <w:rsid w:val="00567AC7"/>
    <w:rsid w:val="0057132B"/>
    <w:rsid w:val="00571B3F"/>
    <w:rsid w:val="00572973"/>
    <w:rsid w:val="005729D2"/>
    <w:rsid w:val="00573333"/>
    <w:rsid w:val="00573D14"/>
    <w:rsid w:val="00574D55"/>
    <w:rsid w:val="00574DFC"/>
    <w:rsid w:val="0057768A"/>
    <w:rsid w:val="005803A9"/>
    <w:rsid w:val="00580EA2"/>
    <w:rsid w:val="00581805"/>
    <w:rsid w:val="0058188D"/>
    <w:rsid w:val="005826A7"/>
    <w:rsid w:val="00583010"/>
    <w:rsid w:val="005838EC"/>
    <w:rsid w:val="005848FC"/>
    <w:rsid w:val="00584F81"/>
    <w:rsid w:val="00585464"/>
    <w:rsid w:val="00586E92"/>
    <w:rsid w:val="00590F82"/>
    <w:rsid w:val="00593689"/>
    <w:rsid w:val="005950AD"/>
    <w:rsid w:val="00595110"/>
    <w:rsid w:val="00595232"/>
    <w:rsid w:val="005963E4"/>
    <w:rsid w:val="005A0435"/>
    <w:rsid w:val="005A0551"/>
    <w:rsid w:val="005A0682"/>
    <w:rsid w:val="005A0AB2"/>
    <w:rsid w:val="005A12B4"/>
    <w:rsid w:val="005A16DA"/>
    <w:rsid w:val="005A190C"/>
    <w:rsid w:val="005A3A49"/>
    <w:rsid w:val="005A41BA"/>
    <w:rsid w:val="005A4646"/>
    <w:rsid w:val="005A6CAA"/>
    <w:rsid w:val="005A7422"/>
    <w:rsid w:val="005A7473"/>
    <w:rsid w:val="005B01A2"/>
    <w:rsid w:val="005B0D88"/>
    <w:rsid w:val="005B0FDA"/>
    <w:rsid w:val="005B191C"/>
    <w:rsid w:val="005B1E31"/>
    <w:rsid w:val="005B2D25"/>
    <w:rsid w:val="005B53D2"/>
    <w:rsid w:val="005B5CC8"/>
    <w:rsid w:val="005B74A9"/>
    <w:rsid w:val="005B7682"/>
    <w:rsid w:val="005B7E65"/>
    <w:rsid w:val="005C1E6D"/>
    <w:rsid w:val="005C1EDF"/>
    <w:rsid w:val="005C2427"/>
    <w:rsid w:val="005C328E"/>
    <w:rsid w:val="005C38EA"/>
    <w:rsid w:val="005C5BC5"/>
    <w:rsid w:val="005C7918"/>
    <w:rsid w:val="005C7A9E"/>
    <w:rsid w:val="005D0649"/>
    <w:rsid w:val="005D1A33"/>
    <w:rsid w:val="005D1D59"/>
    <w:rsid w:val="005D2ADE"/>
    <w:rsid w:val="005D2EFC"/>
    <w:rsid w:val="005D3A33"/>
    <w:rsid w:val="005D3DB8"/>
    <w:rsid w:val="005D4022"/>
    <w:rsid w:val="005D5218"/>
    <w:rsid w:val="005D5AE0"/>
    <w:rsid w:val="005D7B19"/>
    <w:rsid w:val="005D7FEC"/>
    <w:rsid w:val="005E055D"/>
    <w:rsid w:val="005E08B7"/>
    <w:rsid w:val="005E0B6F"/>
    <w:rsid w:val="005E0DFF"/>
    <w:rsid w:val="005E11E8"/>
    <w:rsid w:val="005E35EE"/>
    <w:rsid w:val="005E3DB5"/>
    <w:rsid w:val="005E44CE"/>
    <w:rsid w:val="005E4FC4"/>
    <w:rsid w:val="005E54B6"/>
    <w:rsid w:val="005E5C09"/>
    <w:rsid w:val="005E5E35"/>
    <w:rsid w:val="005E653F"/>
    <w:rsid w:val="005E65F7"/>
    <w:rsid w:val="005E6647"/>
    <w:rsid w:val="005E7C6F"/>
    <w:rsid w:val="005E7CCE"/>
    <w:rsid w:val="005F0572"/>
    <w:rsid w:val="005F0AE6"/>
    <w:rsid w:val="005F0C3E"/>
    <w:rsid w:val="005F1A08"/>
    <w:rsid w:val="005F2907"/>
    <w:rsid w:val="005F2D3F"/>
    <w:rsid w:val="005F4DDE"/>
    <w:rsid w:val="006010FF"/>
    <w:rsid w:val="006015AB"/>
    <w:rsid w:val="00601B5D"/>
    <w:rsid w:val="006026AE"/>
    <w:rsid w:val="006028B8"/>
    <w:rsid w:val="0060298B"/>
    <w:rsid w:val="00602CBF"/>
    <w:rsid w:val="00602EDA"/>
    <w:rsid w:val="00603474"/>
    <w:rsid w:val="00604261"/>
    <w:rsid w:val="006060C2"/>
    <w:rsid w:val="0060632F"/>
    <w:rsid w:val="00606BB4"/>
    <w:rsid w:val="00606E95"/>
    <w:rsid w:val="0060751E"/>
    <w:rsid w:val="006100A9"/>
    <w:rsid w:val="006102A4"/>
    <w:rsid w:val="006112FD"/>
    <w:rsid w:val="0061141C"/>
    <w:rsid w:val="00612C22"/>
    <w:rsid w:val="00613C75"/>
    <w:rsid w:val="00614D11"/>
    <w:rsid w:val="00615B3B"/>
    <w:rsid w:val="00616432"/>
    <w:rsid w:val="00617509"/>
    <w:rsid w:val="00617571"/>
    <w:rsid w:val="00617A96"/>
    <w:rsid w:val="006206C2"/>
    <w:rsid w:val="006214FA"/>
    <w:rsid w:val="00621655"/>
    <w:rsid w:val="0062243B"/>
    <w:rsid w:val="00622CDD"/>
    <w:rsid w:val="00623562"/>
    <w:rsid w:val="00623EE5"/>
    <w:rsid w:val="00623F27"/>
    <w:rsid w:val="00624374"/>
    <w:rsid w:val="006252F2"/>
    <w:rsid w:val="0062653A"/>
    <w:rsid w:val="006266ED"/>
    <w:rsid w:val="0062682D"/>
    <w:rsid w:val="0062751B"/>
    <w:rsid w:val="00630CCB"/>
    <w:rsid w:val="00631240"/>
    <w:rsid w:val="00631C6B"/>
    <w:rsid w:val="00631C8A"/>
    <w:rsid w:val="00632F0D"/>
    <w:rsid w:val="00633E29"/>
    <w:rsid w:val="006346BA"/>
    <w:rsid w:val="00635522"/>
    <w:rsid w:val="00636311"/>
    <w:rsid w:val="006364F4"/>
    <w:rsid w:val="00636940"/>
    <w:rsid w:val="006371B8"/>
    <w:rsid w:val="00637E6C"/>
    <w:rsid w:val="00640C6F"/>
    <w:rsid w:val="00640E4A"/>
    <w:rsid w:val="00641777"/>
    <w:rsid w:val="00641C0F"/>
    <w:rsid w:val="00642875"/>
    <w:rsid w:val="00642A0A"/>
    <w:rsid w:val="00642CAA"/>
    <w:rsid w:val="0064388F"/>
    <w:rsid w:val="00643B3F"/>
    <w:rsid w:val="00644DA1"/>
    <w:rsid w:val="00645450"/>
    <w:rsid w:val="00645483"/>
    <w:rsid w:val="00645B1C"/>
    <w:rsid w:val="00646514"/>
    <w:rsid w:val="006471A4"/>
    <w:rsid w:val="00647FE0"/>
    <w:rsid w:val="006516BE"/>
    <w:rsid w:val="0065356C"/>
    <w:rsid w:val="00653E80"/>
    <w:rsid w:val="00654896"/>
    <w:rsid w:val="00655892"/>
    <w:rsid w:val="006562E8"/>
    <w:rsid w:val="00656899"/>
    <w:rsid w:val="00656EE3"/>
    <w:rsid w:val="00657366"/>
    <w:rsid w:val="006600FF"/>
    <w:rsid w:val="00661463"/>
    <w:rsid w:val="006628D2"/>
    <w:rsid w:val="0066390C"/>
    <w:rsid w:val="00663A7C"/>
    <w:rsid w:val="00663B5C"/>
    <w:rsid w:val="00663EDF"/>
    <w:rsid w:val="006640E3"/>
    <w:rsid w:val="00667B87"/>
    <w:rsid w:val="0067029D"/>
    <w:rsid w:val="006707B3"/>
    <w:rsid w:val="00670B1D"/>
    <w:rsid w:val="006718F7"/>
    <w:rsid w:val="00671EC6"/>
    <w:rsid w:val="00671FB4"/>
    <w:rsid w:val="00672ED6"/>
    <w:rsid w:val="00672FAF"/>
    <w:rsid w:val="006734EA"/>
    <w:rsid w:val="00674534"/>
    <w:rsid w:val="00674732"/>
    <w:rsid w:val="00676C64"/>
    <w:rsid w:val="006770E4"/>
    <w:rsid w:val="00677313"/>
    <w:rsid w:val="00677639"/>
    <w:rsid w:val="00681BBF"/>
    <w:rsid w:val="006822C3"/>
    <w:rsid w:val="00682DF7"/>
    <w:rsid w:val="00683BC6"/>
    <w:rsid w:val="00684202"/>
    <w:rsid w:val="00685BEE"/>
    <w:rsid w:val="00686FC2"/>
    <w:rsid w:val="006875E5"/>
    <w:rsid w:val="00690004"/>
    <w:rsid w:val="0069024E"/>
    <w:rsid w:val="0069135F"/>
    <w:rsid w:val="00692507"/>
    <w:rsid w:val="00692A34"/>
    <w:rsid w:val="00692B4F"/>
    <w:rsid w:val="00692FF8"/>
    <w:rsid w:val="006946B0"/>
    <w:rsid w:val="00694FC9"/>
    <w:rsid w:val="00695247"/>
    <w:rsid w:val="00695354"/>
    <w:rsid w:val="0069587A"/>
    <w:rsid w:val="00695CFE"/>
    <w:rsid w:val="0069685C"/>
    <w:rsid w:val="00696CDE"/>
    <w:rsid w:val="00697E3F"/>
    <w:rsid w:val="006A046F"/>
    <w:rsid w:val="006A06F1"/>
    <w:rsid w:val="006A17BA"/>
    <w:rsid w:val="006A1BBA"/>
    <w:rsid w:val="006A25C4"/>
    <w:rsid w:val="006A292B"/>
    <w:rsid w:val="006A316C"/>
    <w:rsid w:val="006A374D"/>
    <w:rsid w:val="006A3AA2"/>
    <w:rsid w:val="006A3B3A"/>
    <w:rsid w:val="006A460F"/>
    <w:rsid w:val="006A46D2"/>
    <w:rsid w:val="006A4D51"/>
    <w:rsid w:val="006A5B75"/>
    <w:rsid w:val="006A62E4"/>
    <w:rsid w:val="006A635D"/>
    <w:rsid w:val="006A71FF"/>
    <w:rsid w:val="006A7301"/>
    <w:rsid w:val="006A75EB"/>
    <w:rsid w:val="006A7F86"/>
    <w:rsid w:val="006B1571"/>
    <w:rsid w:val="006B20B7"/>
    <w:rsid w:val="006B20D3"/>
    <w:rsid w:val="006B3401"/>
    <w:rsid w:val="006B4529"/>
    <w:rsid w:val="006B4E52"/>
    <w:rsid w:val="006B5243"/>
    <w:rsid w:val="006B5656"/>
    <w:rsid w:val="006B5B08"/>
    <w:rsid w:val="006B5EB5"/>
    <w:rsid w:val="006B6FCE"/>
    <w:rsid w:val="006B72CB"/>
    <w:rsid w:val="006B73CB"/>
    <w:rsid w:val="006B7769"/>
    <w:rsid w:val="006C0354"/>
    <w:rsid w:val="006C09E6"/>
    <w:rsid w:val="006C2F52"/>
    <w:rsid w:val="006C305B"/>
    <w:rsid w:val="006C3367"/>
    <w:rsid w:val="006C4020"/>
    <w:rsid w:val="006C49F6"/>
    <w:rsid w:val="006C5545"/>
    <w:rsid w:val="006C5C0E"/>
    <w:rsid w:val="006C608F"/>
    <w:rsid w:val="006C67A5"/>
    <w:rsid w:val="006C72E5"/>
    <w:rsid w:val="006C77F9"/>
    <w:rsid w:val="006C7FF9"/>
    <w:rsid w:val="006D0758"/>
    <w:rsid w:val="006D0E0C"/>
    <w:rsid w:val="006D29A3"/>
    <w:rsid w:val="006D2C8E"/>
    <w:rsid w:val="006D30F3"/>
    <w:rsid w:val="006D3563"/>
    <w:rsid w:val="006D4A53"/>
    <w:rsid w:val="006D5137"/>
    <w:rsid w:val="006D5762"/>
    <w:rsid w:val="006D6099"/>
    <w:rsid w:val="006D65E7"/>
    <w:rsid w:val="006D6A70"/>
    <w:rsid w:val="006D6A95"/>
    <w:rsid w:val="006D75CE"/>
    <w:rsid w:val="006D79A3"/>
    <w:rsid w:val="006D7BC7"/>
    <w:rsid w:val="006E167F"/>
    <w:rsid w:val="006E3995"/>
    <w:rsid w:val="006E40EF"/>
    <w:rsid w:val="006E440E"/>
    <w:rsid w:val="006E4E9C"/>
    <w:rsid w:val="006E4EE0"/>
    <w:rsid w:val="006E682D"/>
    <w:rsid w:val="006E6AA7"/>
    <w:rsid w:val="006F25E7"/>
    <w:rsid w:val="006F28BC"/>
    <w:rsid w:val="006F554D"/>
    <w:rsid w:val="006F5DEF"/>
    <w:rsid w:val="006F6364"/>
    <w:rsid w:val="006F7A03"/>
    <w:rsid w:val="007004EE"/>
    <w:rsid w:val="00700680"/>
    <w:rsid w:val="0070103C"/>
    <w:rsid w:val="0070155D"/>
    <w:rsid w:val="00701F88"/>
    <w:rsid w:val="00702459"/>
    <w:rsid w:val="00705B49"/>
    <w:rsid w:val="00705BEE"/>
    <w:rsid w:val="007060E5"/>
    <w:rsid w:val="00707565"/>
    <w:rsid w:val="00707594"/>
    <w:rsid w:val="0070791A"/>
    <w:rsid w:val="007079EB"/>
    <w:rsid w:val="00710254"/>
    <w:rsid w:val="0071044A"/>
    <w:rsid w:val="007104B4"/>
    <w:rsid w:val="00714E77"/>
    <w:rsid w:val="007176FA"/>
    <w:rsid w:val="00717DAA"/>
    <w:rsid w:val="00720C34"/>
    <w:rsid w:val="0072117D"/>
    <w:rsid w:val="00721300"/>
    <w:rsid w:val="00721A17"/>
    <w:rsid w:val="00721D86"/>
    <w:rsid w:val="00723B99"/>
    <w:rsid w:val="00724D44"/>
    <w:rsid w:val="00725ECA"/>
    <w:rsid w:val="007272E5"/>
    <w:rsid w:val="00727335"/>
    <w:rsid w:val="0072766D"/>
    <w:rsid w:val="007278EB"/>
    <w:rsid w:val="00727F72"/>
    <w:rsid w:val="00727F87"/>
    <w:rsid w:val="0073043F"/>
    <w:rsid w:val="00730A2F"/>
    <w:rsid w:val="00730DC1"/>
    <w:rsid w:val="007313A0"/>
    <w:rsid w:val="007314A6"/>
    <w:rsid w:val="00731A33"/>
    <w:rsid w:val="00731D39"/>
    <w:rsid w:val="00731E8E"/>
    <w:rsid w:val="00732753"/>
    <w:rsid w:val="0073298C"/>
    <w:rsid w:val="00733166"/>
    <w:rsid w:val="007341DC"/>
    <w:rsid w:val="00734541"/>
    <w:rsid w:val="00734A99"/>
    <w:rsid w:val="007355F1"/>
    <w:rsid w:val="007357F7"/>
    <w:rsid w:val="00735E93"/>
    <w:rsid w:val="007367FA"/>
    <w:rsid w:val="00736DC0"/>
    <w:rsid w:val="00737284"/>
    <w:rsid w:val="00740DEF"/>
    <w:rsid w:val="0074154A"/>
    <w:rsid w:val="00741697"/>
    <w:rsid w:val="00742293"/>
    <w:rsid w:val="00742665"/>
    <w:rsid w:val="0074305F"/>
    <w:rsid w:val="0074356B"/>
    <w:rsid w:val="00743701"/>
    <w:rsid w:val="00743984"/>
    <w:rsid w:val="00743BD7"/>
    <w:rsid w:val="0074572C"/>
    <w:rsid w:val="00745AE7"/>
    <w:rsid w:val="00746A4C"/>
    <w:rsid w:val="0074735A"/>
    <w:rsid w:val="00750040"/>
    <w:rsid w:val="00750E3F"/>
    <w:rsid w:val="00752557"/>
    <w:rsid w:val="00755692"/>
    <w:rsid w:val="0075575E"/>
    <w:rsid w:val="007557A8"/>
    <w:rsid w:val="00760260"/>
    <w:rsid w:val="0076086F"/>
    <w:rsid w:val="0076189B"/>
    <w:rsid w:val="0076193E"/>
    <w:rsid w:val="00761969"/>
    <w:rsid w:val="007619A6"/>
    <w:rsid w:val="00763D41"/>
    <w:rsid w:val="007651D7"/>
    <w:rsid w:val="00767965"/>
    <w:rsid w:val="00767CE2"/>
    <w:rsid w:val="00767E48"/>
    <w:rsid w:val="00770892"/>
    <w:rsid w:val="00771AF5"/>
    <w:rsid w:val="007721D2"/>
    <w:rsid w:val="00772817"/>
    <w:rsid w:val="00772B74"/>
    <w:rsid w:val="007733D6"/>
    <w:rsid w:val="007737CC"/>
    <w:rsid w:val="0077432E"/>
    <w:rsid w:val="00774C7D"/>
    <w:rsid w:val="007759C2"/>
    <w:rsid w:val="00776E32"/>
    <w:rsid w:val="007801DB"/>
    <w:rsid w:val="00780EB2"/>
    <w:rsid w:val="00780F64"/>
    <w:rsid w:val="00781332"/>
    <w:rsid w:val="007821D3"/>
    <w:rsid w:val="007842B4"/>
    <w:rsid w:val="00784EAA"/>
    <w:rsid w:val="00785060"/>
    <w:rsid w:val="00785803"/>
    <w:rsid w:val="00785B7C"/>
    <w:rsid w:val="0078684C"/>
    <w:rsid w:val="00786F2C"/>
    <w:rsid w:val="00787AAE"/>
    <w:rsid w:val="00787F87"/>
    <w:rsid w:val="007905A9"/>
    <w:rsid w:val="00790AAA"/>
    <w:rsid w:val="00791307"/>
    <w:rsid w:val="007914DD"/>
    <w:rsid w:val="00792207"/>
    <w:rsid w:val="0079306D"/>
    <w:rsid w:val="007934B9"/>
    <w:rsid w:val="00793537"/>
    <w:rsid w:val="0079399F"/>
    <w:rsid w:val="0079493D"/>
    <w:rsid w:val="00795C7C"/>
    <w:rsid w:val="0079622B"/>
    <w:rsid w:val="00796397"/>
    <w:rsid w:val="00796634"/>
    <w:rsid w:val="0079681D"/>
    <w:rsid w:val="00796A9B"/>
    <w:rsid w:val="00796C2C"/>
    <w:rsid w:val="00796D02"/>
    <w:rsid w:val="00796FDD"/>
    <w:rsid w:val="00797002"/>
    <w:rsid w:val="007A27E8"/>
    <w:rsid w:val="007A288C"/>
    <w:rsid w:val="007A31D4"/>
    <w:rsid w:val="007A4C18"/>
    <w:rsid w:val="007A5B88"/>
    <w:rsid w:val="007A604F"/>
    <w:rsid w:val="007A613B"/>
    <w:rsid w:val="007A6C42"/>
    <w:rsid w:val="007A70E3"/>
    <w:rsid w:val="007B093B"/>
    <w:rsid w:val="007B0B20"/>
    <w:rsid w:val="007B0F10"/>
    <w:rsid w:val="007B10A1"/>
    <w:rsid w:val="007B1241"/>
    <w:rsid w:val="007B2CBF"/>
    <w:rsid w:val="007B334C"/>
    <w:rsid w:val="007B4FB2"/>
    <w:rsid w:val="007B5039"/>
    <w:rsid w:val="007B5095"/>
    <w:rsid w:val="007B64A7"/>
    <w:rsid w:val="007B6CA0"/>
    <w:rsid w:val="007B7EDC"/>
    <w:rsid w:val="007B7F21"/>
    <w:rsid w:val="007C25F8"/>
    <w:rsid w:val="007C2BD8"/>
    <w:rsid w:val="007C35E9"/>
    <w:rsid w:val="007C38A6"/>
    <w:rsid w:val="007C41E0"/>
    <w:rsid w:val="007C5155"/>
    <w:rsid w:val="007C5A50"/>
    <w:rsid w:val="007C5C0F"/>
    <w:rsid w:val="007C5E9F"/>
    <w:rsid w:val="007C618D"/>
    <w:rsid w:val="007D02C0"/>
    <w:rsid w:val="007D1528"/>
    <w:rsid w:val="007D3F7F"/>
    <w:rsid w:val="007D54F2"/>
    <w:rsid w:val="007D5813"/>
    <w:rsid w:val="007D5ABC"/>
    <w:rsid w:val="007E1272"/>
    <w:rsid w:val="007E159C"/>
    <w:rsid w:val="007E25BA"/>
    <w:rsid w:val="007E2DA3"/>
    <w:rsid w:val="007E3344"/>
    <w:rsid w:val="007E3771"/>
    <w:rsid w:val="007E3FCE"/>
    <w:rsid w:val="007E5F5D"/>
    <w:rsid w:val="007E6225"/>
    <w:rsid w:val="007E654D"/>
    <w:rsid w:val="007E75C7"/>
    <w:rsid w:val="007F00A2"/>
    <w:rsid w:val="007F010F"/>
    <w:rsid w:val="007F17C9"/>
    <w:rsid w:val="007F18B4"/>
    <w:rsid w:val="007F1A4B"/>
    <w:rsid w:val="007F3463"/>
    <w:rsid w:val="007F3F66"/>
    <w:rsid w:val="007F40BD"/>
    <w:rsid w:val="007F40D0"/>
    <w:rsid w:val="007F50E2"/>
    <w:rsid w:val="007F5493"/>
    <w:rsid w:val="00801A6E"/>
    <w:rsid w:val="008024B9"/>
    <w:rsid w:val="00802EBD"/>
    <w:rsid w:val="00803B11"/>
    <w:rsid w:val="0080403F"/>
    <w:rsid w:val="008041D1"/>
    <w:rsid w:val="008043AF"/>
    <w:rsid w:val="00805B91"/>
    <w:rsid w:val="00805C8B"/>
    <w:rsid w:val="00805E53"/>
    <w:rsid w:val="00806C8D"/>
    <w:rsid w:val="008077EA"/>
    <w:rsid w:val="008101EA"/>
    <w:rsid w:val="00810253"/>
    <w:rsid w:val="0081175D"/>
    <w:rsid w:val="00812048"/>
    <w:rsid w:val="008127E1"/>
    <w:rsid w:val="008129FB"/>
    <w:rsid w:val="00812DA9"/>
    <w:rsid w:val="00813C92"/>
    <w:rsid w:val="00815E31"/>
    <w:rsid w:val="0081669D"/>
    <w:rsid w:val="00816EBA"/>
    <w:rsid w:val="008208DF"/>
    <w:rsid w:val="00820E81"/>
    <w:rsid w:val="008215AC"/>
    <w:rsid w:val="008244D5"/>
    <w:rsid w:val="00825A59"/>
    <w:rsid w:val="00825EC7"/>
    <w:rsid w:val="00827024"/>
    <w:rsid w:val="00827789"/>
    <w:rsid w:val="0082796B"/>
    <w:rsid w:val="00827BDB"/>
    <w:rsid w:val="00830C29"/>
    <w:rsid w:val="0083120C"/>
    <w:rsid w:val="0083191F"/>
    <w:rsid w:val="00831C24"/>
    <w:rsid w:val="00832FDE"/>
    <w:rsid w:val="00833603"/>
    <w:rsid w:val="0083384B"/>
    <w:rsid w:val="00834D86"/>
    <w:rsid w:val="00835628"/>
    <w:rsid w:val="00835BDC"/>
    <w:rsid w:val="00836115"/>
    <w:rsid w:val="00837030"/>
    <w:rsid w:val="00837713"/>
    <w:rsid w:val="00840026"/>
    <w:rsid w:val="00840270"/>
    <w:rsid w:val="008413F3"/>
    <w:rsid w:val="0084165E"/>
    <w:rsid w:val="00841BCC"/>
    <w:rsid w:val="00842223"/>
    <w:rsid w:val="008423FB"/>
    <w:rsid w:val="008433AF"/>
    <w:rsid w:val="00844768"/>
    <w:rsid w:val="00844B0F"/>
    <w:rsid w:val="0084551E"/>
    <w:rsid w:val="00845F37"/>
    <w:rsid w:val="00846D72"/>
    <w:rsid w:val="00847CA0"/>
    <w:rsid w:val="008504EA"/>
    <w:rsid w:val="0085233E"/>
    <w:rsid w:val="008555BB"/>
    <w:rsid w:val="00855E33"/>
    <w:rsid w:val="00856A2F"/>
    <w:rsid w:val="00860DDE"/>
    <w:rsid w:val="00860FBF"/>
    <w:rsid w:val="00861A54"/>
    <w:rsid w:val="00861CC2"/>
    <w:rsid w:val="0086293E"/>
    <w:rsid w:val="00863522"/>
    <w:rsid w:val="00864ECD"/>
    <w:rsid w:val="00865BBA"/>
    <w:rsid w:val="008668EB"/>
    <w:rsid w:val="00870F92"/>
    <w:rsid w:val="00870FCE"/>
    <w:rsid w:val="00871D39"/>
    <w:rsid w:val="00871EE0"/>
    <w:rsid w:val="0087263A"/>
    <w:rsid w:val="00873895"/>
    <w:rsid w:val="008752E4"/>
    <w:rsid w:val="00875E16"/>
    <w:rsid w:val="0087617B"/>
    <w:rsid w:val="00876A81"/>
    <w:rsid w:val="00876EBC"/>
    <w:rsid w:val="00877A9B"/>
    <w:rsid w:val="00880C52"/>
    <w:rsid w:val="00881450"/>
    <w:rsid w:val="00881530"/>
    <w:rsid w:val="00881804"/>
    <w:rsid w:val="008822F4"/>
    <w:rsid w:val="008823C8"/>
    <w:rsid w:val="0088245B"/>
    <w:rsid w:val="00884C6F"/>
    <w:rsid w:val="00884F40"/>
    <w:rsid w:val="0088533D"/>
    <w:rsid w:val="00886615"/>
    <w:rsid w:val="008866A5"/>
    <w:rsid w:val="00886B44"/>
    <w:rsid w:val="00886DD2"/>
    <w:rsid w:val="00887030"/>
    <w:rsid w:val="0089003F"/>
    <w:rsid w:val="00892545"/>
    <w:rsid w:val="008930CD"/>
    <w:rsid w:val="00893556"/>
    <w:rsid w:val="00893B9B"/>
    <w:rsid w:val="00894021"/>
    <w:rsid w:val="0089483E"/>
    <w:rsid w:val="008955A8"/>
    <w:rsid w:val="00895A50"/>
    <w:rsid w:val="00895A61"/>
    <w:rsid w:val="00895F35"/>
    <w:rsid w:val="0089747B"/>
    <w:rsid w:val="00897722"/>
    <w:rsid w:val="008A0074"/>
    <w:rsid w:val="008A218D"/>
    <w:rsid w:val="008A2B98"/>
    <w:rsid w:val="008A2D0D"/>
    <w:rsid w:val="008A385B"/>
    <w:rsid w:val="008A4189"/>
    <w:rsid w:val="008A4C7F"/>
    <w:rsid w:val="008A5389"/>
    <w:rsid w:val="008A5510"/>
    <w:rsid w:val="008A570A"/>
    <w:rsid w:val="008A5CC0"/>
    <w:rsid w:val="008A79A6"/>
    <w:rsid w:val="008B0601"/>
    <w:rsid w:val="008B1015"/>
    <w:rsid w:val="008B1D04"/>
    <w:rsid w:val="008B1D25"/>
    <w:rsid w:val="008B3CC9"/>
    <w:rsid w:val="008B4827"/>
    <w:rsid w:val="008B5529"/>
    <w:rsid w:val="008B555D"/>
    <w:rsid w:val="008B6224"/>
    <w:rsid w:val="008B6A69"/>
    <w:rsid w:val="008B6EB7"/>
    <w:rsid w:val="008B7A12"/>
    <w:rsid w:val="008C01E4"/>
    <w:rsid w:val="008C0618"/>
    <w:rsid w:val="008C0BBE"/>
    <w:rsid w:val="008C3717"/>
    <w:rsid w:val="008C38B5"/>
    <w:rsid w:val="008C3FEB"/>
    <w:rsid w:val="008C40A0"/>
    <w:rsid w:val="008C5958"/>
    <w:rsid w:val="008C624D"/>
    <w:rsid w:val="008C65BB"/>
    <w:rsid w:val="008C704E"/>
    <w:rsid w:val="008C745C"/>
    <w:rsid w:val="008D04B8"/>
    <w:rsid w:val="008D20A5"/>
    <w:rsid w:val="008D246B"/>
    <w:rsid w:val="008D254A"/>
    <w:rsid w:val="008D30F0"/>
    <w:rsid w:val="008D3AAF"/>
    <w:rsid w:val="008D4CBD"/>
    <w:rsid w:val="008D5FB5"/>
    <w:rsid w:val="008D6846"/>
    <w:rsid w:val="008D6B0A"/>
    <w:rsid w:val="008D6D70"/>
    <w:rsid w:val="008D7054"/>
    <w:rsid w:val="008D773F"/>
    <w:rsid w:val="008E009E"/>
    <w:rsid w:val="008E15C8"/>
    <w:rsid w:val="008E1D87"/>
    <w:rsid w:val="008E1E81"/>
    <w:rsid w:val="008E35DE"/>
    <w:rsid w:val="008E3FE9"/>
    <w:rsid w:val="008E46BA"/>
    <w:rsid w:val="008E5570"/>
    <w:rsid w:val="008E572F"/>
    <w:rsid w:val="008E5ABB"/>
    <w:rsid w:val="008E5E31"/>
    <w:rsid w:val="008E5EBE"/>
    <w:rsid w:val="008E7298"/>
    <w:rsid w:val="008E75D6"/>
    <w:rsid w:val="008E7632"/>
    <w:rsid w:val="008F0947"/>
    <w:rsid w:val="008F135C"/>
    <w:rsid w:val="008F1DE7"/>
    <w:rsid w:val="008F2AFE"/>
    <w:rsid w:val="008F3489"/>
    <w:rsid w:val="008F4FB9"/>
    <w:rsid w:val="008F6E57"/>
    <w:rsid w:val="008F7F8D"/>
    <w:rsid w:val="00900CB8"/>
    <w:rsid w:val="00900F76"/>
    <w:rsid w:val="00901CBB"/>
    <w:rsid w:val="0090200A"/>
    <w:rsid w:val="009021A9"/>
    <w:rsid w:val="009024E8"/>
    <w:rsid w:val="009025B6"/>
    <w:rsid w:val="009029E7"/>
    <w:rsid w:val="00902C16"/>
    <w:rsid w:val="009034A9"/>
    <w:rsid w:val="00904119"/>
    <w:rsid w:val="00904321"/>
    <w:rsid w:val="00904D4A"/>
    <w:rsid w:val="0090530E"/>
    <w:rsid w:val="009061A4"/>
    <w:rsid w:val="009061CE"/>
    <w:rsid w:val="00906214"/>
    <w:rsid w:val="009072BD"/>
    <w:rsid w:val="0091046F"/>
    <w:rsid w:val="0091126B"/>
    <w:rsid w:val="00911971"/>
    <w:rsid w:val="0091220B"/>
    <w:rsid w:val="00912976"/>
    <w:rsid w:val="00913315"/>
    <w:rsid w:val="00913842"/>
    <w:rsid w:val="00914223"/>
    <w:rsid w:val="0091556E"/>
    <w:rsid w:val="009158CF"/>
    <w:rsid w:val="00916244"/>
    <w:rsid w:val="009171CC"/>
    <w:rsid w:val="0091726C"/>
    <w:rsid w:val="009172E0"/>
    <w:rsid w:val="00917A13"/>
    <w:rsid w:val="00917F0E"/>
    <w:rsid w:val="00917FF0"/>
    <w:rsid w:val="00920798"/>
    <w:rsid w:val="00920C62"/>
    <w:rsid w:val="00920C73"/>
    <w:rsid w:val="0092110B"/>
    <w:rsid w:val="00921454"/>
    <w:rsid w:val="00921E81"/>
    <w:rsid w:val="009220C6"/>
    <w:rsid w:val="009236DB"/>
    <w:rsid w:val="00923E25"/>
    <w:rsid w:val="00924B09"/>
    <w:rsid w:val="00924B9D"/>
    <w:rsid w:val="009256CC"/>
    <w:rsid w:val="009275AC"/>
    <w:rsid w:val="00927710"/>
    <w:rsid w:val="009305C2"/>
    <w:rsid w:val="00930691"/>
    <w:rsid w:val="00931B9A"/>
    <w:rsid w:val="00932E5C"/>
    <w:rsid w:val="0093324A"/>
    <w:rsid w:val="0093393D"/>
    <w:rsid w:val="00934101"/>
    <w:rsid w:val="00934581"/>
    <w:rsid w:val="009346E7"/>
    <w:rsid w:val="0093483D"/>
    <w:rsid w:val="00934B4E"/>
    <w:rsid w:val="00935DE5"/>
    <w:rsid w:val="0093635D"/>
    <w:rsid w:val="00936FC3"/>
    <w:rsid w:val="009400CF"/>
    <w:rsid w:val="009401A7"/>
    <w:rsid w:val="009407A5"/>
    <w:rsid w:val="0094137C"/>
    <w:rsid w:val="00941859"/>
    <w:rsid w:val="00941A5A"/>
    <w:rsid w:val="00942BF0"/>
    <w:rsid w:val="0094310B"/>
    <w:rsid w:val="00943399"/>
    <w:rsid w:val="009439DD"/>
    <w:rsid w:val="00944468"/>
    <w:rsid w:val="009444E5"/>
    <w:rsid w:val="00944B0B"/>
    <w:rsid w:val="00944E67"/>
    <w:rsid w:val="009454D2"/>
    <w:rsid w:val="009457D4"/>
    <w:rsid w:val="00946C3A"/>
    <w:rsid w:val="00951483"/>
    <w:rsid w:val="00951564"/>
    <w:rsid w:val="009527B6"/>
    <w:rsid w:val="009529F1"/>
    <w:rsid w:val="00953158"/>
    <w:rsid w:val="009531A2"/>
    <w:rsid w:val="00955DB0"/>
    <w:rsid w:val="009561F3"/>
    <w:rsid w:val="00956D14"/>
    <w:rsid w:val="009575CE"/>
    <w:rsid w:val="00957622"/>
    <w:rsid w:val="00957659"/>
    <w:rsid w:val="00960A8F"/>
    <w:rsid w:val="00960EF3"/>
    <w:rsid w:val="00961357"/>
    <w:rsid w:val="0096322B"/>
    <w:rsid w:val="00964874"/>
    <w:rsid w:val="009657D4"/>
    <w:rsid w:val="00966962"/>
    <w:rsid w:val="0096750D"/>
    <w:rsid w:val="009678A3"/>
    <w:rsid w:val="00970BFE"/>
    <w:rsid w:val="00971109"/>
    <w:rsid w:val="009715CE"/>
    <w:rsid w:val="009716A1"/>
    <w:rsid w:val="0097224E"/>
    <w:rsid w:val="00972489"/>
    <w:rsid w:val="009725ED"/>
    <w:rsid w:val="00973BDB"/>
    <w:rsid w:val="00973F92"/>
    <w:rsid w:val="009753BB"/>
    <w:rsid w:val="009758DD"/>
    <w:rsid w:val="00976CFD"/>
    <w:rsid w:val="00977455"/>
    <w:rsid w:val="00980B5D"/>
    <w:rsid w:val="009819D5"/>
    <w:rsid w:val="00982229"/>
    <w:rsid w:val="00982A96"/>
    <w:rsid w:val="00983A91"/>
    <w:rsid w:val="00984D03"/>
    <w:rsid w:val="00986CA1"/>
    <w:rsid w:val="00987650"/>
    <w:rsid w:val="00987F45"/>
    <w:rsid w:val="009900D5"/>
    <w:rsid w:val="00993023"/>
    <w:rsid w:val="009931DC"/>
    <w:rsid w:val="009932B6"/>
    <w:rsid w:val="009937BE"/>
    <w:rsid w:val="009948B9"/>
    <w:rsid w:val="009949B5"/>
    <w:rsid w:val="00994E6C"/>
    <w:rsid w:val="00995363"/>
    <w:rsid w:val="00996155"/>
    <w:rsid w:val="009970D5"/>
    <w:rsid w:val="0099790C"/>
    <w:rsid w:val="00997D85"/>
    <w:rsid w:val="009A02CC"/>
    <w:rsid w:val="009A0B08"/>
    <w:rsid w:val="009A1BD9"/>
    <w:rsid w:val="009A1CB2"/>
    <w:rsid w:val="009A2B69"/>
    <w:rsid w:val="009A539A"/>
    <w:rsid w:val="009A589B"/>
    <w:rsid w:val="009A5C03"/>
    <w:rsid w:val="009A6939"/>
    <w:rsid w:val="009B03A8"/>
    <w:rsid w:val="009B212F"/>
    <w:rsid w:val="009B2B49"/>
    <w:rsid w:val="009B33EC"/>
    <w:rsid w:val="009B39D4"/>
    <w:rsid w:val="009B3F96"/>
    <w:rsid w:val="009B4351"/>
    <w:rsid w:val="009B599A"/>
    <w:rsid w:val="009B5B31"/>
    <w:rsid w:val="009B60D5"/>
    <w:rsid w:val="009B6DDB"/>
    <w:rsid w:val="009B6EE5"/>
    <w:rsid w:val="009B6F91"/>
    <w:rsid w:val="009B7E54"/>
    <w:rsid w:val="009C09CF"/>
    <w:rsid w:val="009C1494"/>
    <w:rsid w:val="009C16B6"/>
    <w:rsid w:val="009C19F6"/>
    <w:rsid w:val="009C1E92"/>
    <w:rsid w:val="009C2268"/>
    <w:rsid w:val="009C3289"/>
    <w:rsid w:val="009C445D"/>
    <w:rsid w:val="009C4A98"/>
    <w:rsid w:val="009C4D2D"/>
    <w:rsid w:val="009C4E59"/>
    <w:rsid w:val="009C50CC"/>
    <w:rsid w:val="009C52BF"/>
    <w:rsid w:val="009C55BA"/>
    <w:rsid w:val="009C58F2"/>
    <w:rsid w:val="009C5AA7"/>
    <w:rsid w:val="009C6412"/>
    <w:rsid w:val="009C77BE"/>
    <w:rsid w:val="009C7C36"/>
    <w:rsid w:val="009D12A6"/>
    <w:rsid w:val="009D25A1"/>
    <w:rsid w:val="009D36C0"/>
    <w:rsid w:val="009D3C9F"/>
    <w:rsid w:val="009D4302"/>
    <w:rsid w:val="009D4790"/>
    <w:rsid w:val="009D55AA"/>
    <w:rsid w:val="009D56B5"/>
    <w:rsid w:val="009D5A6F"/>
    <w:rsid w:val="009E0334"/>
    <w:rsid w:val="009E0877"/>
    <w:rsid w:val="009E0E6B"/>
    <w:rsid w:val="009E175D"/>
    <w:rsid w:val="009E1C4E"/>
    <w:rsid w:val="009E260F"/>
    <w:rsid w:val="009E2778"/>
    <w:rsid w:val="009E39D8"/>
    <w:rsid w:val="009E3E77"/>
    <w:rsid w:val="009E42C5"/>
    <w:rsid w:val="009E4F62"/>
    <w:rsid w:val="009E573E"/>
    <w:rsid w:val="009E59AE"/>
    <w:rsid w:val="009E6410"/>
    <w:rsid w:val="009F3873"/>
    <w:rsid w:val="009F3A0B"/>
    <w:rsid w:val="009F3A62"/>
    <w:rsid w:val="009F4359"/>
    <w:rsid w:val="009F488D"/>
    <w:rsid w:val="009F4F2D"/>
    <w:rsid w:val="009F555D"/>
    <w:rsid w:val="009F55EE"/>
    <w:rsid w:val="009F5AAB"/>
    <w:rsid w:val="009F6293"/>
    <w:rsid w:val="009F6F63"/>
    <w:rsid w:val="00A00666"/>
    <w:rsid w:val="00A018A0"/>
    <w:rsid w:val="00A02CB4"/>
    <w:rsid w:val="00A033FE"/>
    <w:rsid w:val="00A03821"/>
    <w:rsid w:val="00A03DAF"/>
    <w:rsid w:val="00A04733"/>
    <w:rsid w:val="00A05170"/>
    <w:rsid w:val="00A05A44"/>
    <w:rsid w:val="00A05B6A"/>
    <w:rsid w:val="00A062C4"/>
    <w:rsid w:val="00A11409"/>
    <w:rsid w:val="00A11E42"/>
    <w:rsid w:val="00A12191"/>
    <w:rsid w:val="00A1272C"/>
    <w:rsid w:val="00A135F1"/>
    <w:rsid w:val="00A13E4C"/>
    <w:rsid w:val="00A13F56"/>
    <w:rsid w:val="00A1410D"/>
    <w:rsid w:val="00A146EB"/>
    <w:rsid w:val="00A15F02"/>
    <w:rsid w:val="00A166CC"/>
    <w:rsid w:val="00A22841"/>
    <w:rsid w:val="00A23879"/>
    <w:rsid w:val="00A23CDF"/>
    <w:rsid w:val="00A24BB5"/>
    <w:rsid w:val="00A250C7"/>
    <w:rsid w:val="00A25DDC"/>
    <w:rsid w:val="00A26283"/>
    <w:rsid w:val="00A26440"/>
    <w:rsid w:val="00A269B7"/>
    <w:rsid w:val="00A274B2"/>
    <w:rsid w:val="00A27587"/>
    <w:rsid w:val="00A277AF"/>
    <w:rsid w:val="00A279BA"/>
    <w:rsid w:val="00A27D27"/>
    <w:rsid w:val="00A30194"/>
    <w:rsid w:val="00A327D4"/>
    <w:rsid w:val="00A32938"/>
    <w:rsid w:val="00A32A35"/>
    <w:rsid w:val="00A3319C"/>
    <w:rsid w:val="00A33489"/>
    <w:rsid w:val="00A33675"/>
    <w:rsid w:val="00A33B32"/>
    <w:rsid w:val="00A33DBE"/>
    <w:rsid w:val="00A36911"/>
    <w:rsid w:val="00A37C88"/>
    <w:rsid w:val="00A403FD"/>
    <w:rsid w:val="00A404BB"/>
    <w:rsid w:val="00A40E5F"/>
    <w:rsid w:val="00A40FF8"/>
    <w:rsid w:val="00A41FFD"/>
    <w:rsid w:val="00A42D58"/>
    <w:rsid w:val="00A43205"/>
    <w:rsid w:val="00A43588"/>
    <w:rsid w:val="00A43D21"/>
    <w:rsid w:val="00A45E66"/>
    <w:rsid w:val="00A46693"/>
    <w:rsid w:val="00A46D98"/>
    <w:rsid w:val="00A472F3"/>
    <w:rsid w:val="00A50100"/>
    <w:rsid w:val="00A52768"/>
    <w:rsid w:val="00A52BF8"/>
    <w:rsid w:val="00A5338B"/>
    <w:rsid w:val="00A53840"/>
    <w:rsid w:val="00A548EF"/>
    <w:rsid w:val="00A54AC5"/>
    <w:rsid w:val="00A569FD"/>
    <w:rsid w:val="00A56E8E"/>
    <w:rsid w:val="00A602DA"/>
    <w:rsid w:val="00A60F70"/>
    <w:rsid w:val="00A611BF"/>
    <w:rsid w:val="00A62934"/>
    <w:rsid w:val="00A6490E"/>
    <w:rsid w:val="00A64CD7"/>
    <w:rsid w:val="00A6599B"/>
    <w:rsid w:val="00A65F4B"/>
    <w:rsid w:val="00A65FCD"/>
    <w:rsid w:val="00A66D72"/>
    <w:rsid w:val="00A67631"/>
    <w:rsid w:val="00A67A5E"/>
    <w:rsid w:val="00A7117D"/>
    <w:rsid w:val="00A71BC0"/>
    <w:rsid w:val="00A72BC5"/>
    <w:rsid w:val="00A74E04"/>
    <w:rsid w:val="00A75066"/>
    <w:rsid w:val="00A75177"/>
    <w:rsid w:val="00A769AF"/>
    <w:rsid w:val="00A76E33"/>
    <w:rsid w:val="00A773D0"/>
    <w:rsid w:val="00A773E2"/>
    <w:rsid w:val="00A80B88"/>
    <w:rsid w:val="00A80C82"/>
    <w:rsid w:val="00A82890"/>
    <w:rsid w:val="00A8339D"/>
    <w:rsid w:val="00A84D3E"/>
    <w:rsid w:val="00A853B3"/>
    <w:rsid w:val="00A85850"/>
    <w:rsid w:val="00A85F2A"/>
    <w:rsid w:val="00A862E9"/>
    <w:rsid w:val="00A87F81"/>
    <w:rsid w:val="00A90BC8"/>
    <w:rsid w:val="00A9134D"/>
    <w:rsid w:val="00A92D05"/>
    <w:rsid w:val="00A92F95"/>
    <w:rsid w:val="00A9325B"/>
    <w:rsid w:val="00A94D6C"/>
    <w:rsid w:val="00A94E9B"/>
    <w:rsid w:val="00A9504C"/>
    <w:rsid w:val="00A95541"/>
    <w:rsid w:val="00A9563F"/>
    <w:rsid w:val="00AA048A"/>
    <w:rsid w:val="00AA0D3A"/>
    <w:rsid w:val="00AA0D3B"/>
    <w:rsid w:val="00AA18F4"/>
    <w:rsid w:val="00AA234C"/>
    <w:rsid w:val="00AA3A98"/>
    <w:rsid w:val="00AA4EC0"/>
    <w:rsid w:val="00AA52A7"/>
    <w:rsid w:val="00AA5BE1"/>
    <w:rsid w:val="00AA5CEE"/>
    <w:rsid w:val="00AA5E42"/>
    <w:rsid w:val="00AA6F21"/>
    <w:rsid w:val="00AB0209"/>
    <w:rsid w:val="00AB033D"/>
    <w:rsid w:val="00AB0C8C"/>
    <w:rsid w:val="00AB3354"/>
    <w:rsid w:val="00AB3564"/>
    <w:rsid w:val="00AB3F45"/>
    <w:rsid w:val="00AB47C8"/>
    <w:rsid w:val="00AB4C6B"/>
    <w:rsid w:val="00AB5039"/>
    <w:rsid w:val="00AB50CC"/>
    <w:rsid w:val="00AB5628"/>
    <w:rsid w:val="00AB657C"/>
    <w:rsid w:val="00AB6A81"/>
    <w:rsid w:val="00AB6C82"/>
    <w:rsid w:val="00AB761A"/>
    <w:rsid w:val="00AB7EE2"/>
    <w:rsid w:val="00AC21BF"/>
    <w:rsid w:val="00AC22F4"/>
    <w:rsid w:val="00AC26E0"/>
    <w:rsid w:val="00AC2CA4"/>
    <w:rsid w:val="00AC3128"/>
    <w:rsid w:val="00AC4332"/>
    <w:rsid w:val="00AC45F3"/>
    <w:rsid w:val="00AC5004"/>
    <w:rsid w:val="00AC514C"/>
    <w:rsid w:val="00AC53A1"/>
    <w:rsid w:val="00AC5E48"/>
    <w:rsid w:val="00AC667D"/>
    <w:rsid w:val="00AC6A0F"/>
    <w:rsid w:val="00AC6CAE"/>
    <w:rsid w:val="00AC71E6"/>
    <w:rsid w:val="00AC78A2"/>
    <w:rsid w:val="00AC7AF8"/>
    <w:rsid w:val="00AC7D2D"/>
    <w:rsid w:val="00AD060A"/>
    <w:rsid w:val="00AD147D"/>
    <w:rsid w:val="00AD1E9E"/>
    <w:rsid w:val="00AD207B"/>
    <w:rsid w:val="00AD2737"/>
    <w:rsid w:val="00AD3FF6"/>
    <w:rsid w:val="00AD52A8"/>
    <w:rsid w:val="00AD715C"/>
    <w:rsid w:val="00AD73FC"/>
    <w:rsid w:val="00AD787C"/>
    <w:rsid w:val="00AD7959"/>
    <w:rsid w:val="00AD7963"/>
    <w:rsid w:val="00AE06E1"/>
    <w:rsid w:val="00AE0723"/>
    <w:rsid w:val="00AE0CE7"/>
    <w:rsid w:val="00AE1EA7"/>
    <w:rsid w:val="00AE24A4"/>
    <w:rsid w:val="00AE285C"/>
    <w:rsid w:val="00AE2967"/>
    <w:rsid w:val="00AE3945"/>
    <w:rsid w:val="00AE3D8F"/>
    <w:rsid w:val="00AE45A5"/>
    <w:rsid w:val="00AE475F"/>
    <w:rsid w:val="00AE4998"/>
    <w:rsid w:val="00AE610A"/>
    <w:rsid w:val="00AE65CA"/>
    <w:rsid w:val="00AE6D3B"/>
    <w:rsid w:val="00AE6EE0"/>
    <w:rsid w:val="00AE6F4C"/>
    <w:rsid w:val="00AE757A"/>
    <w:rsid w:val="00AE7C7E"/>
    <w:rsid w:val="00AF0546"/>
    <w:rsid w:val="00AF0E18"/>
    <w:rsid w:val="00AF1962"/>
    <w:rsid w:val="00AF27CA"/>
    <w:rsid w:val="00AF2B6F"/>
    <w:rsid w:val="00AF2FD9"/>
    <w:rsid w:val="00B007E0"/>
    <w:rsid w:val="00B018B4"/>
    <w:rsid w:val="00B0230D"/>
    <w:rsid w:val="00B02702"/>
    <w:rsid w:val="00B037DD"/>
    <w:rsid w:val="00B04484"/>
    <w:rsid w:val="00B04716"/>
    <w:rsid w:val="00B0486D"/>
    <w:rsid w:val="00B04AE2"/>
    <w:rsid w:val="00B052EC"/>
    <w:rsid w:val="00B06035"/>
    <w:rsid w:val="00B06101"/>
    <w:rsid w:val="00B06D05"/>
    <w:rsid w:val="00B06D36"/>
    <w:rsid w:val="00B07EAB"/>
    <w:rsid w:val="00B10402"/>
    <w:rsid w:val="00B10B03"/>
    <w:rsid w:val="00B10D6A"/>
    <w:rsid w:val="00B110F2"/>
    <w:rsid w:val="00B13135"/>
    <w:rsid w:val="00B138B1"/>
    <w:rsid w:val="00B158A7"/>
    <w:rsid w:val="00B15D4A"/>
    <w:rsid w:val="00B1605A"/>
    <w:rsid w:val="00B1770A"/>
    <w:rsid w:val="00B17B25"/>
    <w:rsid w:val="00B20509"/>
    <w:rsid w:val="00B21837"/>
    <w:rsid w:val="00B2314F"/>
    <w:rsid w:val="00B23A8E"/>
    <w:rsid w:val="00B25252"/>
    <w:rsid w:val="00B25C18"/>
    <w:rsid w:val="00B25EDB"/>
    <w:rsid w:val="00B26194"/>
    <w:rsid w:val="00B267CD"/>
    <w:rsid w:val="00B26A4D"/>
    <w:rsid w:val="00B27CAB"/>
    <w:rsid w:val="00B31B5B"/>
    <w:rsid w:val="00B324D0"/>
    <w:rsid w:val="00B3469A"/>
    <w:rsid w:val="00B35E74"/>
    <w:rsid w:val="00B364CF"/>
    <w:rsid w:val="00B36A2E"/>
    <w:rsid w:val="00B37476"/>
    <w:rsid w:val="00B407DB"/>
    <w:rsid w:val="00B40AA5"/>
    <w:rsid w:val="00B41A12"/>
    <w:rsid w:val="00B43C96"/>
    <w:rsid w:val="00B463A2"/>
    <w:rsid w:val="00B46510"/>
    <w:rsid w:val="00B468CD"/>
    <w:rsid w:val="00B46AFB"/>
    <w:rsid w:val="00B47C91"/>
    <w:rsid w:val="00B47ED9"/>
    <w:rsid w:val="00B503A4"/>
    <w:rsid w:val="00B50C33"/>
    <w:rsid w:val="00B524D0"/>
    <w:rsid w:val="00B52FF6"/>
    <w:rsid w:val="00B530FC"/>
    <w:rsid w:val="00B5370A"/>
    <w:rsid w:val="00B53D64"/>
    <w:rsid w:val="00B53F52"/>
    <w:rsid w:val="00B54474"/>
    <w:rsid w:val="00B54B4B"/>
    <w:rsid w:val="00B54D53"/>
    <w:rsid w:val="00B550CB"/>
    <w:rsid w:val="00B55270"/>
    <w:rsid w:val="00B55992"/>
    <w:rsid w:val="00B565F6"/>
    <w:rsid w:val="00B566B5"/>
    <w:rsid w:val="00B57A58"/>
    <w:rsid w:val="00B57AFC"/>
    <w:rsid w:val="00B60618"/>
    <w:rsid w:val="00B6115B"/>
    <w:rsid w:val="00B61749"/>
    <w:rsid w:val="00B6184E"/>
    <w:rsid w:val="00B61F18"/>
    <w:rsid w:val="00B630BF"/>
    <w:rsid w:val="00B63B3D"/>
    <w:rsid w:val="00B63B54"/>
    <w:rsid w:val="00B6414E"/>
    <w:rsid w:val="00B64435"/>
    <w:rsid w:val="00B653B2"/>
    <w:rsid w:val="00B671D1"/>
    <w:rsid w:val="00B67ACB"/>
    <w:rsid w:val="00B7014B"/>
    <w:rsid w:val="00B71C21"/>
    <w:rsid w:val="00B7219E"/>
    <w:rsid w:val="00B7294C"/>
    <w:rsid w:val="00B72CE6"/>
    <w:rsid w:val="00B72D4D"/>
    <w:rsid w:val="00B72D7C"/>
    <w:rsid w:val="00B72E17"/>
    <w:rsid w:val="00B73242"/>
    <w:rsid w:val="00B739D6"/>
    <w:rsid w:val="00B742F5"/>
    <w:rsid w:val="00B743AD"/>
    <w:rsid w:val="00B74A58"/>
    <w:rsid w:val="00B74C42"/>
    <w:rsid w:val="00B754B1"/>
    <w:rsid w:val="00B762C7"/>
    <w:rsid w:val="00B76C42"/>
    <w:rsid w:val="00B773F4"/>
    <w:rsid w:val="00B77596"/>
    <w:rsid w:val="00B80829"/>
    <w:rsid w:val="00B80AF1"/>
    <w:rsid w:val="00B80EA1"/>
    <w:rsid w:val="00B81002"/>
    <w:rsid w:val="00B81E0D"/>
    <w:rsid w:val="00B834C2"/>
    <w:rsid w:val="00B84DC8"/>
    <w:rsid w:val="00B85840"/>
    <w:rsid w:val="00B858A6"/>
    <w:rsid w:val="00B85FC4"/>
    <w:rsid w:val="00B86253"/>
    <w:rsid w:val="00B8646D"/>
    <w:rsid w:val="00B868BA"/>
    <w:rsid w:val="00B87699"/>
    <w:rsid w:val="00B87A9B"/>
    <w:rsid w:val="00B9021E"/>
    <w:rsid w:val="00B905CB"/>
    <w:rsid w:val="00B90E23"/>
    <w:rsid w:val="00B91AC9"/>
    <w:rsid w:val="00B91D60"/>
    <w:rsid w:val="00B9236D"/>
    <w:rsid w:val="00B92CD8"/>
    <w:rsid w:val="00B92E25"/>
    <w:rsid w:val="00B93537"/>
    <w:rsid w:val="00B9496A"/>
    <w:rsid w:val="00B94A56"/>
    <w:rsid w:val="00B96659"/>
    <w:rsid w:val="00B966D2"/>
    <w:rsid w:val="00B973B5"/>
    <w:rsid w:val="00BA03C9"/>
    <w:rsid w:val="00BA08F5"/>
    <w:rsid w:val="00BA15A2"/>
    <w:rsid w:val="00BA1F16"/>
    <w:rsid w:val="00BA3825"/>
    <w:rsid w:val="00BA40DA"/>
    <w:rsid w:val="00BA502E"/>
    <w:rsid w:val="00BA5AB1"/>
    <w:rsid w:val="00BA698B"/>
    <w:rsid w:val="00BA6C37"/>
    <w:rsid w:val="00BA6E82"/>
    <w:rsid w:val="00BB0411"/>
    <w:rsid w:val="00BB091D"/>
    <w:rsid w:val="00BB0971"/>
    <w:rsid w:val="00BB1332"/>
    <w:rsid w:val="00BB2A83"/>
    <w:rsid w:val="00BB2B6D"/>
    <w:rsid w:val="00BB4BE5"/>
    <w:rsid w:val="00BB5AF9"/>
    <w:rsid w:val="00BB6106"/>
    <w:rsid w:val="00BB739B"/>
    <w:rsid w:val="00BB77A9"/>
    <w:rsid w:val="00BB7973"/>
    <w:rsid w:val="00BC0DD6"/>
    <w:rsid w:val="00BC13DA"/>
    <w:rsid w:val="00BC268E"/>
    <w:rsid w:val="00BC2FB9"/>
    <w:rsid w:val="00BC33BE"/>
    <w:rsid w:val="00BC3CCA"/>
    <w:rsid w:val="00BC47B1"/>
    <w:rsid w:val="00BC5428"/>
    <w:rsid w:val="00BC56C5"/>
    <w:rsid w:val="00BD0C9E"/>
    <w:rsid w:val="00BD0D91"/>
    <w:rsid w:val="00BD0EED"/>
    <w:rsid w:val="00BD100C"/>
    <w:rsid w:val="00BD13F4"/>
    <w:rsid w:val="00BD15DA"/>
    <w:rsid w:val="00BD16EF"/>
    <w:rsid w:val="00BD1A45"/>
    <w:rsid w:val="00BD275E"/>
    <w:rsid w:val="00BD32AB"/>
    <w:rsid w:val="00BD3821"/>
    <w:rsid w:val="00BD3B8B"/>
    <w:rsid w:val="00BD3CBC"/>
    <w:rsid w:val="00BD4352"/>
    <w:rsid w:val="00BD5379"/>
    <w:rsid w:val="00BD5562"/>
    <w:rsid w:val="00BD6699"/>
    <w:rsid w:val="00BD73DF"/>
    <w:rsid w:val="00BD7B04"/>
    <w:rsid w:val="00BE1F49"/>
    <w:rsid w:val="00BE2E7E"/>
    <w:rsid w:val="00BE40F3"/>
    <w:rsid w:val="00BE46D6"/>
    <w:rsid w:val="00BE4C9F"/>
    <w:rsid w:val="00BE5441"/>
    <w:rsid w:val="00BE5501"/>
    <w:rsid w:val="00BE581F"/>
    <w:rsid w:val="00BE5DB7"/>
    <w:rsid w:val="00BE5F1B"/>
    <w:rsid w:val="00BE765D"/>
    <w:rsid w:val="00BF09C1"/>
    <w:rsid w:val="00BF0C52"/>
    <w:rsid w:val="00BF2E40"/>
    <w:rsid w:val="00BF2F66"/>
    <w:rsid w:val="00BF349E"/>
    <w:rsid w:val="00BF3D4A"/>
    <w:rsid w:val="00BF4413"/>
    <w:rsid w:val="00BF5BDF"/>
    <w:rsid w:val="00BF751D"/>
    <w:rsid w:val="00C002E7"/>
    <w:rsid w:val="00C040A2"/>
    <w:rsid w:val="00C04AA0"/>
    <w:rsid w:val="00C05AA2"/>
    <w:rsid w:val="00C05EE1"/>
    <w:rsid w:val="00C05F0A"/>
    <w:rsid w:val="00C067F7"/>
    <w:rsid w:val="00C06A2E"/>
    <w:rsid w:val="00C077E0"/>
    <w:rsid w:val="00C07F88"/>
    <w:rsid w:val="00C10854"/>
    <w:rsid w:val="00C110D7"/>
    <w:rsid w:val="00C110E5"/>
    <w:rsid w:val="00C11A1E"/>
    <w:rsid w:val="00C1328B"/>
    <w:rsid w:val="00C13458"/>
    <w:rsid w:val="00C15B9F"/>
    <w:rsid w:val="00C168FD"/>
    <w:rsid w:val="00C20BEA"/>
    <w:rsid w:val="00C20DEE"/>
    <w:rsid w:val="00C2355A"/>
    <w:rsid w:val="00C237E2"/>
    <w:rsid w:val="00C23C50"/>
    <w:rsid w:val="00C24554"/>
    <w:rsid w:val="00C25D01"/>
    <w:rsid w:val="00C27A09"/>
    <w:rsid w:val="00C27C21"/>
    <w:rsid w:val="00C27E53"/>
    <w:rsid w:val="00C27F91"/>
    <w:rsid w:val="00C30394"/>
    <w:rsid w:val="00C30CB0"/>
    <w:rsid w:val="00C3175B"/>
    <w:rsid w:val="00C32974"/>
    <w:rsid w:val="00C33885"/>
    <w:rsid w:val="00C33BF4"/>
    <w:rsid w:val="00C33E40"/>
    <w:rsid w:val="00C35167"/>
    <w:rsid w:val="00C3580E"/>
    <w:rsid w:val="00C3606B"/>
    <w:rsid w:val="00C365D2"/>
    <w:rsid w:val="00C37A00"/>
    <w:rsid w:val="00C37B5C"/>
    <w:rsid w:val="00C407A8"/>
    <w:rsid w:val="00C41330"/>
    <w:rsid w:val="00C41419"/>
    <w:rsid w:val="00C41F85"/>
    <w:rsid w:val="00C41FCC"/>
    <w:rsid w:val="00C420A4"/>
    <w:rsid w:val="00C431AA"/>
    <w:rsid w:val="00C43935"/>
    <w:rsid w:val="00C44748"/>
    <w:rsid w:val="00C44EEF"/>
    <w:rsid w:val="00C467C2"/>
    <w:rsid w:val="00C469A6"/>
    <w:rsid w:val="00C46A75"/>
    <w:rsid w:val="00C472EA"/>
    <w:rsid w:val="00C5044C"/>
    <w:rsid w:val="00C50AED"/>
    <w:rsid w:val="00C51427"/>
    <w:rsid w:val="00C514B0"/>
    <w:rsid w:val="00C5178D"/>
    <w:rsid w:val="00C52015"/>
    <w:rsid w:val="00C52E3C"/>
    <w:rsid w:val="00C541DA"/>
    <w:rsid w:val="00C556BE"/>
    <w:rsid w:val="00C57E3A"/>
    <w:rsid w:val="00C6358B"/>
    <w:rsid w:val="00C64231"/>
    <w:rsid w:val="00C64922"/>
    <w:rsid w:val="00C657E3"/>
    <w:rsid w:val="00C65990"/>
    <w:rsid w:val="00C659E0"/>
    <w:rsid w:val="00C66A68"/>
    <w:rsid w:val="00C679A1"/>
    <w:rsid w:val="00C71BD9"/>
    <w:rsid w:val="00C721AC"/>
    <w:rsid w:val="00C723CC"/>
    <w:rsid w:val="00C73AA5"/>
    <w:rsid w:val="00C7492C"/>
    <w:rsid w:val="00C75603"/>
    <w:rsid w:val="00C756BE"/>
    <w:rsid w:val="00C75823"/>
    <w:rsid w:val="00C75B53"/>
    <w:rsid w:val="00C7685F"/>
    <w:rsid w:val="00C76E96"/>
    <w:rsid w:val="00C77F52"/>
    <w:rsid w:val="00C77FD6"/>
    <w:rsid w:val="00C80A3F"/>
    <w:rsid w:val="00C8320A"/>
    <w:rsid w:val="00C835F0"/>
    <w:rsid w:val="00C84E5C"/>
    <w:rsid w:val="00C8511E"/>
    <w:rsid w:val="00C851D6"/>
    <w:rsid w:val="00C87A8E"/>
    <w:rsid w:val="00C906A5"/>
    <w:rsid w:val="00C9158A"/>
    <w:rsid w:val="00C916B8"/>
    <w:rsid w:val="00C91E2B"/>
    <w:rsid w:val="00C92F4D"/>
    <w:rsid w:val="00C94FFF"/>
    <w:rsid w:val="00C95314"/>
    <w:rsid w:val="00C954A1"/>
    <w:rsid w:val="00C95533"/>
    <w:rsid w:val="00C95DAC"/>
    <w:rsid w:val="00C975EF"/>
    <w:rsid w:val="00CA1234"/>
    <w:rsid w:val="00CA146D"/>
    <w:rsid w:val="00CA15E1"/>
    <w:rsid w:val="00CA16B8"/>
    <w:rsid w:val="00CA18E2"/>
    <w:rsid w:val="00CA2CD2"/>
    <w:rsid w:val="00CA380B"/>
    <w:rsid w:val="00CA3A1E"/>
    <w:rsid w:val="00CA5580"/>
    <w:rsid w:val="00CA5733"/>
    <w:rsid w:val="00CA5F0E"/>
    <w:rsid w:val="00CA68FB"/>
    <w:rsid w:val="00CA6DF9"/>
    <w:rsid w:val="00CA7123"/>
    <w:rsid w:val="00CA7A82"/>
    <w:rsid w:val="00CB0D80"/>
    <w:rsid w:val="00CB12A5"/>
    <w:rsid w:val="00CB2515"/>
    <w:rsid w:val="00CB25F7"/>
    <w:rsid w:val="00CB3076"/>
    <w:rsid w:val="00CB3500"/>
    <w:rsid w:val="00CB3963"/>
    <w:rsid w:val="00CB3F63"/>
    <w:rsid w:val="00CB432A"/>
    <w:rsid w:val="00CB478C"/>
    <w:rsid w:val="00CB48AB"/>
    <w:rsid w:val="00CB4BA7"/>
    <w:rsid w:val="00CB5B26"/>
    <w:rsid w:val="00CB620E"/>
    <w:rsid w:val="00CB6252"/>
    <w:rsid w:val="00CB665A"/>
    <w:rsid w:val="00CB706C"/>
    <w:rsid w:val="00CB7834"/>
    <w:rsid w:val="00CC0587"/>
    <w:rsid w:val="00CC0D60"/>
    <w:rsid w:val="00CC0DF2"/>
    <w:rsid w:val="00CC0FF9"/>
    <w:rsid w:val="00CC1222"/>
    <w:rsid w:val="00CC1493"/>
    <w:rsid w:val="00CC1627"/>
    <w:rsid w:val="00CC1AD3"/>
    <w:rsid w:val="00CC22AD"/>
    <w:rsid w:val="00CC3062"/>
    <w:rsid w:val="00CC390D"/>
    <w:rsid w:val="00CC3AA5"/>
    <w:rsid w:val="00CC3B6C"/>
    <w:rsid w:val="00CC40D9"/>
    <w:rsid w:val="00CC4177"/>
    <w:rsid w:val="00CC4A5E"/>
    <w:rsid w:val="00CC4C8E"/>
    <w:rsid w:val="00CC5151"/>
    <w:rsid w:val="00CC531C"/>
    <w:rsid w:val="00CC7175"/>
    <w:rsid w:val="00CC77D1"/>
    <w:rsid w:val="00CD01E9"/>
    <w:rsid w:val="00CD12D0"/>
    <w:rsid w:val="00CD2BAE"/>
    <w:rsid w:val="00CD32A0"/>
    <w:rsid w:val="00CD410F"/>
    <w:rsid w:val="00CD4FDF"/>
    <w:rsid w:val="00CD5980"/>
    <w:rsid w:val="00CD6D96"/>
    <w:rsid w:val="00CD7B1A"/>
    <w:rsid w:val="00CE082F"/>
    <w:rsid w:val="00CE0F5F"/>
    <w:rsid w:val="00CE1B92"/>
    <w:rsid w:val="00CE1BF5"/>
    <w:rsid w:val="00CE24A9"/>
    <w:rsid w:val="00CE2A71"/>
    <w:rsid w:val="00CE2C18"/>
    <w:rsid w:val="00CE3216"/>
    <w:rsid w:val="00CE355A"/>
    <w:rsid w:val="00CE35E9"/>
    <w:rsid w:val="00CE4068"/>
    <w:rsid w:val="00CE4971"/>
    <w:rsid w:val="00CE5257"/>
    <w:rsid w:val="00CE6288"/>
    <w:rsid w:val="00CE64CB"/>
    <w:rsid w:val="00CF01ED"/>
    <w:rsid w:val="00CF08D8"/>
    <w:rsid w:val="00CF13A5"/>
    <w:rsid w:val="00CF188A"/>
    <w:rsid w:val="00CF244E"/>
    <w:rsid w:val="00CF41A5"/>
    <w:rsid w:val="00CF45FD"/>
    <w:rsid w:val="00CF5989"/>
    <w:rsid w:val="00CF5D0B"/>
    <w:rsid w:val="00CF5D68"/>
    <w:rsid w:val="00CF7AAF"/>
    <w:rsid w:val="00D00391"/>
    <w:rsid w:val="00D006F9"/>
    <w:rsid w:val="00D00BB9"/>
    <w:rsid w:val="00D00C9B"/>
    <w:rsid w:val="00D01797"/>
    <w:rsid w:val="00D01FD5"/>
    <w:rsid w:val="00D02B72"/>
    <w:rsid w:val="00D04293"/>
    <w:rsid w:val="00D044FB"/>
    <w:rsid w:val="00D055C0"/>
    <w:rsid w:val="00D05CF8"/>
    <w:rsid w:val="00D07CBB"/>
    <w:rsid w:val="00D07D5E"/>
    <w:rsid w:val="00D103C5"/>
    <w:rsid w:val="00D10D14"/>
    <w:rsid w:val="00D10E1F"/>
    <w:rsid w:val="00D11241"/>
    <w:rsid w:val="00D121D9"/>
    <w:rsid w:val="00D12CA6"/>
    <w:rsid w:val="00D12E0E"/>
    <w:rsid w:val="00D133C8"/>
    <w:rsid w:val="00D13A18"/>
    <w:rsid w:val="00D13E1C"/>
    <w:rsid w:val="00D146E8"/>
    <w:rsid w:val="00D15ECE"/>
    <w:rsid w:val="00D16284"/>
    <w:rsid w:val="00D162A0"/>
    <w:rsid w:val="00D16F34"/>
    <w:rsid w:val="00D17BE4"/>
    <w:rsid w:val="00D22DFC"/>
    <w:rsid w:val="00D25178"/>
    <w:rsid w:val="00D25D64"/>
    <w:rsid w:val="00D2614F"/>
    <w:rsid w:val="00D3045E"/>
    <w:rsid w:val="00D309FE"/>
    <w:rsid w:val="00D30F97"/>
    <w:rsid w:val="00D32854"/>
    <w:rsid w:val="00D34380"/>
    <w:rsid w:val="00D36406"/>
    <w:rsid w:val="00D367E2"/>
    <w:rsid w:val="00D37480"/>
    <w:rsid w:val="00D40B7E"/>
    <w:rsid w:val="00D4241F"/>
    <w:rsid w:val="00D42D22"/>
    <w:rsid w:val="00D4319B"/>
    <w:rsid w:val="00D43286"/>
    <w:rsid w:val="00D4549D"/>
    <w:rsid w:val="00D45A6D"/>
    <w:rsid w:val="00D45B24"/>
    <w:rsid w:val="00D45B3F"/>
    <w:rsid w:val="00D46C47"/>
    <w:rsid w:val="00D46E85"/>
    <w:rsid w:val="00D47B7B"/>
    <w:rsid w:val="00D50C2E"/>
    <w:rsid w:val="00D50C67"/>
    <w:rsid w:val="00D5181A"/>
    <w:rsid w:val="00D529AD"/>
    <w:rsid w:val="00D52AE0"/>
    <w:rsid w:val="00D53572"/>
    <w:rsid w:val="00D535CE"/>
    <w:rsid w:val="00D53F4B"/>
    <w:rsid w:val="00D55FCE"/>
    <w:rsid w:val="00D5603B"/>
    <w:rsid w:val="00D56C30"/>
    <w:rsid w:val="00D578D3"/>
    <w:rsid w:val="00D60C88"/>
    <w:rsid w:val="00D618BB"/>
    <w:rsid w:val="00D618F7"/>
    <w:rsid w:val="00D61F0F"/>
    <w:rsid w:val="00D621CB"/>
    <w:rsid w:val="00D6294D"/>
    <w:rsid w:val="00D6343F"/>
    <w:rsid w:val="00D64412"/>
    <w:rsid w:val="00D64DB9"/>
    <w:rsid w:val="00D64F4D"/>
    <w:rsid w:val="00D659C4"/>
    <w:rsid w:val="00D65E87"/>
    <w:rsid w:val="00D672CD"/>
    <w:rsid w:val="00D67691"/>
    <w:rsid w:val="00D700D1"/>
    <w:rsid w:val="00D70171"/>
    <w:rsid w:val="00D7097C"/>
    <w:rsid w:val="00D710F1"/>
    <w:rsid w:val="00D71A0D"/>
    <w:rsid w:val="00D71E10"/>
    <w:rsid w:val="00D71E45"/>
    <w:rsid w:val="00D720A9"/>
    <w:rsid w:val="00D72800"/>
    <w:rsid w:val="00D74E20"/>
    <w:rsid w:val="00D75C77"/>
    <w:rsid w:val="00D763EC"/>
    <w:rsid w:val="00D76484"/>
    <w:rsid w:val="00D76BE7"/>
    <w:rsid w:val="00D77369"/>
    <w:rsid w:val="00D77648"/>
    <w:rsid w:val="00D805A4"/>
    <w:rsid w:val="00D839D2"/>
    <w:rsid w:val="00D83DD6"/>
    <w:rsid w:val="00D84680"/>
    <w:rsid w:val="00D84FA1"/>
    <w:rsid w:val="00D850F9"/>
    <w:rsid w:val="00D85FA7"/>
    <w:rsid w:val="00D860DB"/>
    <w:rsid w:val="00D90DF6"/>
    <w:rsid w:val="00D9101F"/>
    <w:rsid w:val="00D9397E"/>
    <w:rsid w:val="00D93DDE"/>
    <w:rsid w:val="00D94047"/>
    <w:rsid w:val="00D963C7"/>
    <w:rsid w:val="00D975DC"/>
    <w:rsid w:val="00DA04FA"/>
    <w:rsid w:val="00DA0E06"/>
    <w:rsid w:val="00DA17F5"/>
    <w:rsid w:val="00DA3318"/>
    <w:rsid w:val="00DA4111"/>
    <w:rsid w:val="00DA44C2"/>
    <w:rsid w:val="00DA531E"/>
    <w:rsid w:val="00DA585F"/>
    <w:rsid w:val="00DA59AA"/>
    <w:rsid w:val="00DA60CA"/>
    <w:rsid w:val="00DA6A04"/>
    <w:rsid w:val="00DA6C92"/>
    <w:rsid w:val="00DA707C"/>
    <w:rsid w:val="00DA761E"/>
    <w:rsid w:val="00DA7CA9"/>
    <w:rsid w:val="00DB0EB6"/>
    <w:rsid w:val="00DB2626"/>
    <w:rsid w:val="00DB2AE1"/>
    <w:rsid w:val="00DB2E11"/>
    <w:rsid w:val="00DB2FA7"/>
    <w:rsid w:val="00DB2FC9"/>
    <w:rsid w:val="00DB306F"/>
    <w:rsid w:val="00DB3557"/>
    <w:rsid w:val="00DB3B1D"/>
    <w:rsid w:val="00DB3E79"/>
    <w:rsid w:val="00DB497E"/>
    <w:rsid w:val="00DB5531"/>
    <w:rsid w:val="00DC05E5"/>
    <w:rsid w:val="00DC1171"/>
    <w:rsid w:val="00DC341C"/>
    <w:rsid w:val="00DC50E9"/>
    <w:rsid w:val="00DC6067"/>
    <w:rsid w:val="00DC6D54"/>
    <w:rsid w:val="00DC7433"/>
    <w:rsid w:val="00DC78D3"/>
    <w:rsid w:val="00DC7C86"/>
    <w:rsid w:val="00DC7F9A"/>
    <w:rsid w:val="00DD03DE"/>
    <w:rsid w:val="00DD17E4"/>
    <w:rsid w:val="00DD2A25"/>
    <w:rsid w:val="00DD321A"/>
    <w:rsid w:val="00DD3F4E"/>
    <w:rsid w:val="00DD4201"/>
    <w:rsid w:val="00DD438C"/>
    <w:rsid w:val="00DD4698"/>
    <w:rsid w:val="00DD582C"/>
    <w:rsid w:val="00DD67BC"/>
    <w:rsid w:val="00DD7365"/>
    <w:rsid w:val="00DD7B49"/>
    <w:rsid w:val="00DD7E0C"/>
    <w:rsid w:val="00DD7E66"/>
    <w:rsid w:val="00DE19DA"/>
    <w:rsid w:val="00DE24CD"/>
    <w:rsid w:val="00DE2829"/>
    <w:rsid w:val="00DE2A83"/>
    <w:rsid w:val="00DE2EE5"/>
    <w:rsid w:val="00DE4B9B"/>
    <w:rsid w:val="00DE5320"/>
    <w:rsid w:val="00DE56D6"/>
    <w:rsid w:val="00DE5928"/>
    <w:rsid w:val="00DE5B30"/>
    <w:rsid w:val="00DE5E94"/>
    <w:rsid w:val="00DE6212"/>
    <w:rsid w:val="00DE6DE0"/>
    <w:rsid w:val="00DF07D0"/>
    <w:rsid w:val="00DF0DC5"/>
    <w:rsid w:val="00DF20DC"/>
    <w:rsid w:val="00DF235E"/>
    <w:rsid w:val="00DF2CB7"/>
    <w:rsid w:val="00DF3069"/>
    <w:rsid w:val="00DF31E7"/>
    <w:rsid w:val="00DF350B"/>
    <w:rsid w:val="00DF35B2"/>
    <w:rsid w:val="00DF3A80"/>
    <w:rsid w:val="00DF3DF2"/>
    <w:rsid w:val="00DF4396"/>
    <w:rsid w:val="00DF454E"/>
    <w:rsid w:val="00DF5E6E"/>
    <w:rsid w:val="00E0026E"/>
    <w:rsid w:val="00E008F8"/>
    <w:rsid w:val="00E00DED"/>
    <w:rsid w:val="00E033FB"/>
    <w:rsid w:val="00E034BD"/>
    <w:rsid w:val="00E03692"/>
    <w:rsid w:val="00E0454F"/>
    <w:rsid w:val="00E04797"/>
    <w:rsid w:val="00E04A24"/>
    <w:rsid w:val="00E055B6"/>
    <w:rsid w:val="00E05ECF"/>
    <w:rsid w:val="00E10322"/>
    <w:rsid w:val="00E10A85"/>
    <w:rsid w:val="00E10FC4"/>
    <w:rsid w:val="00E11718"/>
    <w:rsid w:val="00E12FB2"/>
    <w:rsid w:val="00E13A19"/>
    <w:rsid w:val="00E13DF5"/>
    <w:rsid w:val="00E148EA"/>
    <w:rsid w:val="00E150CF"/>
    <w:rsid w:val="00E153BD"/>
    <w:rsid w:val="00E15985"/>
    <w:rsid w:val="00E15CBD"/>
    <w:rsid w:val="00E1638A"/>
    <w:rsid w:val="00E16CF5"/>
    <w:rsid w:val="00E16F8C"/>
    <w:rsid w:val="00E20381"/>
    <w:rsid w:val="00E20DFC"/>
    <w:rsid w:val="00E21A88"/>
    <w:rsid w:val="00E2237B"/>
    <w:rsid w:val="00E22412"/>
    <w:rsid w:val="00E23252"/>
    <w:rsid w:val="00E2383A"/>
    <w:rsid w:val="00E23A0E"/>
    <w:rsid w:val="00E244D9"/>
    <w:rsid w:val="00E249A3"/>
    <w:rsid w:val="00E24EF9"/>
    <w:rsid w:val="00E2515D"/>
    <w:rsid w:val="00E260A3"/>
    <w:rsid w:val="00E260E3"/>
    <w:rsid w:val="00E26A20"/>
    <w:rsid w:val="00E30A5C"/>
    <w:rsid w:val="00E30CA4"/>
    <w:rsid w:val="00E31512"/>
    <w:rsid w:val="00E31762"/>
    <w:rsid w:val="00E328E6"/>
    <w:rsid w:val="00E335CA"/>
    <w:rsid w:val="00E338B2"/>
    <w:rsid w:val="00E3426F"/>
    <w:rsid w:val="00E350C6"/>
    <w:rsid w:val="00E356D5"/>
    <w:rsid w:val="00E36070"/>
    <w:rsid w:val="00E36A44"/>
    <w:rsid w:val="00E36F18"/>
    <w:rsid w:val="00E37060"/>
    <w:rsid w:val="00E37440"/>
    <w:rsid w:val="00E377A0"/>
    <w:rsid w:val="00E400ED"/>
    <w:rsid w:val="00E40868"/>
    <w:rsid w:val="00E40DD5"/>
    <w:rsid w:val="00E40E4A"/>
    <w:rsid w:val="00E435BD"/>
    <w:rsid w:val="00E43A62"/>
    <w:rsid w:val="00E43DE3"/>
    <w:rsid w:val="00E44483"/>
    <w:rsid w:val="00E4481D"/>
    <w:rsid w:val="00E45187"/>
    <w:rsid w:val="00E453F1"/>
    <w:rsid w:val="00E459B6"/>
    <w:rsid w:val="00E4621B"/>
    <w:rsid w:val="00E46287"/>
    <w:rsid w:val="00E46817"/>
    <w:rsid w:val="00E474C5"/>
    <w:rsid w:val="00E47955"/>
    <w:rsid w:val="00E50006"/>
    <w:rsid w:val="00E50673"/>
    <w:rsid w:val="00E5082A"/>
    <w:rsid w:val="00E537C7"/>
    <w:rsid w:val="00E53B34"/>
    <w:rsid w:val="00E554AB"/>
    <w:rsid w:val="00E555AA"/>
    <w:rsid w:val="00E55784"/>
    <w:rsid w:val="00E55F4B"/>
    <w:rsid w:val="00E56A15"/>
    <w:rsid w:val="00E57425"/>
    <w:rsid w:val="00E6013E"/>
    <w:rsid w:val="00E60F95"/>
    <w:rsid w:val="00E61340"/>
    <w:rsid w:val="00E62F0D"/>
    <w:rsid w:val="00E62FC7"/>
    <w:rsid w:val="00E6334F"/>
    <w:rsid w:val="00E634E6"/>
    <w:rsid w:val="00E6364A"/>
    <w:rsid w:val="00E6384B"/>
    <w:rsid w:val="00E63C51"/>
    <w:rsid w:val="00E6430B"/>
    <w:rsid w:val="00E6461E"/>
    <w:rsid w:val="00E64652"/>
    <w:rsid w:val="00E65200"/>
    <w:rsid w:val="00E66A56"/>
    <w:rsid w:val="00E66B20"/>
    <w:rsid w:val="00E66CFD"/>
    <w:rsid w:val="00E67193"/>
    <w:rsid w:val="00E70182"/>
    <w:rsid w:val="00E706F0"/>
    <w:rsid w:val="00E708B4"/>
    <w:rsid w:val="00E71248"/>
    <w:rsid w:val="00E714F6"/>
    <w:rsid w:val="00E72F56"/>
    <w:rsid w:val="00E73A0B"/>
    <w:rsid w:val="00E77885"/>
    <w:rsid w:val="00E801FA"/>
    <w:rsid w:val="00E8125A"/>
    <w:rsid w:val="00E83901"/>
    <w:rsid w:val="00E84A16"/>
    <w:rsid w:val="00E84B50"/>
    <w:rsid w:val="00E85310"/>
    <w:rsid w:val="00E858E7"/>
    <w:rsid w:val="00E85F70"/>
    <w:rsid w:val="00E862D3"/>
    <w:rsid w:val="00E8692B"/>
    <w:rsid w:val="00E9022D"/>
    <w:rsid w:val="00E90BAE"/>
    <w:rsid w:val="00E91909"/>
    <w:rsid w:val="00E92DB8"/>
    <w:rsid w:val="00E93067"/>
    <w:rsid w:val="00E93E2F"/>
    <w:rsid w:val="00E947E6"/>
    <w:rsid w:val="00E94F40"/>
    <w:rsid w:val="00E955F8"/>
    <w:rsid w:val="00E96CEC"/>
    <w:rsid w:val="00E97EA8"/>
    <w:rsid w:val="00EA0808"/>
    <w:rsid w:val="00EA0834"/>
    <w:rsid w:val="00EA10A1"/>
    <w:rsid w:val="00EA1B03"/>
    <w:rsid w:val="00EA2705"/>
    <w:rsid w:val="00EA29E7"/>
    <w:rsid w:val="00EA5735"/>
    <w:rsid w:val="00EA607A"/>
    <w:rsid w:val="00EA674E"/>
    <w:rsid w:val="00EA6A5B"/>
    <w:rsid w:val="00EA72D7"/>
    <w:rsid w:val="00EA7509"/>
    <w:rsid w:val="00EB06B7"/>
    <w:rsid w:val="00EB0941"/>
    <w:rsid w:val="00EB216D"/>
    <w:rsid w:val="00EB300E"/>
    <w:rsid w:val="00EB36DD"/>
    <w:rsid w:val="00EB4477"/>
    <w:rsid w:val="00EB4A22"/>
    <w:rsid w:val="00EB4B93"/>
    <w:rsid w:val="00EB57A3"/>
    <w:rsid w:val="00EB5EAE"/>
    <w:rsid w:val="00EB645A"/>
    <w:rsid w:val="00EB6C39"/>
    <w:rsid w:val="00EB7A11"/>
    <w:rsid w:val="00EC162F"/>
    <w:rsid w:val="00EC2ADD"/>
    <w:rsid w:val="00EC3201"/>
    <w:rsid w:val="00EC343B"/>
    <w:rsid w:val="00EC3BDD"/>
    <w:rsid w:val="00EC4787"/>
    <w:rsid w:val="00EC6493"/>
    <w:rsid w:val="00EC6C22"/>
    <w:rsid w:val="00EC73BB"/>
    <w:rsid w:val="00ED081B"/>
    <w:rsid w:val="00ED132F"/>
    <w:rsid w:val="00ED1598"/>
    <w:rsid w:val="00ED1D4A"/>
    <w:rsid w:val="00ED2300"/>
    <w:rsid w:val="00ED2A58"/>
    <w:rsid w:val="00ED2E8E"/>
    <w:rsid w:val="00ED31DC"/>
    <w:rsid w:val="00ED3482"/>
    <w:rsid w:val="00ED463C"/>
    <w:rsid w:val="00ED59F9"/>
    <w:rsid w:val="00ED5E6C"/>
    <w:rsid w:val="00ED65C1"/>
    <w:rsid w:val="00ED6E42"/>
    <w:rsid w:val="00ED7709"/>
    <w:rsid w:val="00ED7B5A"/>
    <w:rsid w:val="00ED7ED7"/>
    <w:rsid w:val="00EE0D0D"/>
    <w:rsid w:val="00EE152E"/>
    <w:rsid w:val="00EE16F2"/>
    <w:rsid w:val="00EE25D9"/>
    <w:rsid w:val="00EE2AF6"/>
    <w:rsid w:val="00EE3F8A"/>
    <w:rsid w:val="00EE446D"/>
    <w:rsid w:val="00EE5184"/>
    <w:rsid w:val="00EF015C"/>
    <w:rsid w:val="00EF07E1"/>
    <w:rsid w:val="00EF0A3D"/>
    <w:rsid w:val="00EF0BA5"/>
    <w:rsid w:val="00EF1333"/>
    <w:rsid w:val="00EF19AF"/>
    <w:rsid w:val="00EF19E5"/>
    <w:rsid w:val="00EF45F4"/>
    <w:rsid w:val="00EF467E"/>
    <w:rsid w:val="00EF4F18"/>
    <w:rsid w:val="00EF60E1"/>
    <w:rsid w:val="00EF6725"/>
    <w:rsid w:val="00EF7777"/>
    <w:rsid w:val="00EF77FE"/>
    <w:rsid w:val="00F00456"/>
    <w:rsid w:val="00F03DF6"/>
    <w:rsid w:val="00F04838"/>
    <w:rsid w:val="00F04D1C"/>
    <w:rsid w:val="00F04DA3"/>
    <w:rsid w:val="00F04EC9"/>
    <w:rsid w:val="00F051B4"/>
    <w:rsid w:val="00F064DF"/>
    <w:rsid w:val="00F064EB"/>
    <w:rsid w:val="00F06A9F"/>
    <w:rsid w:val="00F06F99"/>
    <w:rsid w:val="00F072C2"/>
    <w:rsid w:val="00F076B7"/>
    <w:rsid w:val="00F07B2F"/>
    <w:rsid w:val="00F07BA3"/>
    <w:rsid w:val="00F10764"/>
    <w:rsid w:val="00F11586"/>
    <w:rsid w:val="00F120B7"/>
    <w:rsid w:val="00F12124"/>
    <w:rsid w:val="00F12E6E"/>
    <w:rsid w:val="00F13FB5"/>
    <w:rsid w:val="00F143BC"/>
    <w:rsid w:val="00F154CA"/>
    <w:rsid w:val="00F15823"/>
    <w:rsid w:val="00F15981"/>
    <w:rsid w:val="00F161A6"/>
    <w:rsid w:val="00F167BC"/>
    <w:rsid w:val="00F171CE"/>
    <w:rsid w:val="00F17324"/>
    <w:rsid w:val="00F1753F"/>
    <w:rsid w:val="00F20AA0"/>
    <w:rsid w:val="00F20BE6"/>
    <w:rsid w:val="00F20C30"/>
    <w:rsid w:val="00F20F2C"/>
    <w:rsid w:val="00F22270"/>
    <w:rsid w:val="00F22805"/>
    <w:rsid w:val="00F2304D"/>
    <w:rsid w:val="00F23649"/>
    <w:rsid w:val="00F236FA"/>
    <w:rsid w:val="00F24BB3"/>
    <w:rsid w:val="00F254D6"/>
    <w:rsid w:val="00F25DF9"/>
    <w:rsid w:val="00F25EFC"/>
    <w:rsid w:val="00F265F0"/>
    <w:rsid w:val="00F27068"/>
    <w:rsid w:val="00F276F8"/>
    <w:rsid w:val="00F30157"/>
    <w:rsid w:val="00F30A19"/>
    <w:rsid w:val="00F33BF0"/>
    <w:rsid w:val="00F34242"/>
    <w:rsid w:val="00F34A11"/>
    <w:rsid w:val="00F34C6E"/>
    <w:rsid w:val="00F35887"/>
    <w:rsid w:val="00F36DCD"/>
    <w:rsid w:val="00F40F9C"/>
    <w:rsid w:val="00F41742"/>
    <w:rsid w:val="00F41747"/>
    <w:rsid w:val="00F4249C"/>
    <w:rsid w:val="00F426A4"/>
    <w:rsid w:val="00F427D6"/>
    <w:rsid w:val="00F42AFB"/>
    <w:rsid w:val="00F42C21"/>
    <w:rsid w:val="00F43D04"/>
    <w:rsid w:val="00F445BD"/>
    <w:rsid w:val="00F44DEE"/>
    <w:rsid w:val="00F46F0C"/>
    <w:rsid w:val="00F47D07"/>
    <w:rsid w:val="00F47D78"/>
    <w:rsid w:val="00F5039C"/>
    <w:rsid w:val="00F503DF"/>
    <w:rsid w:val="00F540BC"/>
    <w:rsid w:val="00F5494C"/>
    <w:rsid w:val="00F54D1F"/>
    <w:rsid w:val="00F56228"/>
    <w:rsid w:val="00F6036F"/>
    <w:rsid w:val="00F6131F"/>
    <w:rsid w:val="00F618A0"/>
    <w:rsid w:val="00F61C70"/>
    <w:rsid w:val="00F63A40"/>
    <w:rsid w:val="00F64670"/>
    <w:rsid w:val="00F64C96"/>
    <w:rsid w:val="00F64EAF"/>
    <w:rsid w:val="00F6545C"/>
    <w:rsid w:val="00F655D8"/>
    <w:rsid w:val="00F6622C"/>
    <w:rsid w:val="00F707A8"/>
    <w:rsid w:val="00F71C50"/>
    <w:rsid w:val="00F71D43"/>
    <w:rsid w:val="00F752C7"/>
    <w:rsid w:val="00F76AE7"/>
    <w:rsid w:val="00F77D67"/>
    <w:rsid w:val="00F80168"/>
    <w:rsid w:val="00F80605"/>
    <w:rsid w:val="00F8111F"/>
    <w:rsid w:val="00F8207F"/>
    <w:rsid w:val="00F83143"/>
    <w:rsid w:val="00F83525"/>
    <w:rsid w:val="00F84AFA"/>
    <w:rsid w:val="00F86400"/>
    <w:rsid w:val="00F86F37"/>
    <w:rsid w:val="00F873B2"/>
    <w:rsid w:val="00F878C0"/>
    <w:rsid w:val="00F901F6"/>
    <w:rsid w:val="00F90AE9"/>
    <w:rsid w:val="00F92585"/>
    <w:rsid w:val="00F92AC9"/>
    <w:rsid w:val="00F94613"/>
    <w:rsid w:val="00F959C6"/>
    <w:rsid w:val="00F96C37"/>
    <w:rsid w:val="00F974A6"/>
    <w:rsid w:val="00FA00FC"/>
    <w:rsid w:val="00FA19D7"/>
    <w:rsid w:val="00FA2742"/>
    <w:rsid w:val="00FA2EA8"/>
    <w:rsid w:val="00FA433F"/>
    <w:rsid w:val="00FA44E1"/>
    <w:rsid w:val="00FA4C24"/>
    <w:rsid w:val="00FA4DE1"/>
    <w:rsid w:val="00FA5E36"/>
    <w:rsid w:val="00FA60EA"/>
    <w:rsid w:val="00FA6397"/>
    <w:rsid w:val="00FA6E1D"/>
    <w:rsid w:val="00FA70A4"/>
    <w:rsid w:val="00FA7C03"/>
    <w:rsid w:val="00FB0BBA"/>
    <w:rsid w:val="00FB0F91"/>
    <w:rsid w:val="00FB116B"/>
    <w:rsid w:val="00FB145F"/>
    <w:rsid w:val="00FB1A19"/>
    <w:rsid w:val="00FB215F"/>
    <w:rsid w:val="00FB23A8"/>
    <w:rsid w:val="00FB2851"/>
    <w:rsid w:val="00FB2A6C"/>
    <w:rsid w:val="00FB3571"/>
    <w:rsid w:val="00FB4366"/>
    <w:rsid w:val="00FB4367"/>
    <w:rsid w:val="00FB44A4"/>
    <w:rsid w:val="00FB4AF6"/>
    <w:rsid w:val="00FB4DCF"/>
    <w:rsid w:val="00FB54F0"/>
    <w:rsid w:val="00FB5B2B"/>
    <w:rsid w:val="00FB67DF"/>
    <w:rsid w:val="00FB72E7"/>
    <w:rsid w:val="00FC133F"/>
    <w:rsid w:val="00FC1403"/>
    <w:rsid w:val="00FC1D98"/>
    <w:rsid w:val="00FC2AFC"/>
    <w:rsid w:val="00FC2BF0"/>
    <w:rsid w:val="00FC2D5E"/>
    <w:rsid w:val="00FC4496"/>
    <w:rsid w:val="00FC4BB1"/>
    <w:rsid w:val="00FC5CD4"/>
    <w:rsid w:val="00FC7084"/>
    <w:rsid w:val="00FC7119"/>
    <w:rsid w:val="00FD02CA"/>
    <w:rsid w:val="00FD0F09"/>
    <w:rsid w:val="00FD1202"/>
    <w:rsid w:val="00FD196B"/>
    <w:rsid w:val="00FD1B4F"/>
    <w:rsid w:val="00FD44B5"/>
    <w:rsid w:val="00FD4D61"/>
    <w:rsid w:val="00FD564A"/>
    <w:rsid w:val="00FD6806"/>
    <w:rsid w:val="00FE0026"/>
    <w:rsid w:val="00FE2515"/>
    <w:rsid w:val="00FE2F21"/>
    <w:rsid w:val="00FE385E"/>
    <w:rsid w:val="00FE3F8E"/>
    <w:rsid w:val="00FE48A4"/>
    <w:rsid w:val="00FE5DA5"/>
    <w:rsid w:val="00FE6B4C"/>
    <w:rsid w:val="00FE7855"/>
    <w:rsid w:val="00FF029D"/>
    <w:rsid w:val="00FF0475"/>
    <w:rsid w:val="00FF0F9E"/>
    <w:rsid w:val="00FF13DA"/>
    <w:rsid w:val="00FF177A"/>
    <w:rsid w:val="00FF24CA"/>
    <w:rsid w:val="00FF3BAC"/>
    <w:rsid w:val="00FF3E3D"/>
    <w:rsid w:val="00FF42A4"/>
    <w:rsid w:val="00FF43BD"/>
    <w:rsid w:val="00FF4A3D"/>
    <w:rsid w:val="00FF5E23"/>
    <w:rsid w:val="00FF6E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4141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70E3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6224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2243B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8B1015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8B1015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8B1015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8B1015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8B1015"/>
    <w:rPr>
      <w:b/>
      <w:bCs/>
    </w:rPr>
  </w:style>
  <w:style w:type="paragraph" w:styleId="ab">
    <w:name w:val="Revision"/>
    <w:hidden/>
    <w:uiPriority w:val="99"/>
    <w:semiHidden/>
    <w:rsid w:val="008B1015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828</Words>
  <Characters>4725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5542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karpova.nv</dc:creator>
  <cp:lastModifiedBy>karpova.nv</cp:lastModifiedBy>
  <cp:revision>5</cp:revision>
  <dcterms:created xsi:type="dcterms:W3CDTF">2021-05-04T08:37:00Z</dcterms:created>
  <dcterms:modified xsi:type="dcterms:W3CDTF">2021-05-05T06:17:00Z</dcterms:modified>
</cp:coreProperties>
</file>