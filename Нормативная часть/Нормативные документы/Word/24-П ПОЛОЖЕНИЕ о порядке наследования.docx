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4A7" w:rsidRPr="008334A7" w:rsidRDefault="008334A7" w:rsidP="008334A7">
      <w:pPr>
        <w:jc w:val="right"/>
        <w:rPr>
          <w:rFonts w:ascii="Times New Roman" w:hAnsi="Times New Roman" w:cs="Times New Roman"/>
        </w:rPr>
      </w:pPr>
      <w:r w:rsidRPr="008334A7">
        <w:rPr>
          <w:rFonts w:ascii="Times New Roman" w:hAnsi="Times New Roman" w:cs="Times New Roman"/>
        </w:rPr>
        <w:t xml:space="preserve">Приложение </w:t>
      </w:r>
      <w:r>
        <w:rPr>
          <w:rFonts w:ascii="Times New Roman" w:hAnsi="Times New Roman" w:cs="Times New Roman"/>
        </w:rPr>
        <w:t>2</w:t>
      </w:r>
    </w:p>
    <w:p w:rsidR="008334A7" w:rsidRPr="008334A7" w:rsidRDefault="008334A7" w:rsidP="008334A7">
      <w:pPr>
        <w:jc w:val="right"/>
        <w:rPr>
          <w:rFonts w:ascii="Times New Roman" w:hAnsi="Times New Roman" w:cs="Times New Roman"/>
        </w:rPr>
      </w:pPr>
      <w:r w:rsidRPr="008334A7">
        <w:rPr>
          <w:rFonts w:ascii="Times New Roman" w:hAnsi="Times New Roman" w:cs="Times New Roman"/>
        </w:rPr>
        <w:t>к Приказу №_ от _____2021</w:t>
      </w:r>
    </w:p>
    <w:p w:rsidR="009C4717" w:rsidRDefault="009C4717" w:rsidP="009C4717">
      <w:pPr>
        <w:kinsoku w:val="0"/>
        <w:overflowPunct w:val="0"/>
        <w:spacing w:before="84" w:line="276" w:lineRule="auto"/>
        <w:ind w:right="305"/>
        <w:rPr>
          <w:rFonts w:ascii="Times New Roman" w:hAnsi="Times New Roman" w:cs="Times New Roman"/>
        </w:rPr>
      </w:pPr>
    </w:p>
    <w:p w:rsidR="009C4717" w:rsidRPr="009C4717" w:rsidRDefault="009C4717" w:rsidP="009C4717">
      <w:pPr>
        <w:pStyle w:val="a5"/>
        <w:tabs>
          <w:tab w:val="left" w:pos="851"/>
        </w:tabs>
        <w:kinsoku w:val="0"/>
        <w:overflowPunct w:val="0"/>
        <w:spacing w:before="84" w:line="276" w:lineRule="auto"/>
        <w:ind w:left="567" w:right="305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9C4717">
        <w:rPr>
          <w:rFonts w:ascii="Times New Roman" w:hAnsi="Times New Roman" w:cs="Times New Roman"/>
          <w:sz w:val="28"/>
          <w:szCs w:val="28"/>
        </w:rPr>
        <w:t>ПОЛОЖЕНИЕ</w:t>
      </w:r>
    </w:p>
    <w:p w:rsidR="009C4717" w:rsidRDefault="009C4717" w:rsidP="009C4717">
      <w:pPr>
        <w:pStyle w:val="a5"/>
        <w:tabs>
          <w:tab w:val="left" w:pos="851"/>
        </w:tabs>
        <w:kinsoku w:val="0"/>
        <w:overflowPunct w:val="0"/>
        <w:spacing w:before="84" w:line="276" w:lineRule="auto"/>
        <w:ind w:left="567" w:right="305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9C4717">
        <w:rPr>
          <w:rFonts w:ascii="Times New Roman" w:hAnsi="Times New Roman" w:cs="Times New Roman"/>
          <w:sz w:val="28"/>
          <w:szCs w:val="28"/>
        </w:rPr>
        <w:t>о порядке наследования</w:t>
      </w:r>
    </w:p>
    <w:p w:rsidR="008334A7" w:rsidRDefault="008334A7" w:rsidP="009C4717">
      <w:pPr>
        <w:pStyle w:val="a5"/>
        <w:tabs>
          <w:tab w:val="left" w:pos="851"/>
        </w:tabs>
        <w:kinsoku w:val="0"/>
        <w:overflowPunct w:val="0"/>
        <w:spacing w:before="84" w:line="276" w:lineRule="auto"/>
        <w:ind w:left="567" w:right="305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(Редакция 2)</w:t>
      </w:r>
    </w:p>
    <w:p w:rsidR="009C4717" w:rsidRDefault="009C4717" w:rsidP="009C4717">
      <w:pPr>
        <w:pStyle w:val="a5"/>
        <w:tabs>
          <w:tab w:val="left" w:pos="851"/>
        </w:tabs>
        <w:kinsoku w:val="0"/>
        <w:overflowPunct w:val="0"/>
        <w:spacing w:before="84" w:line="276" w:lineRule="auto"/>
        <w:ind w:left="567" w:right="305" w:firstLine="0"/>
        <w:rPr>
          <w:rFonts w:ascii="Times New Roman" w:hAnsi="Times New Roman" w:cs="Times New Roman"/>
        </w:rPr>
      </w:pPr>
    </w:p>
    <w:p w:rsidR="009C4717" w:rsidRDefault="009C4717" w:rsidP="009C4717">
      <w:pPr>
        <w:pStyle w:val="a5"/>
        <w:numPr>
          <w:ilvl w:val="0"/>
          <w:numId w:val="1"/>
        </w:numPr>
        <w:tabs>
          <w:tab w:val="left" w:pos="851"/>
        </w:tabs>
        <w:kinsoku w:val="0"/>
        <w:overflowPunct w:val="0"/>
        <w:spacing w:before="84" w:line="276" w:lineRule="auto"/>
        <w:ind w:left="0" w:right="305"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Настоящее положение (далее - Положение) определяет порядок </w:t>
      </w:r>
      <w:r>
        <w:rPr>
          <w:rFonts w:ascii="Times New Roman" w:hAnsi="Times New Roman" w:cs="Times New Roman"/>
          <w:bCs/>
        </w:rPr>
        <w:t xml:space="preserve">и </w:t>
      </w:r>
      <w:r>
        <w:rPr>
          <w:rFonts w:ascii="Times New Roman" w:hAnsi="Times New Roman" w:cs="Times New Roman"/>
        </w:rPr>
        <w:t>сроки исполнения обязательств Ханты-Мансийского негосударственного пенсионного Фонда (далее -</w:t>
      </w:r>
      <w:r>
        <w:rPr>
          <w:rFonts w:ascii="Times New Roman" w:hAnsi="Times New Roman" w:cs="Times New Roman"/>
          <w:w w:val="96"/>
        </w:rPr>
        <w:t xml:space="preserve"> </w:t>
      </w:r>
      <w:r>
        <w:rPr>
          <w:rFonts w:ascii="Times New Roman" w:hAnsi="Times New Roman" w:cs="Times New Roman"/>
        </w:rPr>
        <w:t>Фонд) перед вкладчиками - физическими лицам (далее - Вкладчики),  участниками по выплате их наследникам  выкупных сумм в порядке</w:t>
      </w:r>
      <w:r>
        <w:rPr>
          <w:rFonts w:ascii="Times New Roman" w:hAnsi="Times New Roman" w:cs="Times New Roman"/>
          <w:spacing w:val="35"/>
        </w:rPr>
        <w:t xml:space="preserve"> </w:t>
      </w:r>
      <w:r>
        <w:rPr>
          <w:rFonts w:ascii="Times New Roman" w:hAnsi="Times New Roman" w:cs="Times New Roman"/>
        </w:rPr>
        <w:t>наследования.</w:t>
      </w:r>
    </w:p>
    <w:p w:rsidR="009C4717" w:rsidRDefault="009C4717" w:rsidP="009C4717">
      <w:pPr>
        <w:pStyle w:val="a5"/>
        <w:numPr>
          <w:ilvl w:val="0"/>
          <w:numId w:val="1"/>
        </w:numPr>
        <w:tabs>
          <w:tab w:val="left" w:pos="851"/>
          <w:tab w:val="left" w:pos="328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целей применения настоящего Положения используются следующие термины и</w:t>
      </w:r>
      <w:r>
        <w:rPr>
          <w:rFonts w:ascii="Times New Roman" w:hAnsi="Times New Roman" w:cs="Times New Roman"/>
          <w:spacing w:val="38"/>
        </w:rPr>
        <w:t xml:space="preserve"> </w:t>
      </w:r>
      <w:r>
        <w:rPr>
          <w:rFonts w:ascii="Times New Roman" w:hAnsi="Times New Roman" w:cs="Times New Roman"/>
        </w:rPr>
        <w:t>определения: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before="10" w:line="276" w:lineRule="auto"/>
        <w:ind w:right="305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C4717">
        <w:rPr>
          <w:rFonts w:ascii="Times New Roman" w:hAnsi="Times New Roman" w:cs="Times New Roman"/>
          <w:bCs/>
          <w:sz w:val="24"/>
          <w:szCs w:val="24"/>
        </w:rPr>
        <w:t xml:space="preserve">Правила Фонда </w:t>
      </w:r>
      <w:r w:rsidRPr="009C4717">
        <w:rPr>
          <w:rFonts w:ascii="Times New Roman" w:hAnsi="Times New Roman" w:cs="Times New Roman"/>
          <w:sz w:val="24"/>
          <w:szCs w:val="24"/>
        </w:rPr>
        <w:t>- Пенсионные правила Фонда № 6, утвержденные  решением Совета Фонда от 30.05.2013 г., зарегистрированные в Федеральной службе по финансовым рынкам 23.07.2013 г. в реестре за №56/2-и.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bCs/>
          <w:w w:val="105"/>
          <w:sz w:val="24"/>
          <w:szCs w:val="24"/>
        </w:rPr>
        <w:t xml:space="preserve">Наследование </w:t>
      </w:r>
      <w:r>
        <w:rPr>
          <w:rFonts w:ascii="Times New Roman" w:hAnsi="Times New Roman" w:cs="Times New Roman"/>
          <w:w w:val="105"/>
          <w:sz w:val="24"/>
          <w:szCs w:val="24"/>
        </w:rPr>
        <w:t>- переход имущественных прав Вкладчика, участника на получение выкупной суммы при прекращении договора негосударственного пенсионного обеспечения (далее - пенсионный договор) в связи со смертью (объявлением Вкладчика, участника</w:t>
      </w:r>
      <w:r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умершим).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bCs/>
          <w:w w:val="105"/>
          <w:sz w:val="24"/>
          <w:szCs w:val="24"/>
        </w:rPr>
        <w:t xml:space="preserve">Наследники </w:t>
      </w:r>
      <w:r>
        <w:rPr>
          <w:rFonts w:ascii="Times New Roman" w:hAnsi="Times New Roman" w:cs="Times New Roman"/>
          <w:w w:val="105"/>
          <w:sz w:val="24"/>
          <w:szCs w:val="24"/>
        </w:rPr>
        <w:t>-  правопреемники Вкладчика, участника, круг которых определяется в соответствии с частью третьей Гражданского кодекса Российской Федерации.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before="46"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Иные термины и определения применяются в значениях, применяемых</w:t>
      </w:r>
      <w:r>
        <w:rPr>
          <w:rFonts w:ascii="Times New Roman" w:hAnsi="Times New Roman" w:cs="Times New Roman"/>
          <w:spacing w:val="-40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Правилами Фонда, Федеральным законом № 75-ФЗ от 07.05.1998г. «О негосударственных пенсионных</w:t>
      </w:r>
      <w:r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фондах»</w:t>
      </w:r>
      <w:r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(далее</w:t>
      </w:r>
      <w:r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-</w:t>
      </w:r>
      <w:r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ФЗ</w:t>
      </w:r>
      <w:r>
        <w:rPr>
          <w:rFonts w:ascii="Times New Roman" w:hAnsi="Times New Roman" w:cs="Times New Roman"/>
          <w:spacing w:val="-23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№ 75),</w:t>
      </w:r>
      <w:r>
        <w:rPr>
          <w:rFonts w:ascii="Times New Roman" w:hAnsi="Times New Roman" w:cs="Times New Roman"/>
          <w:spacing w:val="-28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частью</w:t>
      </w:r>
      <w:r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третьей</w:t>
      </w:r>
      <w:r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Гражданского кодекса</w:t>
      </w:r>
      <w:r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Российской Федерации (далее - ГК</w:t>
      </w:r>
      <w:r>
        <w:rPr>
          <w:rFonts w:ascii="Times New Roman" w:hAnsi="Times New Roman" w:cs="Times New Roman"/>
          <w:spacing w:val="-28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РФ).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3. Наследование осуществляется в случаях, предусмотренных применяемой пенсионной схемой и пенсионным договором, в том числе заключенным с вкладчиком - юридическим лицом.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  <w:tab w:val="left" w:pos="3295"/>
        </w:tabs>
        <w:kinsoku w:val="0"/>
        <w:overflowPunct w:val="0"/>
        <w:spacing w:before="12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Порядок</w:t>
      </w:r>
      <w:r>
        <w:rPr>
          <w:rFonts w:ascii="Times New Roman" w:hAnsi="Times New Roman" w:cs="Times New Roman"/>
          <w:spacing w:val="-1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расчета</w:t>
      </w:r>
      <w:r>
        <w:rPr>
          <w:rFonts w:ascii="Times New Roman" w:hAnsi="Times New Roman" w:cs="Times New Roman"/>
          <w:spacing w:val="-2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выкупной</w:t>
      </w:r>
      <w:r>
        <w:rPr>
          <w:rFonts w:ascii="Times New Roman" w:hAnsi="Times New Roman" w:cs="Times New Roman"/>
          <w:spacing w:val="-1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суммы</w:t>
      </w:r>
      <w:r>
        <w:rPr>
          <w:rFonts w:ascii="Times New Roman" w:hAnsi="Times New Roman" w:cs="Times New Roman"/>
          <w:spacing w:val="-2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устанавливается</w:t>
      </w:r>
      <w:r>
        <w:rPr>
          <w:rFonts w:ascii="Times New Roman" w:hAnsi="Times New Roman" w:cs="Times New Roman"/>
          <w:spacing w:val="-3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Правилами</w:t>
      </w:r>
      <w:r>
        <w:rPr>
          <w:rFonts w:ascii="Times New Roman" w:hAnsi="Times New Roman" w:cs="Times New Roman"/>
          <w:spacing w:val="-2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Фонда.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  <w:tab w:val="left" w:pos="3295"/>
        </w:tabs>
        <w:kinsoku w:val="0"/>
        <w:overflowPunct w:val="0"/>
        <w:spacing w:before="45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 xml:space="preserve">Пенсионный договор прекращает свое действие </w:t>
      </w:r>
      <w:del w:id="0" w:author="Znamenshikova.nn" w:date="2021-04-06T16:23:00Z">
        <w:r>
          <w:rPr>
            <w:rFonts w:ascii="Times New Roman" w:hAnsi="Times New Roman" w:cs="Times New Roman"/>
            <w:w w:val="105"/>
          </w:rPr>
          <w:delText>в последний рабочий день месяца получения Фондом достоверной информации о смерти Вкладчика, участника</w:delText>
        </w:r>
      </w:del>
      <w:r>
        <w:rPr>
          <w:rFonts w:ascii="Times New Roman" w:hAnsi="Times New Roman" w:cs="Times New Roman"/>
          <w:w w:val="105"/>
        </w:rPr>
        <w:t>. п</w:t>
      </w:r>
      <w:ins w:id="1" w:author="Znamenshikova.nn" w:date="2021-04-06T16:24:00Z">
        <w:r>
          <w:rPr>
            <w:rFonts w:ascii="Times New Roman" w:hAnsi="Times New Roman" w:cs="Times New Roman"/>
            <w:w w:val="105"/>
          </w:rPr>
          <w:t xml:space="preserve">осле исполнения Фондом обязательств по выплате выкупной суммы наследникам Вкладчика, участника. </w:t>
        </w:r>
      </w:ins>
      <w:r>
        <w:rPr>
          <w:rFonts w:ascii="Times New Roman" w:hAnsi="Times New Roman" w:cs="Times New Roman"/>
          <w:w w:val="105"/>
        </w:rPr>
        <w:t xml:space="preserve">Обязательства Фонда по выплате выкупной суммы в порядке наследования рассчитываются на дату </w:t>
      </w:r>
      <w:del w:id="2" w:author="Znamenshikova.nn" w:date="2021-04-06T16:25:00Z">
        <w:r>
          <w:rPr>
            <w:rFonts w:ascii="Times New Roman" w:hAnsi="Times New Roman" w:cs="Times New Roman"/>
            <w:w w:val="105"/>
          </w:rPr>
          <w:delText>прекращения пенсионного договора</w:delText>
        </w:r>
      </w:del>
      <w:ins w:id="3" w:author="Znamenshikova.nn" w:date="2021-04-06T16:25:00Z">
        <w:r>
          <w:rPr>
            <w:rFonts w:ascii="Times New Roman" w:hAnsi="Times New Roman" w:cs="Times New Roman"/>
            <w:w w:val="105"/>
          </w:rPr>
          <w:t xml:space="preserve"> вынесения решения о выплате выкупной суммы наследникам Вкладчика</w:t>
        </w:r>
      </w:ins>
      <w:r>
        <w:rPr>
          <w:rFonts w:ascii="Times New Roman" w:hAnsi="Times New Roman" w:cs="Times New Roman"/>
          <w:w w:val="105"/>
        </w:rPr>
        <w:t xml:space="preserve">. </w:t>
      </w:r>
      <w:proofErr w:type="gramStart"/>
      <w:r>
        <w:rPr>
          <w:rFonts w:ascii="Times New Roman" w:hAnsi="Times New Roman" w:cs="Times New Roman"/>
          <w:w w:val="105"/>
        </w:rPr>
        <w:t xml:space="preserve">В случае смерти </w:t>
      </w:r>
      <w:r>
        <w:rPr>
          <w:rFonts w:ascii="Times New Roman" w:hAnsi="Times New Roman" w:cs="Times New Roman"/>
          <w:spacing w:val="-4"/>
          <w:w w:val="105"/>
        </w:rPr>
        <w:t xml:space="preserve">участника, </w:t>
      </w:r>
      <w:r>
        <w:rPr>
          <w:rFonts w:ascii="Times New Roman" w:hAnsi="Times New Roman" w:cs="Times New Roman"/>
          <w:w w:val="105"/>
        </w:rPr>
        <w:t>негосударственное пенсионное обеспечение которого осуществляется на основании пенсионного договора с вкладчиком - юридическим лицом, пенсионный договор прекращает свое действие в части негосударственного пенсионного обеспечения умершего</w:t>
      </w:r>
      <w:r>
        <w:rPr>
          <w:rFonts w:ascii="Times New Roman" w:hAnsi="Times New Roman" w:cs="Times New Roman"/>
          <w:spacing w:val="-2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участника.</w:t>
      </w:r>
      <w:proofErr w:type="gramEnd"/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Со дня</w:t>
      </w:r>
      <w:del w:id="4" w:author="Znamenshikova.nn" w:date="2021-04-06T16:26:00Z">
        <w:r>
          <w:rPr>
            <w:rFonts w:ascii="Times New Roman" w:hAnsi="Times New Roman" w:cs="Times New Roman"/>
            <w:w w:val="105"/>
            <w:sz w:val="24"/>
            <w:szCs w:val="24"/>
          </w:rPr>
          <w:delText xml:space="preserve"> прекращения действия пенсионного договора</w:delText>
        </w:r>
      </w:del>
      <w:ins w:id="5" w:author="Znamenshikova.nn" w:date="2021-04-06T16:26:00Z">
        <w:r>
          <w:rPr>
            <w:rFonts w:ascii="Times New Roman" w:hAnsi="Times New Roman" w:cs="Times New Roman"/>
            <w:w w:val="105"/>
            <w:sz w:val="24"/>
            <w:szCs w:val="24"/>
          </w:rPr>
          <w:t xml:space="preserve"> получения достоверной информации о смерти Вкладчика, участника</w:t>
        </w:r>
      </w:ins>
      <w:r>
        <w:rPr>
          <w:rFonts w:ascii="Times New Roman" w:hAnsi="Times New Roman" w:cs="Times New Roman"/>
          <w:w w:val="105"/>
          <w:sz w:val="24"/>
          <w:szCs w:val="24"/>
        </w:rPr>
        <w:t>:</w:t>
      </w:r>
    </w:p>
    <w:p w:rsidR="009C4717" w:rsidRDefault="009C4717" w:rsidP="009C4717">
      <w:pPr>
        <w:pStyle w:val="a5"/>
        <w:numPr>
          <w:ilvl w:val="0"/>
          <w:numId w:val="3"/>
        </w:numPr>
        <w:tabs>
          <w:tab w:val="left" w:pos="851"/>
          <w:tab w:val="left" w:pos="3291"/>
        </w:tabs>
        <w:kinsoku w:val="0"/>
        <w:overflowPunct w:val="0"/>
        <w:spacing w:before="54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lastRenderedPageBreak/>
        <w:t>пенсионные взносы, поступившие в пользу участника, не зачисляются, а подлежат</w:t>
      </w:r>
      <w:r>
        <w:rPr>
          <w:rFonts w:ascii="Times New Roman" w:hAnsi="Times New Roman" w:cs="Times New Roman"/>
          <w:spacing w:val="-17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возврату;</w:t>
      </w:r>
    </w:p>
    <w:p w:rsidR="009C4717" w:rsidRDefault="009C4717" w:rsidP="009C4717">
      <w:pPr>
        <w:pStyle w:val="a5"/>
        <w:numPr>
          <w:ilvl w:val="0"/>
          <w:numId w:val="3"/>
        </w:numPr>
        <w:tabs>
          <w:tab w:val="left" w:pos="851"/>
          <w:tab w:val="left" w:pos="328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прекращаются выплаты</w:t>
      </w:r>
      <w:r>
        <w:rPr>
          <w:rFonts w:ascii="Times New Roman" w:hAnsi="Times New Roman" w:cs="Times New Roman"/>
          <w:spacing w:val="-3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пенсии;</w:t>
      </w:r>
    </w:p>
    <w:p w:rsidR="009C4717" w:rsidRDefault="009C4717" w:rsidP="009C4717">
      <w:pPr>
        <w:pStyle w:val="a5"/>
        <w:numPr>
          <w:ilvl w:val="0"/>
          <w:numId w:val="3"/>
        </w:numPr>
        <w:tabs>
          <w:tab w:val="left" w:pos="851"/>
          <w:tab w:val="left" w:pos="3283"/>
        </w:tabs>
        <w:kinsoku w:val="0"/>
        <w:overflowPunct w:val="0"/>
        <w:spacing w:before="61" w:line="276" w:lineRule="auto"/>
        <w:ind w:left="0" w:right="305" w:firstLine="567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доход, полученный от размещения средств пенсионных резервов и МГД начисляется</w:t>
      </w:r>
      <w:proofErr w:type="gramEnd"/>
      <w:r>
        <w:rPr>
          <w:rFonts w:ascii="Times New Roman" w:hAnsi="Times New Roman" w:cs="Times New Roman"/>
        </w:rPr>
        <w:t xml:space="preserve"> в порядке и случаях, предусмотренных Правилами, исходя из среднегодового остатка средств на пенсионном счете умершего Вкладчика, участника, рассчитанного на день</w:t>
      </w:r>
      <w:del w:id="6" w:author="Znamenshikova.nn" w:date="2021-04-06T16:28:00Z">
        <w:r>
          <w:rPr>
            <w:rFonts w:ascii="Times New Roman" w:hAnsi="Times New Roman" w:cs="Times New Roman"/>
          </w:rPr>
          <w:delText xml:space="preserve"> прекращения  пенсионного</w:delText>
        </w:r>
        <w:r>
          <w:rPr>
            <w:rFonts w:ascii="Times New Roman" w:hAnsi="Times New Roman" w:cs="Times New Roman"/>
            <w:spacing w:val="24"/>
          </w:rPr>
          <w:delText xml:space="preserve"> </w:delText>
        </w:r>
        <w:r>
          <w:rPr>
            <w:rFonts w:ascii="Times New Roman" w:hAnsi="Times New Roman" w:cs="Times New Roman"/>
          </w:rPr>
          <w:delText>договора</w:delText>
        </w:r>
      </w:del>
      <w:ins w:id="7" w:author="Znamenshikova.nn" w:date="2021-04-06T16:28:00Z">
        <w:r>
          <w:rPr>
            <w:rFonts w:ascii="Times New Roman" w:hAnsi="Times New Roman" w:cs="Times New Roman"/>
          </w:rPr>
          <w:t xml:space="preserve"> выплаты выкупной суммы наслед</w:t>
        </w:r>
      </w:ins>
      <w:ins w:id="8" w:author="Znamenshikova.nn" w:date="2021-04-07T08:46:00Z">
        <w:r>
          <w:rPr>
            <w:rFonts w:ascii="Times New Roman" w:hAnsi="Times New Roman" w:cs="Times New Roman"/>
          </w:rPr>
          <w:t>ни</w:t>
        </w:r>
      </w:ins>
      <w:ins w:id="9" w:author="Znamenshikova.nn" w:date="2021-04-06T16:28:00Z">
        <w:r>
          <w:rPr>
            <w:rFonts w:ascii="Times New Roman" w:hAnsi="Times New Roman" w:cs="Times New Roman"/>
          </w:rPr>
          <w:t>кам</w:t>
        </w:r>
      </w:ins>
      <w:r>
        <w:rPr>
          <w:rFonts w:ascii="Times New Roman" w:hAnsi="Times New Roman" w:cs="Times New Roman"/>
        </w:rPr>
        <w:t>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  <w:tab w:val="left" w:pos="3281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Право на получение выкупной суммы в порядке наследования</w:t>
      </w:r>
      <w:r>
        <w:rPr>
          <w:rFonts w:ascii="Times New Roman" w:hAnsi="Times New Roman" w:cs="Times New Roman"/>
          <w:spacing w:val="-2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имеют:</w:t>
      </w:r>
    </w:p>
    <w:p w:rsidR="009C4717" w:rsidRDefault="009C4717" w:rsidP="009C4717">
      <w:pPr>
        <w:pStyle w:val="a3"/>
        <w:tabs>
          <w:tab w:val="left" w:pos="851"/>
          <w:tab w:val="left" w:pos="3279"/>
        </w:tabs>
        <w:kinsoku w:val="0"/>
        <w:overflowPunct w:val="0"/>
        <w:spacing w:before="54"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а)</w:t>
      </w:r>
      <w:r>
        <w:rPr>
          <w:rFonts w:ascii="Times New Roman" w:hAnsi="Times New Roman" w:cs="Times New Roman"/>
          <w:w w:val="105"/>
          <w:sz w:val="24"/>
          <w:szCs w:val="24"/>
        </w:rPr>
        <w:tab/>
        <w:t>лица,</w:t>
      </w:r>
      <w:r>
        <w:rPr>
          <w:rFonts w:ascii="Times New Roman" w:hAnsi="Times New Roman" w:cs="Times New Roman"/>
          <w:spacing w:val="-24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указанные</w:t>
      </w:r>
      <w:r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в</w:t>
      </w:r>
      <w:r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завещании</w:t>
      </w:r>
      <w:r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Вкладчика,</w:t>
      </w:r>
      <w:r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Участника</w:t>
      </w:r>
      <w:r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в</w:t>
      </w:r>
      <w:r>
        <w:rPr>
          <w:rFonts w:ascii="Times New Roman" w:hAnsi="Times New Roman" w:cs="Times New Roman"/>
          <w:spacing w:val="-24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качестве</w:t>
      </w:r>
      <w:r>
        <w:rPr>
          <w:rFonts w:ascii="Times New Roman" w:hAnsi="Times New Roman" w:cs="Times New Roman"/>
          <w:spacing w:val="-23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наследников;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before="46" w:line="276" w:lineRule="auto"/>
        <w:ind w:right="305" w:firstLine="567"/>
        <w:jc w:val="both"/>
        <w:rPr>
          <w:rFonts w:ascii="Times New Roman" w:hAnsi="Times New Roman" w:cs="Times New Roman"/>
          <w:spacing w:val="-21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 xml:space="preserve">б) лица, являющиеся наследниками Вкладчика, Участника по закону,  призываемые к наследованию в порядке очередности, предусмотренной статьями </w:t>
      </w:r>
      <w:r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1142- </w:t>
      </w:r>
      <w:r>
        <w:rPr>
          <w:rFonts w:ascii="Times New Roman" w:hAnsi="Times New Roman" w:cs="Times New Roman"/>
          <w:w w:val="105"/>
          <w:sz w:val="24"/>
          <w:szCs w:val="24"/>
        </w:rPr>
        <w:t>1145</w:t>
      </w:r>
      <w:r>
        <w:rPr>
          <w:rFonts w:ascii="Times New Roman" w:hAnsi="Times New Roman" w:cs="Times New Roman"/>
          <w:spacing w:val="-29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и</w:t>
      </w:r>
      <w:r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1148</w:t>
      </w:r>
      <w:r>
        <w:rPr>
          <w:rFonts w:ascii="Times New Roman" w:hAnsi="Times New Roman" w:cs="Times New Roman"/>
          <w:spacing w:val="-28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ГК</w:t>
      </w:r>
      <w:r>
        <w:rPr>
          <w:rFonts w:ascii="Times New Roman" w:hAnsi="Times New Roman" w:cs="Times New Roman"/>
          <w:spacing w:val="-20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РФ,</w:t>
      </w:r>
      <w:r>
        <w:rPr>
          <w:rFonts w:ascii="Times New Roman" w:hAnsi="Times New Roman" w:cs="Times New Roman"/>
          <w:spacing w:val="-29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в</w:t>
      </w:r>
      <w:r>
        <w:rPr>
          <w:rFonts w:ascii="Times New Roman" w:hAnsi="Times New Roman" w:cs="Times New Roman"/>
          <w:spacing w:val="-31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случае</w:t>
      </w:r>
      <w:r>
        <w:rPr>
          <w:rFonts w:ascii="Times New Roman" w:hAnsi="Times New Roman" w:cs="Times New Roman"/>
          <w:spacing w:val="-23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отсутствия</w:t>
      </w:r>
      <w:r>
        <w:rPr>
          <w:rFonts w:ascii="Times New Roman" w:hAnsi="Times New Roman" w:cs="Times New Roman"/>
          <w:spacing w:val="-23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завещания.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  <w:tab w:val="left" w:pos="3281"/>
        </w:tabs>
        <w:kinsoku w:val="0"/>
        <w:overflowPunct w:val="0"/>
        <w:spacing w:before="8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Информация о наличии и размере средств, подлежащих выплате при наследовании, предоставляется только на основании письменного запроса нотариуса, в срок</w:t>
      </w:r>
      <w:r>
        <w:rPr>
          <w:rFonts w:ascii="Times New Roman" w:hAnsi="Times New Roman" w:cs="Times New Roman"/>
          <w:spacing w:val="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не</w:t>
      </w:r>
      <w:r>
        <w:rPr>
          <w:rFonts w:ascii="Times New Roman" w:hAnsi="Times New Roman" w:cs="Times New Roman"/>
          <w:spacing w:val="-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позднее</w:t>
      </w:r>
      <w:r>
        <w:rPr>
          <w:rFonts w:ascii="Times New Roman" w:hAnsi="Times New Roman" w:cs="Times New Roman"/>
          <w:spacing w:val="-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10</w:t>
      </w:r>
      <w:r>
        <w:rPr>
          <w:rFonts w:ascii="Times New Roman" w:hAnsi="Times New Roman" w:cs="Times New Roman"/>
          <w:spacing w:val="-1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рабочих</w:t>
      </w:r>
      <w:r>
        <w:rPr>
          <w:rFonts w:ascii="Times New Roman" w:hAnsi="Times New Roman" w:cs="Times New Roman"/>
          <w:spacing w:val="-7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дней</w:t>
      </w:r>
      <w:r>
        <w:rPr>
          <w:rFonts w:ascii="Times New Roman" w:hAnsi="Times New Roman" w:cs="Times New Roman"/>
          <w:spacing w:val="-1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со</w:t>
      </w:r>
      <w:r>
        <w:rPr>
          <w:rFonts w:ascii="Times New Roman" w:hAnsi="Times New Roman" w:cs="Times New Roman"/>
          <w:spacing w:val="-1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дня</w:t>
      </w:r>
      <w:r>
        <w:rPr>
          <w:rFonts w:ascii="Times New Roman" w:hAnsi="Times New Roman" w:cs="Times New Roman"/>
          <w:spacing w:val="-7"/>
          <w:w w:val="105"/>
        </w:rPr>
        <w:t xml:space="preserve"> </w:t>
      </w:r>
      <w:r>
        <w:rPr>
          <w:rFonts w:ascii="Times New Roman" w:hAnsi="Times New Roman" w:cs="Times New Roman"/>
          <w:spacing w:val="-3"/>
          <w:w w:val="105"/>
        </w:rPr>
        <w:t>поступления</w:t>
      </w:r>
      <w:r>
        <w:rPr>
          <w:rFonts w:ascii="Times New Roman" w:hAnsi="Times New Roman" w:cs="Times New Roman"/>
          <w:spacing w:val="-1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Фонд</w:t>
      </w:r>
      <w:r>
        <w:rPr>
          <w:rFonts w:ascii="Times New Roman" w:hAnsi="Times New Roman" w:cs="Times New Roman"/>
          <w:spacing w:val="-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запроса</w:t>
      </w:r>
      <w:r>
        <w:rPr>
          <w:rFonts w:ascii="Times New Roman" w:hAnsi="Times New Roman" w:cs="Times New Roman"/>
          <w:spacing w:val="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нотариуса</w:t>
      </w:r>
      <w:r>
        <w:rPr>
          <w:rFonts w:ascii="Times New Roman" w:hAnsi="Times New Roman" w:cs="Times New Roman"/>
          <w:spacing w:val="1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</w:t>
      </w:r>
      <w:r>
        <w:rPr>
          <w:rFonts w:ascii="Times New Roman" w:hAnsi="Times New Roman" w:cs="Times New Roman"/>
          <w:spacing w:val="-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наличии и размере средств, учтенных на именном пенсионном счете умершего Вкладчика, участника.</w:t>
      </w:r>
    </w:p>
    <w:p w:rsidR="009C4717" w:rsidRDefault="009C4717" w:rsidP="009C4717">
      <w:pPr>
        <w:pStyle w:val="2"/>
        <w:numPr>
          <w:ilvl w:val="0"/>
          <w:numId w:val="2"/>
        </w:numPr>
        <w:tabs>
          <w:tab w:val="left" w:pos="851"/>
        </w:tabs>
        <w:kinsoku w:val="0"/>
        <w:overflowPunct w:val="0"/>
        <w:spacing w:before="46" w:line="276" w:lineRule="auto"/>
        <w:ind w:left="0" w:right="305" w:firstLine="567"/>
        <w:jc w:val="both"/>
        <w:rPr>
          <w:rFonts w:ascii="Times New Roman" w:eastAsiaTheme="minorEastAsia" w:hAnsi="Times New Roman" w:cs="Times New Roman"/>
          <w:w w:val="110"/>
          <w:sz w:val="24"/>
          <w:szCs w:val="24"/>
        </w:rPr>
      </w:pPr>
      <w:r>
        <w:rPr>
          <w:rFonts w:ascii="Times New Roman" w:eastAsiaTheme="minorEastAsia" w:hAnsi="Times New Roman" w:cs="Times New Roman"/>
          <w:w w:val="105"/>
          <w:sz w:val="24"/>
          <w:szCs w:val="24"/>
        </w:rPr>
        <w:t xml:space="preserve">Для  получения   выкупной   суммы   в  порядке   наследования </w:t>
      </w:r>
      <w:r>
        <w:rPr>
          <w:rFonts w:ascii="Times New Roman" w:eastAsiaTheme="minorEastAsia" w:hAnsi="Times New Roman" w:cs="Times New Roman"/>
          <w:spacing w:val="30"/>
          <w:w w:val="105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w w:val="105"/>
          <w:sz w:val="24"/>
          <w:szCs w:val="24"/>
        </w:rPr>
        <w:t xml:space="preserve">наследники </w:t>
      </w:r>
      <w:r>
        <w:rPr>
          <w:rFonts w:ascii="Times New Roman" w:eastAsiaTheme="minorEastAsia" w:hAnsi="Times New Roman" w:cs="Times New Roman"/>
          <w:w w:val="110"/>
          <w:sz w:val="24"/>
          <w:szCs w:val="24"/>
        </w:rPr>
        <w:t xml:space="preserve">вправе обратиться в Фонд, </w:t>
      </w:r>
      <w:proofErr w:type="gramStart"/>
      <w:r>
        <w:rPr>
          <w:rFonts w:ascii="Times New Roman" w:eastAsiaTheme="minorEastAsia" w:hAnsi="Times New Roman" w:cs="Times New Roman"/>
          <w:w w:val="110"/>
          <w:sz w:val="24"/>
          <w:szCs w:val="24"/>
        </w:rPr>
        <w:t>предоставив следующие документы</w:t>
      </w:r>
      <w:proofErr w:type="gramEnd"/>
      <w:r>
        <w:rPr>
          <w:rFonts w:ascii="Times New Roman" w:eastAsiaTheme="minorEastAsia" w:hAnsi="Times New Roman" w:cs="Times New Roman"/>
          <w:w w:val="110"/>
          <w:sz w:val="24"/>
          <w:szCs w:val="24"/>
        </w:rPr>
        <w:t>:</w:t>
      </w:r>
    </w:p>
    <w:p w:rsidR="009C4717" w:rsidRDefault="009C4717" w:rsidP="009C4717">
      <w:pPr>
        <w:pStyle w:val="a5"/>
        <w:numPr>
          <w:ilvl w:val="0"/>
          <w:numId w:val="4"/>
        </w:numPr>
        <w:tabs>
          <w:tab w:val="left" w:pos="851"/>
          <w:tab w:val="left" w:pos="3422"/>
        </w:tabs>
        <w:kinsoku w:val="0"/>
        <w:overflowPunct w:val="0"/>
        <w:spacing w:before="46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заявление о выплате выкупной суммы в порядке наследования, по форме, установленной</w:t>
      </w:r>
      <w:r>
        <w:rPr>
          <w:rFonts w:ascii="Times New Roman" w:hAnsi="Times New Roman" w:cs="Times New Roman"/>
          <w:spacing w:val="-1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Фондом</w:t>
      </w:r>
      <w:r>
        <w:rPr>
          <w:rFonts w:ascii="Times New Roman" w:hAnsi="Times New Roman" w:cs="Times New Roman"/>
          <w:spacing w:val="-2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(далее</w:t>
      </w:r>
      <w:r>
        <w:rPr>
          <w:rFonts w:ascii="Times New Roman" w:hAnsi="Times New Roman" w:cs="Times New Roman"/>
          <w:spacing w:val="-2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-</w:t>
      </w:r>
      <w:r>
        <w:rPr>
          <w:rFonts w:ascii="Times New Roman" w:hAnsi="Times New Roman" w:cs="Times New Roman"/>
          <w:spacing w:val="-2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Заявление);</w:t>
      </w:r>
    </w:p>
    <w:p w:rsidR="009C4717" w:rsidRDefault="009C4717" w:rsidP="009C4717">
      <w:pPr>
        <w:pStyle w:val="a5"/>
        <w:numPr>
          <w:ilvl w:val="0"/>
          <w:numId w:val="4"/>
        </w:numPr>
        <w:tabs>
          <w:tab w:val="left" w:pos="851"/>
          <w:tab w:val="left" w:pos="3412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документ, удостоверяющий личность</w:t>
      </w:r>
      <w:r>
        <w:rPr>
          <w:rFonts w:ascii="Times New Roman" w:hAnsi="Times New Roman" w:cs="Times New Roman"/>
          <w:spacing w:val="-1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наследника;</w:t>
      </w:r>
    </w:p>
    <w:p w:rsidR="009C4717" w:rsidRDefault="009C4717" w:rsidP="009C4717">
      <w:pPr>
        <w:pStyle w:val="a5"/>
        <w:numPr>
          <w:ilvl w:val="0"/>
          <w:numId w:val="4"/>
        </w:numPr>
        <w:tabs>
          <w:tab w:val="left" w:pos="851"/>
          <w:tab w:val="left" w:pos="3418"/>
        </w:tabs>
        <w:kinsoku w:val="0"/>
        <w:overflowPunct w:val="0"/>
        <w:spacing w:before="54" w:line="276" w:lineRule="auto"/>
        <w:ind w:left="0" w:right="305"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свидетельство о праве на 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наследство;</w:t>
      </w:r>
    </w:p>
    <w:p w:rsidR="009C4717" w:rsidRDefault="009C4717" w:rsidP="009C4717">
      <w:pPr>
        <w:pStyle w:val="a5"/>
        <w:numPr>
          <w:ilvl w:val="0"/>
          <w:numId w:val="4"/>
        </w:numPr>
        <w:tabs>
          <w:tab w:val="left" w:pos="851"/>
          <w:tab w:val="left" w:pos="3412"/>
        </w:tabs>
        <w:kinsoku w:val="0"/>
        <w:overflowPunct w:val="0"/>
        <w:spacing w:before="46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документ, удостоверяющий личность представителя наследника (если наследник действует через представителя), а так же документ, удостоверяющий полномочия представителя наследника (доверенность представителя, оформленную в порядке</w:t>
      </w:r>
      <w:r>
        <w:rPr>
          <w:rFonts w:ascii="Times New Roman" w:hAnsi="Times New Roman" w:cs="Times New Roman"/>
          <w:spacing w:val="-2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совершения</w:t>
      </w:r>
      <w:r>
        <w:rPr>
          <w:rFonts w:ascii="Times New Roman" w:hAnsi="Times New Roman" w:cs="Times New Roman"/>
          <w:spacing w:val="-1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нотариальных</w:t>
      </w:r>
      <w:r>
        <w:rPr>
          <w:rFonts w:ascii="Times New Roman" w:hAnsi="Times New Roman" w:cs="Times New Roman"/>
          <w:spacing w:val="-1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действий,</w:t>
      </w:r>
      <w:r>
        <w:rPr>
          <w:rFonts w:ascii="Times New Roman" w:hAnsi="Times New Roman" w:cs="Times New Roman"/>
          <w:spacing w:val="-2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если</w:t>
      </w:r>
      <w:r>
        <w:rPr>
          <w:rFonts w:ascii="Times New Roman" w:hAnsi="Times New Roman" w:cs="Times New Roman"/>
          <w:spacing w:val="-2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представитель</w:t>
      </w:r>
      <w:r>
        <w:rPr>
          <w:rFonts w:ascii="Times New Roman" w:hAnsi="Times New Roman" w:cs="Times New Roman"/>
          <w:spacing w:val="-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действует</w:t>
      </w:r>
      <w:r>
        <w:rPr>
          <w:rFonts w:ascii="Times New Roman" w:hAnsi="Times New Roman" w:cs="Times New Roman"/>
          <w:spacing w:val="-1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</w:t>
      </w:r>
      <w:r>
        <w:rPr>
          <w:rFonts w:ascii="Times New Roman" w:hAnsi="Times New Roman" w:cs="Times New Roman"/>
          <w:spacing w:val="-2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 xml:space="preserve">основании </w:t>
      </w:r>
      <w:proofErr w:type="gramStart"/>
      <w:r>
        <w:rPr>
          <w:rFonts w:ascii="Times New Roman" w:hAnsi="Times New Roman" w:cs="Times New Roman"/>
          <w:w w:val="105"/>
        </w:rPr>
        <w:t>доверенности</w:t>
      </w:r>
      <w:proofErr w:type="gramEnd"/>
      <w:r>
        <w:rPr>
          <w:rFonts w:ascii="Times New Roman" w:hAnsi="Times New Roman" w:cs="Times New Roman"/>
          <w:w w:val="105"/>
        </w:rPr>
        <w:t xml:space="preserve"> либо документы, подтверждающие полномочия законного</w:t>
      </w:r>
      <w:r>
        <w:rPr>
          <w:rFonts w:ascii="Times New Roman" w:hAnsi="Times New Roman" w:cs="Times New Roman"/>
          <w:spacing w:val="4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представителя);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  <w:tab w:val="left" w:pos="3410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 xml:space="preserve">При личном обращении наследника (представителя наследника) в Фонд, </w:t>
      </w:r>
      <w:proofErr w:type="gramStart"/>
      <w:r>
        <w:rPr>
          <w:rFonts w:ascii="Times New Roman" w:hAnsi="Times New Roman" w:cs="Times New Roman"/>
          <w:w w:val="105"/>
        </w:rPr>
        <w:t>заверение подлинности</w:t>
      </w:r>
      <w:proofErr w:type="gramEnd"/>
      <w:r>
        <w:rPr>
          <w:rFonts w:ascii="Times New Roman" w:hAnsi="Times New Roman" w:cs="Times New Roman"/>
          <w:w w:val="105"/>
        </w:rPr>
        <w:t xml:space="preserve"> подписи заявителя и верность копий правоустанавливающих документов производится сотрудниками Фонда на основании предъявленных оригиналов документов.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Допускается предоставление копий, верность которых удостоверена в порядке совершения нотариальных действий: документа, удостоверяющего личность наследника (если наследник обращается через представителя), а так же свидетельства о смерти.</w:t>
      </w:r>
    </w:p>
    <w:p w:rsidR="009C4717" w:rsidRDefault="009C4717" w:rsidP="009C4717">
      <w:pPr>
        <w:pStyle w:val="a3"/>
        <w:tabs>
          <w:tab w:val="left" w:pos="851"/>
        </w:tabs>
        <w:kinsoku w:val="0"/>
        <w:overflowPunct w:val="0"/>
        <w:spacing w:before="8" w:line="276" w:lineRule="auto"/>
        <w:ind w:right="305" w:firstLine="567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Если</w:t>
      </w:r>
      <w:r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на</w:t>
      </w:r>
      <w:r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момент</w:t>
      </w:r>
      <w:r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обращения</w:t>
      </w:r>
      <w:r>
        <w:rPr>
          <w:rFonts w:ascii="Times New Roman" w:hAnsi="Times New Roman" w:cs="Times New Roman"/>
          <w:spacing w:val="6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наследника</w:t>
      </w:r>
      <w:r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(его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представителя)</w:t>
      </w:r>
      <w:r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Фонд</w:t>
      </w:r>
      <w:r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уже</w:t>
      </w:r>
      <w:r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располагает достоверной информацией о смерти Вкладчика, участника или иных обстоятельствах, которые должны быть подтверждены правоустанавливающими  документами, указанными в п. 8 Положения, Фонд вправе освободить наследника от предоставления указанных документов и принять решение на основании имеющихся</w:t>
      </w:r>
      <w:r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05"/>
          <w:sz w:val="24"/>
          <w:szCs w:val="24"/>
        </w:rPr>
        <w:t>документов.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lastRenderedPageBreak/>
        <w:t>При направлении Заявления и копий правоустанавливающих документов иным способом: почтой (организацией федеральной почтовой связи, иной организацией доставки корреспонденции) или с курьером, подлинность подписи заявителя и верность копий документов должна быть удостоверена в порядке совершения нотариальных действий.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При принятии Заявления с прилагаемым правоустанавливающими документами сотрудник Фонда обязан проверить правильность и полноту оформления Заявления</w:t>
      </w:r>
      <w:proofErr w:type="gramStart"/>
      <w:r>
        <w:rPr>
          <w:rFonts w:ascii="Times New Roman" w:hAnsi="Times New Roman" w:cs="Times New Roman"/>
          <w:w w:val="105"/>
        </w:rPr>
        <w:t xml:space="preserve"> ,</w:t>
      </w:r>
      <w:proofErr w:type="gramEnd"/>
      <w:r>
        <w:rPr>
          <w:rFonts w:ascii="Times New Roman" w:hAnsi="Times New Roman" w:cs="Times New Roman"/>
          <w:w w:val="105"/>
        </w:rPr>
        <w:t xml:space="preserve"> соответствие изложенных в нем сведений, полноту представленных документов, </w:t>
      </w:r>
      <w:r>
        <w:rPr>
          <w:rFonts w:ascii="Times New Roman" w:hAnsi="Times New Roman" w:cs="Times New Roman"/>
          <w:bCs/>
          <w:w w:val="105"/>
        </w:rPr>
        <w:t xml:space="preserve">и их </w:t>
      </w:r>
      <w:r>
        <w:rPr>
          <w:rFonts w:ascii="Times New Roman" w:hAnsi="Times New Roman" w:cs="Times New Roman"/>
          <w:w w:val="105"/>
        </w:rPr>
        <w:t>соответствие требованиям настоящего Положения, зарегистрировать Заявление</w:t>
      </w:r>
      <w:r>
        <w:rPr>
          <w:rFonts w:ascii="Times New Roman" w:hAnsi="Times New Roman" w:cs="Times New Roman"/>
          <w:spacing w:val="-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и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выдать</w:t>
      </w:r>
      <w:r>
        <w:rPr>
          <w:rFonts w:ascii="Times New Roman" w:hAnsi="Times New Roman" w:cs="Times New Roman"/>
          <w:spacing w:val="-2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расписку-уведомление</w:t>
      </w:r>
      <w:r>
        <w:rPr>
          <w:rFonts w:ascii="Times New Roman" w:hAnsi="Times New Roman" w:cs="Times New Roman"/>
          <w:spacing w:val="-3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</w:t>
      </w:r>
      <w:r>
        <w:rPr>
          <w:rFonts w:ascii="Times New Roman" w:hAnsi="Times New Roman" w:cs="Times New Roman"/>
          <w:spacing w:val="-2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получении</w:t>
      </w:r>
      <w:r>
        <w:rPr>
          <w:rFonts w:ascii="Times New Roman" w:hAnsi="Times New Roman" w:cs="Times New Roman"/>
          <w:spacing w:val="-2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Заявления.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</w:tabs>
        <w:kinsoku w:val="0"/>
        <w:overflowPunct w:val="0"/>
        <w:spacing w:before="6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При принятии документов, направленных способом, указанным в пункте 10 Положения, расписка-уведомление о получении Заявления оформляется в день регистрации Заявления, но направляется заявителю только в случае его обращения о выдаче расписки. Обращение может быть письменным (направленным в т.ч. по факсу, электронной почте) или устным по телефону. Расписка высылается почтой на адрес заявителя,</w:t>
      </w:r>
      <w:r>
        <w:rPr>
          <w:rFonts w:ascii="Times New Roman" w:hAnsi="Times New Roman" w:cs="Times New Roman"/>
          <w:spacing w:val="-17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достоверно</w:t>
      </w:r>
      <w:r>
        <w:rPr>
          <w:rFonts w:ascii="Times New Roman" w:hAnsi="Times New Roman" w:cs="Times New Roman"/>
          <w:spacing w:val="-1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известный</w:t>
      </w:r>
      <w:r>
        <w:rPr>
          <w:rFonts w:ascii="Times New Roman" w:hAnsi="Times New Roman" w:cs="Times New Roman"/>
          <w:spacing w:val="-2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Фонду.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</w:tabs>
        <w:kinsoku w:val="0"/>
        <w:overflowPunct w:val="0"/>
        <w:spacing w:before="6"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Дата</w:t>
      </w:r>
      <w:r>
        <w:rPr>
          <w:rFonts w:ascii="Times New Roman" w:hAnsi="Times New Roman" w:cs="Times New Roman"/>
          <w:w w:val="105"/>
        </w:rPr>
        <w:tab/>
        <w:t>регистрации</w:t>
      </w:r>
      <w:r>
        <w:rPr>
          <w:rFonts w:ascii="Times New Roman" w:hAnsi="Times New Roman" w:cs="Times New Roman"/>
          <w:w w:val="105"/>
        </w:rPr>
        <w:tab/>
        <w:t>Заявления</w:t>
      </w:r>
      <w:r>
        <w:rPr>
          <w:rFonts w:ascii="Times New Roman" w:hAnsi="Times New Roman" w:cs="Times New Roman"/>
          <w:w w:val="105"/>
        </w:rPr>
        <w:tab/>
        <w:t>дата</w:t>
      </w:r>
      <w:r>
        <w:rPr>
          <w:rFonts w:ascii="Times New Roman" w:hAnsi="Times New Roman" w:cs="Times New Roman"/>
          <w:w w:val="105"/>
        </w:rPr>
        <w:tab/>
        <w:t>обращения</w:t>
      </w:r>
      <w:r>
        <w:rPr>
          <w:rFonts w:ascii="Times New Roman" w:hAnsi="Times New Roman" w:cs="Times New Roman"/>
          <w:w w:val="105"/>
        </w:rPr>
        <w:tab/>
        <w:t>наследника (его  представителя) с Заявлением с приложением всех необходимых правоустанавливающих документов. При направлении Заявления способом, указанным в пункте 10 Положения - дата поступления Заявления с приложением всех необходимых правоустанавливающих документов в Фонд (в т.ч. в обособленное подразделение</w:t>
      </w:r>
      <w:r>
        <w:rPr>
          <w:rFonts w:ascii="Times New Roman" w:hAnsi="Times New Roman" w:cs="Times New Roman"/>
          <w:spacing w:val="-2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Фонда).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 xml:space="preserve">После поступления Заявления и всех необходимых документов Фонд выносит решение о выплате выкупной суммы в порядке наследования либо об отказе в выплате выкупной суммы в порядке наследования. Срок вынесения и </w:t>
      </w:r>
      <w:proofErr w:type="spellStart"/>
      <w:proofErr w:type="gramStart"/>
      <w:r>
        <w:rPr>
          <w:rFonts w:ascii="Times New Roman" w:hAnsi="Times New Roman" w:cs="Times New Roman"/>
          <w:w w:val="105"/>
        </w:rPr>
        <w:t>направлени</w:t>
      </w:r>
      <w:proofErr w:type="spellEnd"/>
      <w:r>
        <w:rPr>
          <w:rFonts w:ascii="Times New Roman" w:hAnsi="Times New Roman" w:cs="Times New Roman"/>
          <w:w w:val="105"/>
        </w:rPr>
        <w:t xml:space="preserve"> я</w:t>
      </w:r>
      <w:proofErr w:type="gramEnd"/>
      <w:r>
        <w:rPr>
          <w:rFonts w:ascii="Times New Roman" w:hAnsi="Times New Roman" w:cs="Times New Roman"/>
          <w:w w:val="105"/>
        </w:rPr>
        <w:t xml:space="preserve"> решения обратившемуся наследнику (его представителю) не должен превышать 30 календарных</w:t>
      </w:r>
      <w:r>
        <w:rPr>
          <w:rFonts w:ascii="Times New Roman" w:hAnsi="Times New Roman" w:cs="Times New Roman"/>
          <w:spacing w:val="-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дней</w:t>
      </w:r>
      <w:r>
        <w:rPr>
          <w:rFonts w:ascii="Times New Roman" w:hAnsi="Times New Roman" w:cs="Times New Roman"/>
          <w:spacing w:val="-1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</w:t>
      </w:r>
      <w:r>
        <w:rPr>
          <w:rFonts w:ascii="Times New Roman" w:hAnsi="Times New Roman" w:cs="Times New Roman"/>
          <w:spacing w:val="-2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даты</w:t>
      </w:r>
      <w:r>
        <w:rPr>
          <w:rFonts w:ascii="Times New Roman" w:hAnsi="Times New Roman" w:cs="Times New Roman"/>
          <w:spacing w:val="-2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регистрации</w:t>
      </w:r>
      <w:r>
        <w:rPr>
          <w:rFonts w:ascii="Times New Roman" w:hAnsi="Times New Roman" w:cs="Times New Roman"/>
          <w:spacing w:val="-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Заявления,</w:t>
      </w:r>
      <w:r>
        <w:rPr>
          <w:rFonts w:ascii="Times New Roman" w:hAnsi="Times New Roman" w:cs="Times New Roman"/>
          <w:spacing w:val="-1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2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соответствии</w:t>
      </w:r>
      <w:r>
        <w:rPr>
          <w:rFonts w:ascii="Times New Roman" w:hAnsi="Times New Roman" w:cs="Times New Roman"/>
          <w:spacing w:val="-1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</w:t>
      </w:r>
      <w:r>
        <w:rPr>
          <w:rFonts w:ascii="Times New Roman" w:hAnsi="Times New Roman" w:cs="Times New Roman"/>
          <w:spacing w:val="-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п.13</w:t>
      </w:r>
      <w:r>
        <w:rPr>
          <w:rFonts w:ascii="Times New Roman" w:hAnsi="Times New Roman" w:cs="Times New Roman"/>
          <w:spacing w:val="-1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Положения.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  <w:tab w:val="left" w:pos="1690"/>
        </w:tabs>
        <w:kinsoku w:val="0"/>
        <w:overflowPunct w:val="0"/>
        <w:spacing w:before="93" w:line="276" w:lineRule="auto"/>
        <w:ind w:left="0" w:right="305"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Расчет и выплата выкупной суммы в порядке наследования осуществляется наследнику пропорционально его доле в наследстве,  указанной  в свидетельстве о праве на наследство, но не более общего размера выкупной суммы, рассчитанного  в  соответствии с Правилами на дату прекращения пенсионного договора, с учетом ранее выплаченных  выкупных  сумм иным наследникам  Вкладчика,</w:t>
      </w:r>
      <w:r>
        <w:rPr>
          <w:rFonts w:ascii="Times New Roman" w:hAnsi="Times New Roman" w:cs="Times New Roman"/>
          <w:spacing w:val="38"/>
        </w:rPr>
        <w:t xml:space="preserve"> </w:t>
      </w:r>
      <w:r>
        <w:rPr>
          <w:rFonts w:ascii="Times New Roman" w:hAnsi="Times New Roman" w:cs="Times New Roman"/>
        </w:rPr>
        <w:t>участника.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  <w:tab w:val="left" w:pos="1689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Основанием</w:t>
      </w:r>
      <w:r>
        <w:rPr>
          <w:rFonts w:ascii="Times New Roman" w:hAnsi="Times New Roman" w:cs="Times New Roman"/>
          <w:spacing w:val="-1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для</w:t>
      </w:r>
      <w:r>
        <w:rPr>
          <w:rFonts w:ascii="Times New Roman" w:hAnsi="Times New Roman" w:cs="Times New Roman"/>
          <w:spacing w:val="-2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отказа</w:t>
      </w:r>
      <w:r>
        <w:rPr>
          <w:rFonts w:ascii="Times New Roman" w:hAnsi="Times New Roman" w:cs="Times New Roman"/>
          <w:spacing w:val="-1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2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выплате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выкупной</w:t>
      </w:r>
      <w:r>
        <w:rPr>
          <w:rFonts w:ascii="Times New Roman" w:hAnsi="Times New Roman" w:cs="Times New Roman"/>
          <w:spacing w:val="-1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суммы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2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порядке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наследования является несоблюдение требований, предусмотренных пунктами 8-10 настоящего Положения</w:t>
      </w:r>
      <w:r>
        <w:rPr>
          <w:rFonts w:ascii="Times New Roman" w:hAnsi="Times New Roman" w:cs="Times New Roman"/>
          <w:spacing w:val="-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2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случае</w:t>
      </w:r>
      <w:r>
        <w:rPr>
          <w:rFonts w:ascii="Times New Roman" w:hAnsi="Times New Roman" w:cs="Times New Roman"/>
          <w:spacing w:val="-1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вынесения</w:t>
      </w:r>
      <w:r>
        <w:rPr>
          <w:rFonts w:ascii="Times New Roman" w:hAnsi="Times New Roman" w:cs="Times New Roman"/>
          <w:spacing w:val="-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решения</w:t>
      </w:r>
      <w:r>
        <w:rPr>
          <w:rFonts w:ascii="Times New Roman" w:hAnsi="Times New Roman" w:cs="Times New Roman"/>
          <w:spacing w:val="-1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об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отказе</w:t>
      </w:r>
      <w:r>
        <w:rPr>
          <w:rFonts w:ascii="Times New Roman" w:hAnsi="Times New Roman" w:cs="Times New Roman"/>
          <w:spacing w:val="-1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выплате</w:t>
      </w:r>
      <w:r>
        <w:rPr>
          <w:rFonts w:ascii="Times New Roman" w:hAnsi="Times New Roman" w:cs="Times New Roman"/>
          <w:spacing w:val="-1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выкупной</w:t>
      </w:r>
      <w:r>
        <w:rPr>
          <w:rFonts w:ascii="Times New Roman" w:hAnsi="Times New Roman" w:cs="Times New Roman"/>
          <w:spacing w:val="-1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суммы</w:t>
      </w:r>
      <w:r>
        <w:rPr>
          <w:rFonts w:ascii="Times New Roman" w:hAnsi="Times New Roman" w:cs="Times New Roman"/>
          <w:spacing w:val="-1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1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порядке наследования,</w:t>
      </w:r>
      <w:r>
        <w:rPr>
          <w:rFonts w:ascii="Times New Roman" w:hAnsi="Times New Roman" w:cs="Times New Roman"/>
          <w:spacing w:val="-3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документы,</w:t>
      </w:r>
      <w:r>
        <w:rPr>
          <w:rFonts w:ascii="Times New Roman" w:hAnsi="Times New Roman" w:cs="Times New Roman"/>
          <w:spacing w:val="-4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приложенные</w:t>
      </w:r>
      <w:r>
        <w:rPr>
          <w:rFonts w:ascii="Times New Roman" w:hAnsi="Times New Roman" w:cs="Times New Roman"/>
          <w:spacing w:val="-4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к</w:t>
      </w:r>
      <w:r>
        <w:rPr>
          <w:rFonts w:ascii="Times New Roman" w:hAnsi="Times New Roman" w:cs="Times New Roman"/>
          <w:spacing w:val="-3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Заявлению,</w:t>
      </w:r>
      <w:r>
        <w:rPr>
          <w:rFonts w:ascii="Times New Roman" w:hAnsi="Times New Roman" w:cs="Times New Roman"/>
          <w:spacing w:val="-3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возвращаются</w:t>
      </w:r>
      <w:r>
        <w:rPr>
          <w:rFonts w:ascii="Times New Roman" w:hAnsi="Times New Roman" w:cs="Times New Roman"/>
          <w:spacing w:val="-3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заявителю.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  <w:tab w:val="left" w:pos="1691"/>
        </w:tabs>
        <w:kinsoku w:val="0"/>
        <w:overflowPunct w:val="0"/>
        <w:spacing w:before="9" w:line="276" w:lineRule="auto"/>
        <w:ind w:left="0" w:right="305" w:firstLine="567"/>
        <w:rPr>
          <w:rFonts w:ascii="Times New Roman" w:hAnsi="Times New Roman" w:cs="Times New Roman"/>
          <w:spacing w:val="-4"/>
          <w:w w:val="105"/>
        </w:rPr>
      </w:pPr>
      <w:r>
        <w:rPr>
          <w:rFonts w:ascii="Times New Roman" w:hAnsi="Times New Roman" w:cs="Times New Roman"/>
          <w:w w:val="105"/>
        </w:rPr>
        <w:t>Выплата</w:t>
      </w:r>
      <w:r>
        <w:rPr>
          <w:rFonts w:ascii="Times New Roman" w:hAnsi="Times New Roman" w:cs="Times New Roman"/>
          <w:spacing w:val="-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выкупной</w:t>
      </w:r>
      <w:r>
        <w:rPr>
          <w:rFonts w:ascii="Times New Roman" w:hAnsi="Times New Roman" w:cs="Times New Roman"/>
          <w:spacing w:val="-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суммы</w:t>
      </w:r>
      <w:r>
        <w:rPr>
          <w:rFonts w:ascii="Times New Roman" w:hAnsi="Times New Roman" w:cs="Times New Roman"/>
          <w:spacing w:val="-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наследнику</w:t>
      </w:r>
      <w:r>
        <w:rPr>
          <w:rFonts w:ascii="Times New Roman" w:hAnsi="Times New Roman" w:cs="Times New Roman"/>
          <w:spacing w:val="-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осуществляется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не</w:t>
      </w:r>
      <w:r>
        <w:rPr>
          <w:rFonts w:ascii="Times New Roman" w:hAnsi="Times New Roman" w:cs="Times New Roman"/>
          <w:spacing w:val="-1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позднее</w:t>
      </w:r>
      <w:r>
        <w:rPr>
          <w:rFonts w:ascii="Times New Roman" w:hAnsi="Times New Roman" w:cs="Times New Roman"/>
          <w:spacing w:val="-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10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 xml:space="preserve">числа месяца, следующего за месяцем вынесения решения о выплате выкупной суммы в порядке наследования, путем перечисления на счет наследника, открытого в кредитной </w:t>
      </w:r>
      <w:r>
        <w:rPr>
          <w:rFonts w:ascii="Times New Roman" w:hAnsi="Times New Roman" w:cs="Times New Roman"/>
          <w:spacing w:val="-4"/>
          <w:w w:val="105"/>
        </w:rPr>
        <w:t>организации.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  <w:tab w:val="left" w:pos="1690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>При</w:t>
      </w:r>
      <w:r>
        <w:rPr>
          <w:rFonts w:ascii="Times New Roman" w:hAnsi="Times New Roman" w:cs="Times New Roman"/>
          <w:spacing w:val="-3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обращении</w:t>
      </w:r>
      <w:r>
        <w:rPr>
          <w:rFonts w:ascii="Times New Roman" w:hAnsi="Times New Roman" w:cs="Times New Roman"/>
          <w:spacing w:val="-3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представителя</w:t>
      </w:r>
      <w:r>
        <w:rPr>
          <w:rFonts w:ascii="Times New Roman" w:hAnsi="Times New Roman" w:cs="Times New Roman"/>
          <w:spacing w:val="-2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наследника,</w:t>
      </w:r>
      <w:r>
        <w:rPr>
          <w:rFonts w:ascii="Times New Roman" w:hAnsi="Times New Roman" w:cs="Times New Roman"/>
          <w:spacing w:val="-2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действующего</w:t>
      </w:r>
      <w:r>
        <w:rPr>
          <w:rFonts w:ascii="Times New Roman" w:hAnsi="Times New Roman" w:cs="Times New Roman"/>
          <w:spacing w:val="-2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-4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доверенности, выплата выкупной суммы в порядке наследования производится на счет</w:t>
      </w:r>
      <w:r>
        <w:rPr>
          <w:rFonts w:ascii="Times New Roman" w:hAnsi="Times New Roman" w:cs="Times New Roman"/>
          <w:spacing w:val="-3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lastRenderedPageBreak/>
        <w:t>представителя, открытого в кредитной организации, в случае прямого указания в доверенности, совершенной в порядке нотариальный действий о наличии полномочий на получение выкупной суммы. В остальных случаях выплата выкупной суммы производится на счет наследника.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  <w:tab w:val="left" w:pos="1676"/>
        </w:tabs>
        <w:kinsoku w:val="0"/>
        <w:overflowPunct w:val="0"/>
        <w:spacing w:before="7" w:line="276" w:lineRule="auto"/>
        <w:ind w:left="0" w:right="305"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расходы, связанные с выплатой выкупной суммы наследнику осуществляются за счет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Фонда.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  <w:tab w:val="left" w:pos="168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Фонд не несет ответственности за невыплату (несвоевременную выплату) выкупной суммы в случае предоставления наследником (его представителем) неверных (неполных)  реквизитов</w:t>
      </w:r>
      <w:r>
        <w:rPr>
          <w:rFonts w:ascii="Times New Roman" w:hAnsi="Times New Roman" w:cs="Times New Roman"/>
          <w:spacing w:val="10"/>
        </w:rPr>
        <w:t xml:space="preserve"> </w:t>
      </w:r>
      <w:r>
        <w:rPr>
          <w:rFonts w:ascii="Times New Roman" w:hAnsi="Times New Roman" w:cs="Times New Roman"/>
        </w:rPr>
        <w:t>счета.</w:t>
      </w:r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851"/>
          <w:tab w:val="left" w:pos="993"/>
          <w:tab w:val="left" w:pos="1675"/>
        </w:tabs>
        <w:kinsoku w:val="0"/>
        <w:overflowPunct w:val="0"/>
        <w:spacing w:before="8" w:line="276" w:lineRule="auto"/>
        <w:ind w:left="0" w:right="305" w:firstLine="567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w w:val="105"/>
        </w:rPr>
        <w:t>При</w:t>
      </w:r>
      <w:r>
        <w:rPr>
          <w:rFonts w:ascii="Times New Roman" w:hAnsi="Times New Roman" w:cs="Times New Roman"/>
          <w:spacing w:val="-2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начислении</w:t>
      </w:r>
      <w:r>
        <w:rPr>
          <w:rFonts w:ascii="Times New Roman" w:hAnsi="Times New Roman" w:cs="Times New Roman"/>
          <w:spacing w:val="-2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дохода</w:t>
      </w:r>
      <w:r>
        <w:rPr>
          <w:rFonts w:ascii="Times New Roman" w:hAnsi="Times New Roman" w:cs="Times New Roman"/>
          <w:spacing w:val="-1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на</w:t>
      </w:r>
      <w:r>
        <w:rPr>
          <w:rFonts w:ascii="Times New Roman" w:hAnsi="Times New Roman" w:cs="Times New Roman"/>
          <w:spacing w:val="-3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пенсионный</w:t>
      </w:r>
      <w:r>
        <w:rPr>
          <w:rFonts w:ascii="Times New Roman" w:hAnsi="Times New Roman" w:cs="Times New Roman"/>
          <w:spacing w:val="-17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счет</w:t>
      </w:r>
      <w:r>
        <w:rPr>
          <w:rFonts w:ascii="Times New Roman" w:hAnsi="Times New Roman" w:cs="Times New Roman"/>
          <w:spacing w:val="-3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умершего</w:t>
      </w:r>
      <w:r>
        <w:rPr>
          <w:rFonts w:ascii="Times New Roman" w:hAnsi="Times New Roman" w:cs="Times New Roman"/>
          <w:spacing w:val="-1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Вкладчика,</w:t>
      </w:r>
      <w:r>
        <w:rPr>
          <w:rFonts w:ascii="Times New Roman" w:hAnsi="Times New Roman" w:cs="Times New Roman"/>
          <w:spacing w:val="-2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участника в установленном Правилами Фонда порядке, Фонд выносит решение о дополнительной выплате выкупной суммы в порядке наследования без Заявления наследника в</w:t>
      </w:r>
      <w:r>
        <w:rPr>
          <w:rFonts w:ascii="Times New Roman" w:hAnsi="Times New Roman" w:cs="Times New Roman"/>
          <w:spacing w:val="-7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 xml:space="preserve">течение </w:t>
      </w:r>
      <w:r>
        <w:rPr>
          <w:rFonts w:ascii="Times New Roman" w:hAnsi="Times New Roman" w:cs="Times New Roman"/>
        </w:rPr>
        <w:t>30 календарных дней с даты начисления дохода на пенсионный счет и производит дополнительную выплату выкупной суммы не позднее 10 числа месяца, следующего за месяцем  принятия  соответствующего решения.</w:t>
      </w:r>
      <w:proofErr w:type="gramEnd"/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w w:val="105"/>
        </w:rPr>
        <w:t>Невостребованные средства выкупной суммы в порядке наследования подлежат</w:t>
      </w:r>
      <w:r>
        <w:rPr>
          <w:rFonts w:ascii="Times New Roman" w:hAnsi="Times New Roman" w:cs="Times New Roman"/>
          <w:spacing w:val="-2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зачислению</w:t>
      </w:r>
      <w:r>
        <w:rPr>
          <w:rFonts w:ascii="Times New Roman" w:hAnsi="Times New Roman" w:cs="Times New Roman"/>
          <w:spacing w:val="-1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</w:t>
      </w:r>
      <w:r>
        <w:rPr>
          <w:rFonts w:ascii="Times New Roman" w:hAnsi="Times New Roman" w:cs="Times New Roman"/>
          <w:spacing w:val="-35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страховой</w:t>
      </w:r>
      <w:r>
        <w:rPr>
          <w:rFonts w:ascii="Times New Roman" w:hAnsi="Times New Roman" w:cs="Times New Roman"/>
          <w:spacing w:val="-1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резерв</w:t>
      </w:r>
      <w:r>
        <w:rPr>
          <w:rFonts w:ascii="Times New Roman" w:hAnsi="Times New Roman" w:cs="Times New Roman"/>
          <w:spacing w:val="-2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Фонда</w:t>
      </w:r>
      <w:r>
        <w:rPr>
          <w:rFonts w:ascii="Times New Roman" w:hAnsi="Times New Roman" w:cs="Times New Roman"/>
          <w:spacing w:val="-2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-2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истечении</w:t>
      </w:r>
      <w:r>
        <w:rPr>
          <w:rFonts w:ascii="Times New Roman" w:hAnsi="Times New Roman" w:cs="Times New Roman"/>
          <w:spacing w:val="-2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3</w:t>
      </w:r>
      <w:r>
        <w:rPr>
          <w:rFonts w:ascii="Times New Roman" w:hAnsi="Times New Roman" w:cs="Times New Roman"/>
          <w:spacing w:val="-2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(трех)</w:t>
      </w:r>
      <w:r>
        <w:rPr>
          <w:rFonts w:ascii="Times New Roman" w:hAnsi="Times New Roman" w:cs="Times New Roman"/>
          <w:spacing w:val="-2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лет</w:t>
      </w:r>
      <w:r>
        <w:rPr>
          <w:rFonts w:ascii="Times New Roman" w:hAnsi="Times New Roman" w:cs="Times New Roman"/>
          <w:spacing w:val="-3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со</w:t>
      </w:r>
      <w:r>
        <w:rPr>
          <w:rFonts w:ascii="Times New Roman" w:hAnsi="Times New Roman" w:cs="Times New Roman"/>
          <w:spacing w:val="-3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дня</w:t>
      </w:r>
      <w:r>
        <w:rPr>
          <w:rFonts w:ascii="Times New Roman" w:hAnsi="Times New Roman" w:cs="Times New Roman"/>
          <w:spacing w:val="-24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возврата кредитной организацией перечисленных наследнику (его представителю) средств выкупной</w:t>
      </w:r>
      <w:r>
        <w:rPr>
          <w:rFonts w:ascii="Times New Roman" w:hAnsi="Times New Roman" w:cs="Times New Roman"/>
          <w:spacing w:val="-2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суммы</w:t>
      </w:r>
      <w:r>
        <w:rPr>
          <w:rFonts w:ascii="Times New Roman" w:hAnsi="Times New Roman" w:cs="Times New Roman"/>
          <w:spacing w:val="-27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(либо</w:t>
      </w:r>
      <w:r>
        <w:rPr>
          <w:rFonts w:ascii="Times New Roman" w:hAnsi="Times New Roman" w:cs="Times New Roman"/>
          <w:spacing w:val="-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возврата</w:t>
      </w:r>
      <w:r>
        <w:rPr>
          <w:rFonts w:ascii="Times New Roman" w:hAnsi="Times New Roman" w:cs="Times New Roman"/>
          <w:spacing w:val="-2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организацией</w:t>
      </w:r>
      <w:r>
        <w:rPr>
          <w:rFonts w:ascii="Times New Roman" w:hAnsi="Times New Roman" w:cs="Times New Roman"/>
          <w:spacing w:val="-22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федеральной</w:t>
      </w:r>
      <w:r>
        <w:rPr>
          <w:rFonts w:ascii="Times New Roman" w:hAnsi="Times New Roman" w:cs="Times New Roman"/>
          <w:spacing w:val="-23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почтовой</w:t>
      </w:r>
      <w:r>
        <w:rPr>
          <w:rFonts w:ascii="Times New Roman" w:hAnsi="Times New Roman" w:cs="Times New Roman"/>
          <w:spacing w:val="-31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связи</w:t>
      </w:r>
      <w:r>
        <w:rPr>
          <w:rFonts w:ascii="Times New Roman" w:hAnsi="Times New Roman" w:cs="Times New Roman"/>
          <w:spacing w:val="-26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если</w:t>
      </w:r>
      <w:r>
        <w:rPr>
          <w:rFonts w:ascii="Times New Roman" w:hAnsi="Times New Roman" w:cs="Times New Roman"/>
          <w:spacing w:val="-29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 xml:space="preserve">выплата через указанную организацию была согласована Фондом как исключительный случай в </w:t>
      </w:r>
      <w:r>
        <w:rPr>
          <w:rFonts w:ascii="Times New Roman" w:hAnsi="Times New Roman" w:cs="Times New Roman"/>
        </w:rPr>
        <w:t>соответствии  с Правилами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Фонда).</w:t>
      </w:r>
      <w:proofErr w:type="gramEnd"/>
    </w:p>
    <w:p w:rsidR="009C4717" w:rsidRDefault="009C4717" w:rsidP="009C4717">
      <w:pPr>
        <w:pStyle w:val="a5"/>
        <w:numPr>
          <w:ilvl w:val="0"/>
          <w:numId w:val="2"/>
        </w:numPr>
        <w:tabs>
          <w:tab w:val="left" w:pos="993"/>
        </w:tabs>
        <w:kinsoku w:val="0"/>
        <w:overflowPunct w:val="0"/>
        <w:spacing w:line="276" w:lineRule="auto"/>
        <w:ind w:left="0" w:right="305" w:firstLine="567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По истечении </w:t>
      </w:r>
      <w:proofErr w:type="gramStart"/>
      <w:r>
        <w:rPr>
          <w:rFonts w:ascii="Times New Roman" w:hAnsi="Times New Roman" w:cs="Times New Roman"/>
        </w:rPr>
        <w:t>З</w:t>
      </w:r>
      <w:proofErr w:type="gramEnd"/>
      <w:r>
        <w:rPr>
          <w:rFonts w:ascii="Times New Roman" w:hAnsi="Times New Roman" w:cs="Times New Roman"/>
        </w:rPr>
        <w:t xml:space="preserve"> (трех) лет со дня смерти Вкладчика , участника , средства, учтенные на индивидуальном  пенсионном  счете  умершего  Вкладчика,  участника подлежат зачислению в страховой резерв Фонда при отсутствии обращения  наследников (их представителей) в полном объеме или в объеме невостребованных  наследниками  </w:t>
      </w:r>
      <w:r>
        <w:rPr>
          <w:rFonts w:ascii="Times New Roman" w:hAnsi="Times New Roman" w:cs="Times New Roman"/>
          <w:bCs/>
        </w:rPr>
        <w:t>сумм.</w:t>
      </w:r>
    </w:p>
    <w:p w:rsidR="009C4717" w:rsidRPr="009C4717" w:rsidRDefault="009C4717" w:rsidP="009C4717">
      <w:pPr>
        <w:pStyle w:val="a5"/>
        <w:numPr>
          <w:ilvl w:val="0"/>
          <w:numId w:val="2"/>
        </w:numPr>
        <w:tabs>
          <w:tab w:val="left" w:pos="993"/>
          <w:tab w:val="left" w:pos="1548"/>
          <w:tab w:val="left" w:pos="1959"/>
          <w:tab w:val="left" w:pos="2867"/>
          <w:tab w:val="left" w:pos="4339"/>
          <w:tab w:val="left" w:pos="4984"/>
          <w:tab w:val="left" w:pos="5967"/>
          <w:tab w:val="left" w:pos="8242"/>
        </w:tabs>
        <w:kinsoku w:val="0"/>
        <w:overflowPunct w:val="0"/>
        <w:spacing w:before="4" w:line="276" w:lineRule="auto"/>
        <w:ind w:left="0" w:right="305" w:firstLine="567"/>
        <w:rPr>
          <w:rFonts w:ascii="Times New Roman" w:hAnsi="Times New Roman" w:cs="Times New Roman"/>
          <w:position w:val="-1"/>
        </w:rPr>
      </w:pPr>
      <w:r w:rsidRPr="000A72FE">
        <w:rPr>
          <w:rFonts w:ascii="Times New Roman" w:hAnsi="Times New Roman" w:cs="Times New Roman"/>
          <w:w w:val="105"/>
        </w:rPr>
        <w:t xml:space="preserve">При изменении Правил Фонда, законодательства, регулирующего наследственные правоотношения и отношения по негосударственному пенсионному обеспечению, настоящее Положение подлежит применению в </w:t>
      </w:r>
      <w:r w:rsidRPr="000A72FE">
        <w:rPr>
          <w:rFonts w:ascii="Times New Roman" w:hAnsi="Times New Roman" w:cs="Times New Roman"/>
          <w:spacing w:val="-14"/>
          <w:w w:val="105"/>
        </w:rPr>
        <w:t xml:space="preserve">части, </w:t>
      </w:r>
      <w:r w:rsidRPr="000A72FE">
        <w:rPr>
          <w:rFonts w:ascii="Times New Roman" w:hAnsi="Times New Roman" w:cs="Times New Roman"/>
          <w:w w:val="105"/>
        </w:rPr>
        <w:t>не противоречащей применяемому  законодательству и Пенсионным  правилам  Фонда до момента</w:t>
      </w:r>
      <w:r w:rsidRPr="000A72FE">
        <w:rPr>
          <w:rFonts w:ascii="Times New Roman" w:hAnsi="Times New Roman" w:cs="Times New Roman"/>
          <w:spacing w:val="56"/>
          <w:w w:val="105"/>
        </w:rPr>
        <w:t xml:space="preserve"> </w:t>
      </w:r>
      <w:r w:rsidRPr="000A72FE">
        <w:rPr>
          <w:rFonts w:ascii="Times New Roman" w:hAnsi="Times New Roman" w:cs="Times New Roman"/>
          <w:w w:val="105"/>
        </w:rPr>
        <w:t xml:space="preserve">отмены </w:t>
      </w:r>
      <w:r w:rsidRPr="000A72FE">
        <w:rPr>
          <w:rFonts w:ascii="Times New Roman" w:hAnsi="Times New Roman" w:cs="Times New Roman"/>
          <w:position w:val="1"/>
        </w:rPr>
        <w:t>Положения</w:t>
      </w:r>
      <w:r w:rsidRPr="000A72FE">
        <w:rPr>
          <w:rFonts w:ascii="Times New Roman" w:hAnsi="Times New Roman" w:cs="Times New Roman"/>
          <w:position w:val="1"/>
        </w:rPr>
        <w:tab/>
      </w:r>
      <w:r w:rsidRPr="000A72FE">
        <w:rPr>
          <w:rFonts w:ascii="Times New Roman" w:hAnsi="Times New Roman" w:cs="Times New Roman"/>
          <w:bCs/>
          <w:position w:val="1"/>
        </w:rPr>
        <w:t>или</w:t>
      </w:r>
      <w:r w:rsidRPr="000A72FE">
        <w:rPr>
          <w:rFonts w:ascii="Times New Roman" w:hAnsi="Times New Roman" w:cs="Times New Roman"/>
          <w:bCs/>
          <w:position w:val="1"/>
        </w:rPr>
        <w:tab/>
      </w:r>
      <w:r w:rsidRPr="000A72FE">
        <w:rPr>
          <w:rFonts w:ascii="Times New Roman" w:hAnsi="Times New Roman" w:cs="Times New Roman"/>
          <w:position w:val="1"/>
        </w:rPr>
        <w:t>внесения</w:t>
      </w:r>
      <w:r w:rsidRPr="000A72FE">
        <w:rPr>
          <w:rFonts w:ascii="Times New Roman" w:hAnsi="Times New Roman" w:cs="Times New Roman"/>
          <w:position w:val="1"/>
        </w:rPr>
        <w:tab/>
      </w:r>
      <w:r w:rsidRPr="000A72FE">
        <w:rPr>
          <w:rFonts w:ascii="Times New Roman" w:hAnsi="Times New Roman" w:cs="Times New Roman"/>
        </w:rPr>
        <w:t xml:space="preserve">в </w:t>
      </w:r>
      <w:r w:rsidRPr="000A72FE">
        <w:rPr>
          <w:rFonts w:ascii="Times New Roman" w:hAnsi="Times New Roman" w:cs="Times New Roman"/>
          <w:position w:val="1"/>
        </w:rPr>
        <w:t xml:space="preserve">него </w:t>
      </w:r>
      <w:r w:rsidRPr="000A72FE">
        <w:rPr>
          <w:rFonts w:ascii="Times New Roman" w:hAnsi="Times New Roman" w:cs="Times New Roman"/>
        </w:rPr>
        <w:t xml:space="preserve">соответствующих </w:t>
      </w:r>
      <w:r w:rsidRPr="000A72FE">
        <w:rPr>
          <w:rFonts w:ascii="Times New Roman" w:hAnsi="Times New Roman" w:cs="Times New Roman"/>
          <w:position w:val="-1"/>
        </w:rPr>
        <w:t>изменений.</w:t>
      </w:r>
    </w:p>
    <w:sectPr w:rsidR="009C4717" w:rsidRPr="009C4717" w:rsidSect="00C41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02"/>
    <w:multiLevelType w:val="multilevel"/>
    <w:tmpl w:val="2F52AAE8"/>
    <w:lvl w:ilvl="0">
      <w:start w:val="1"/>
      <w:numFmt w:val="decimal"/>
      <w:lvlText w:val="%1."/>
      <w:lvlJc w:val="left"/>
      <w:pPr>
        <w:ind w:left="1870" w:hanging="712"/>
      </w:pPr>
      <w:rPr>
        <w:rFonts w:ascii="Arial" w:hAnsi="Arial" w:cs="Arial"/>
        <w:b w:val="0"/>
        <w:bCs w:val="0"/>
        <w:color w:val="auto"/>
        <w:w w:val="107"/>
        <w:sz w:val="21"/>
        <w:szCs w:val="21"/>
      </w:rPr>
    </w:lvl>
    <w:lvl w:ilvl="1">
      <w:numFmt w:val="bullet"/>
      <w:lvlText w:val="•"/>
      <w:lvlJc w:val="left"/>
      <w:pPr>
        <w:ind w:left="2884" w:hanging="712"/>
      </w:pPr>
    </w:lvl>
    <w:lvl w:ilvl="2">
      <w:numFmt w:val="bullet"/>
      <w:lvlText w:val="•"/>
      <w:lvlJc w:val="left"/>
      <w:pPr>
        <w:ind w:left="3888" w:hanging="712"/>
      </w:pPr>
    </w:lvl>
    <w:lvl w:ilvl="3">
      <w:numFmt w:val="bullet"/>
      <w:lvlText w:val="•"/>
      <w:lvlJc w:val="left"/>
      <w:pPr>
        <w:ind w:left="4892" w:hanging="712"/>
      </w:pPr>
    </w:lvl>
    <w:lvl w:ilvl="4">
      <w:numFmt w:val="bullet"/>
      <w:lvlText w:val="•"/>
      <w:lvlJc w:val="left"/>
      <w:pPr>
        <w:ind w:left="5896" w:hanging="712"/>
      </w:pPr>
    </w:lvl>
    <w:lvl w:ilvl="5">
      <w:numFmt w:val="bullet"/>
      <w:lvlText w:val="•"/>
      <w:lvlJc w:val="left"/>
      <w:pPr>
        <w:ind w:left="6900" w:hanging="712"/>
      </w:pPr>
    </w:lvl>
    <w:lvl w:ilvl="6">
      <w:numFmt w:val="bullet"/>
      <w:lvlText w:val="•"/>
      <w:lvlJc w:val="left"/>
      <w:pPr>
        <w:ind w:left="7904" w:hanging="712"/>
      </w:pPr>
    </w:lvl>
    <w:lvl w:ilvl="7">
      <w:numFmt w:val="bullet"/>
      <w:lvlText w:val="•"/>
      <w:lvlJc w:val="left"/>
      <w:pPr>
        <w:ind w:left="8908" w:hanging="712"/>
      </w:pPr>
    </w:lvl>
    <w:lvl w:ilvl="8">
      <w:numFmt w:val="bullet"/>
      <w:lvlText w:val="•"/>
      <w:lvlJc w:val="left"/>
      <w:pPr>
        <w:ind w:left="9912" w:hanging="712"/>
      </w:pPr>
    </w:lvl>
  </w:abstractNum>
  <w:abstractNum w:abstractNumId="1">
    <w:nsid w:val="00000403"/>
    <w:multiLevelType w:val="multilevel"/>
    <w:tmpl w:val="00000886"/>
    <w:lvl w:ilvl="0">
      <w:start w:val="4"/>
      <w:numFmt w:val="decimal"/>
      <w:lvlText w:val="%1."/>
      <w:lvlJc w:val="left"/>
      <w:pPr>
        <w:ind w:left="1871" w:hanging="706"/>
      </w:pPr>
      <w:rPr>
        <w:rFonts w:cs="Times New Roman"/>
        <w:b w:val="0"/>
        <w:bCs w:val="0"/>
        <w:w w:val="109"/>
      </w:rPr>
    </w:lvl>
    <w:lvl w:ilvl="1">
      <w:numFmt w:val="bullet"/>
      <w:lvlText w:val="•"/>
      <w:lvlJc w:val="left"/>
      <w:pPr>
        <w:ind w:left="2884" w:hanging="706"/>
      </w:pPr>
    </w:lvl>
    <w:lvl w:ilvl="2">
      <w:numFmt w:val="bullet"/>
      <w:lvlText w:val="•"/>
      <w:lvlJc w:val="left"/>
      <w:pPr>
        <w:ind w:left="3888" w:hanging="706"/>
      </w:pPr>
    </w:lvl>
    <w:lvl w:ilvl="3">
      <w:numFmt w:val="bullet"/>
      <w:lvlText w:val="•"/>
      <w:lvlJc w:val="left"/>
      <w:pPr>
        <w:ind w:left="4892" w:hanging="706"/>
      </w:pPr>
    </w:lvl>
    <w:lvl w:ilvl="4">
      <w:numFmt w:val="bullet"/>
      <w:lvlText w:val="•"/>
      <w:lvlJc w:val="left"/>
      <w:pPr>
        <w:ind w:left="5896" w:hanging="706"/>
      </w:pPr>
    </w:lvl>
    <w:lvl w:ilvl="5">
      <w:numFmt w:val="bullet"/>
      <w:lvlText w:val="•"/>
      <w:lvlJc w:val="left"/>
      <w:pPr>
        <w:ind w:left="6900" w:hanging="706"/>
      </w:pPr>
    </w:lvl>
    <w:lvl w:ilvl="6">
      <w:numFmt w:val="bullet"/>
      <w:lvlText w:val="•"/>
      <w:lvlJc w:val="left"/>
      <w:pPr>
        <w:ind w:left="7904" w:hanging="706"/>
      </w:pPr>
    </w:lvl>
    <w:lvl w:ilvl="7">
      <w:numFmt w:val="bullet"/>
      <w:lvlText w:val="•"/>
      <w:lvlJc w:val="left"/>
      <w:pPr>
        <w:ind w:left="8908" w:hanging="706"/>
      </w:pPr>
    </w:lvl>
    <w:lvl w:ilvl="8">
      <w:numFmt w:val="bullet"/>
      <w:lvlText w:val="•"/>
      <w:lvlJc w:val="left"/>
      <w:pPr>
        <w:ind w:left="9912" w:hanging="706"/>
      </w:pPr>
    </w:lvl>
  </w:abstractNum>
  <w:abstractNum w:abstractNumId="2">
    <w:nsid w:val="00000404"/>
    <w:multiLevelType w:val="multilevel"/>
    <w:tmpl w:val="00000887"/>
    <w:lvl w:ilvl="0">
      <w:numFmt w:val="bullet"/>
      <w:lvlText w:val="•"/>
      <w:lvlJc w:val="left"/>
      <w:pPr>
        <w:ind w:left="1872" w:hanging="710"/>
      </w:pPr>
      <w:rPr>
        <w:rFonts w:ascii="Arial" w:hAnsi="Arial"/>
        <w:b w:val="0"/>
        <w:color w:val="4F5257"/>
        <w:w w:val="105"/>
        <w:sz w:val="21"/>
      </w:rPr>
    </w:lvl>
    <w:lvl w:ilvl="1">
      <w:numFmt w:val="bullet"/>
      <w:lvlText w:val="•"/>
      <w:lvlJc w:val="left"/>
      <w:pPr>
        <w:ind w:left="2884" w:hanging="710"/>
      </w:pPr>
    </w:lvl>
    <w:lvl w:ilvl="2">
      <w:numFmt w:val="bullet"/>
      <w:lvlText w:val="•"/>
      <w:lvlJc w:val="left"/>
      <w:pPr>
        <w:ind w:left="3888" w:hanging="710"/>
      </w:pPr>
    </w:lvl>
    <w:lvl w:ilvl="3">
      <w:numFmt w:val="bullet"/>
      <w:lvlText w:val="•"/>
      <w:lvlJc w:val="left"/>
      <w:pPr>
        <w:ind w:left="4892" w:hanging="710"/>
      </w:pPr>
    </w:lvl>
    <w:lvl w:ilvl="4">
      <w:numFmt w:val="bullet"/>
      <w:lvlText w:val="•"/>
      <w:lvlJc w:val="left"/>
      <w:pPr>
        <w:ind w:left="5896" w:hanging="710"/>
      </w:pPr>
    </w:lvl>
    <w:lvl w:ilvl="5">
      <w:numFmt w:val="bullet"/>
      <w:lvlText w:val="•"/>
      <w:lvlJc w:val="left"/>
      <w:pPr>
        <w:ind w:left="6900" w:hanging="710"/>
      </w:pPr>
    </w:lvl>
    <w:lvl w:ilvl="6">
      <w:numFmt w:val="bullet"/>
      <w:lvlText w:val="•"/>
      <w:lvlJc w:val="left"/>
      <w:pPr>
        <w:ind w:left="7904" w:hanging="710"/>
      </w:pPr>
    </w:lvl>
    <w:lvl w:ilvl="7">
      <w:numFmt w:val="bullet"/>
      <w:lvlText w:val="•"/>
      <w:lvlJc w:val="left"/>
      <w:pPr>
        <w:ind w:left="8908" w:hanging="710"/>
      </w:pPr>
    </w:lvl>
    <w:lvl w:ilvl="8">
      <w:numFmt w:val="bullet"/>
      <w:lvlText w:val="•"/>
      <w:lvlJc w:val="left"/>
      <w:pPr>
        <w:ind w:left="9912" w:hanging="710"/>
      </w:pPr>
    </w:lvl>
  </w:abstractNum>
  <w:abstractNum w:abstractNumId="3">
    <w:nsid w:val="00000405"/>
    <w:multiLevelType w:val="multilevel"/>
    <w:tmpl w:val="00000888"/>
    <w:lvl w:ilvl="0">
      <w:numFmt w:val="bullet"/>
      <w:lvlText w:val="•"/>
      <w:lvlJc w:val="left"/>
      <w:pPr>
        <w:ind w:left="1997" w:hanging="719"/>
      </w:pPr>
      <w:rPr>
        <w:rFonts w:ascii="Arial" w:hAnsi="Arial"/>
        <w:b w:val="0"/>
        <w:color w:val="525459"/>
        <w:w w:val="106"/>
        <w:sz w:val="21"/>
      </w:rPr>
    </w:lvl>
    <w:lvl w:ilvl="1">
      <w:numFmt w:val="bullet"/>
      <w:lvlText w:val="•"/>
      <w:lvlJc w:val="left"/>
      <w:pPr>
        <w:ind w:left="2992" w:hanging="719"/>
      </w:pPr>
    </w:lvl>
    <w:lvl w:ilvl="2">
      <w:numFmt w:val="bullet"/>
      <w:lvlText w:val="•"/>
      <w:lvlJc w:val="left"/>
      <w:pPr>
        <w:ind w:left="3984" w:hanging="719"/>
      </w:pPr>
    </w:lvl>
    <w:lvl w:ilvl="3">
      <w:numFmt w:val="bullet"/>
      <w:lvlText w:val="•"/>
      <w:lvlJc w:val="left"/>
      <w:pPr>
        <w:ind w:left="4976" w:hanging="719"/>
      </w:pPr>
    </w:lvl>
    <w:lvl w:ilvl="4">
      <w:numFmt w:val="bullet"/>
      <w:lvlText w:val="•"/>
      <w:lvlJc w:val="left"/>
      <w:pPr>
        <w:ind w:left="5968" w:hanging="719"/>
      </w:pPr>
    </w:lvl>
    <w:lvl w:ilvl="5">
      <w:numFmt w:val="bullet"/>
      <w:lvlText w:val="•"/>
      <w:lvlJc w:val="left"/>
      <w:pPr>
        <w:ind w:left="6960" w:hanging="719"/>
      </w:pPr>
    </w:lvl>
    <w:lvl w:ilvl="6">
      <w:numFmt w:val="bullet"/>
      <w:lvlText w:val="•"/>
      <w:lvlJc w:val="left"/>
      <w:pPr>
        <w:ind w:left="7952" w:hanging="719"/>
      </w:pPr>
    </w:lvl>
    <w:lvl w:ilvl="7">
      <w:numFmt w:val="bullet"/>
      <w:lvlText w:val="•"/>
      <w:lvlJc w:val="left"/>
      <w:pPr>
        <w:ind w:left="8944" w:hanging="719"/>
      </w:pPr>
    </w:lvl>
    <w:lvl w:ilvl="8">
      <w:numFmt w:val="bullet"/>
      <w:lvlText w:val="•"/>
      <w:lvlJc w:val="left"/>
      <w:pPr>
        <w:ind w:left="9936" w:hanging="719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9C4717"/>
    <w:rsid w:val="00001E0D"/>
    <w:rsid w:val="00002042"/>
    <w:rsid w:val="0000264D"/>
    <w:rsid w:val="000037BE"/>
    <w:rsid w:val="000039D0"/>
    <w:rsid w:val="00003BA0"/>
    <w:rsid w:val="00003DC4"/>
    <w:rsid w:val="0000420D"/>
    <w:rsid w:val="00004E96"/>
    <w:rsid w:val="000053DC"/>
    <w:rsid w:val="0000571D"/>
    <w:rsid w:val="00007228"/>
    <w:rsid w:val="0000754F"/>
    <w:rsid w:val="0001074A"/>
    <w:rsid w:val="00010C93"/>
    <w:rsid w:val="00011499"/>
    <w:rsid w:val="00011881"/>
    <w:rsid w:val="000123EC"/>
    <w:rsid w:val="00012CB1"/>
    <w:rsid w:val="000132FF"/>
    <w:rsid w:val="000136AD"/>
    <w:rsid w:val="000136E3"/>
    <w:rsid w:val="000137FD"/>
    <w:rsid w:val="00013C8A"/>
    <w:rsid w:val="00013FAF"/>
    <w:rsid w:val="00014EB3"/>
    <w:rsid w:val="000156FF"/>
    <w:rsid w:val="00015892"/>
    <w:rsid w:val="00015F3D"/>
    <w:rsid w:val="00016172"/>
    <w:rsid w:val="0001672A"/>
    <w:rsid w:val="00017E47"/>
    <w:rsid w:val="00020F55"/>
    <w:rsid w:val="0002112F"/>
    <w:rsid w:val="000213F5"/>
    <w:rsid w:val="0002408F"/>
    <w:rsid w:val="000245E5"/>
    <w:rsid w:val="00024854"/>
    <w:rsid w:val="00024FC4"/>
    <w:rsid w:val="00027E3D"/>
    <w:rsid w:val="00030779"/>
    <w:rsid w:val="00030849"/>
    <w:rsid w:val="00030F67"/>
    <w:rsid w:val="00031267"/>
    <w:rsid w:val="000312E0"/>
    <w:rsid w:val="00031B4E"/>
    <w:rsid w:val="00033FAE"/>
    <w:rsid w:val="00034302"/>
    <w:rsid w:val="000349C6"/>
    <w:rsid w:val="000360B2"/>
    <w:rsid w:val="000366FC"/>
    <w:rsid w:val="00036777"/>
    <w:rsid w:val="000368CF"/>
    <w:rsid w:val="00036956"/>
    <w:rsid w:val="00036CD1"/>
    <w:rsid w:val="000374E1"/>
    <w:rsid w:val="00037CDE"/>
    <w:rsid w:val="0004073A"/>
    <w:rsid w:val="00040AEE"/>
    <w:rsid w:val="00042784"/>
    <w:rsid w:val="00043178"/>
    <w:rsid w:val="00043ACB"/>
    <w:rsid w:val="000443B7"/>
    <w:rsid w:val="000451A4"/>
    <w:rsid w:val="000451C6"/>
    <w:rsid w:val="00045A70"/>
    <w:rsid w:val="00045FEE"/>
    <w:rsid w:val="00046E46"/>
    <w:rsid w:val="000474FA"/>
    <w:rsid w:val="00047A8E"/>
    <w:rsid w:val="0005007B"/>
    <w:rsid w:val="000502D1"/>
    <w:rsid w:val="00050A4B"/>
    <w:rsid w:val="00050ACB"/>
    <w:rsid w:val="00051909"/>
    <w:rsid w:val="0005221E"/>
    <w:rsid w:val="00052AB7"/>
    <w:rsid w:val="0005374B"/>
    <w:rsid w:val="00053FDC"/>
    <w:rsid w:val="0005420F"/>
    <w:rsid w:val="00055758"/>
    <w:rsid w:val="00055858"/>
    <w:rsid w:val="0005604A"/>
    <w:rsid w:val="000564F5"/>
    <w:rsid w:val="0005677D"/>
    <w:rsid w:val="00057227"/>
    <w:rsid w:val="00057588"/>
    <w:rsid w:val="00057F4F"/>
    <w:rsid w:val="00057FC3"/>
    <w:rsid w:val="000607CF"/>
    <w:rsid w:val="00060BCF"/>
    <w:rsid w:val="0006107E"/>
    <w:rsid w:val="00061C39"/>
    <w:rsid w:val="00062B53"/>
    <w:rsid w:val="00062EAE"/>
    <w:rsid w:val="00063116"/>
    <w:rsid w:val="00063162"/>
    <w:rsid w:val="00063970"/>
    <w:rsid w:val="00063C88"/>
    <w:rsid w:val="00065737"/>
    <w:rsid w:val="00066B38"/>
    <w:rsid w:val="00066DD6"/>
    <w:rsid w:val="00066E6E"/>
    <w:rsid w:val="00067982"/>
    <w:rsid w:val="000709A1"/>
    <w:rsid w:val="000709F7"/>
    <w:rsid w:val="00070D8E"/>
    <w:rsid w:val="00073B9E"/>
    <w:rsid w:val="00073D3F"/>
    <w:rsid w:val="00073DDE"/>
    <w:rsid w:val="00073FB0"/>
    <w:rsid w:val="00074568"/>
    <w:rsid w:val="000746E3"/>
    <w:rsid w:val="00075277"/>
    <w:rsid w:val="000752B7"/>
    <w:rsid w:val="00075A66"/>
    <w:rsid w:val="00075FA3"/>
    <w:rsid w:val="00080004"/>
    <w:rsid w:val="00080333"/>
    <w:rsid w:val="000806CD"/>
    <w:rsid w:val="000815C0"/>
    <w:rsid w:val="00083AB8"/>
    <w:rsid w:val="00086638"/>
    <w:rsid w:val="000868DA"/>
    <w:rsid w:val="00087280"/>
    <w:rsid w:val="000872A5"/>
    <w:rsid w:val="0008751A"/>
    <w:rsid w:val="00087639"/>
    <w:rsid w:val="00087822"/>
    <w:rsid w:val="00087A2F"/>
    <w:rsid w:val="0009015D"/>
    <w:rsid w:val="00090B55"/>
    <w:rsid w:val="00090C46"/>
    <w:rsid w:val="00091520"/>
    <w:rsid w:val="00091675"/>
    <w:rsid w:val="00091BA9"/>
    <w:rsid w:val="00091CFD"/>
    <w:rsid w:val="000926BB"/>
    <w:rsid w:val="0009294C"/>
    <w:rsid w:val="00094D24"/>
    <w:rsid w:val="00095426"/>
    <w:rsid w:val="00095B0F"/>
    <w:rsid w:val="00097787"/>
    <w:rsid w:val="000A0C99"/>
    <w:rsid w:val="000A0E1D"/>
    <w:rsid w:val="000A10BD"/>
    <w:rsid w:val="000A12F6"/>
    <w:rsid w:val="000A17BD"/>
    <w:rsid w:val="000A1DFE"/>
    <w:rsid w:val="000A2229"/>
    <w:rsid w:val="000A2336"/>
    <w:rsid w:val="000A25BF"/>
    <w:rsid w:val="000A26E4"/>
    <w:rsid w:val="000A2904"/>
    <w:rsid w:val="000A3062"/>
    <w:rsid w:val="000A47D4"/>
    <w:rsid w:val="000A516E"/>
    <w:rsid w:val="000A5558"/>
    <w:rsid w:val="000A610D"/>
    <w:rsid w:val="000A6249"/>
    <w:rsid w:val="000A63A8"/>
    <w:rsid w:val="000A6C19"/>
    <w:rsid w:val="000A72FE"/>
    <w:rsid w:val="000A7841"/>
    <w:rsid w:val="000A787B"/>
    <w:rsid w:val="000B0DAB"/>
    <w:rsid w:val="000B0E49"/>
    <w:rsid w:val="000B1298"/>
    <w:rsid w:val="000B20EC"/>
    <w:rsid w:val="000B253D"/>
    <w:rsid w:val="000B25B3"/>
    <w:rsid w:val="000B2B65"/>
    <w:rsid w:val="000B2B8E"/>
    <w:rsid w:val="000B2D51"/>
    <w:rsid w:val="000B3338"/>
    <w:rsid w:val="000B3A69"/>
    <w:rsid w:val="000B59E2"/>
    <w:rsid w:val="000B5CC2"/>
    <w:rsid w:val="000B730E"/>
    <w:rsid w:val="000B7514"/>
    <w:rsid w:val="000B797E"/>
    <w:rsid w:val="000C06B1"/>
    <w:rsid w:val="000C290E"/>
    <w:rsid w:val="000C2ACC"/>
    <w:rsid w:val="000C3F0E"/>
    <w:rsid w:val="000C4130"/>
    <w:rsid w:val="000C4757"/>
    <w:rsid w:val="000C5792"/>
    <w:rsid w:val="000C5CB5"/>
    <w:rsid w:val="000C5F71"/>
    <w:rsid w:val="000C6D85"/>
    <w:rsid w:val="000C6F20"/>
    <w:rsid w:val="000C7961"/>
    <w:rsid w:val="000D0B43"/>
    <w:rsid w:val="000D13D7"/>
    <w:rsid w:val="000D13EB"/>
    <w:rsid w:val="000D3DD2"/>
    <w:rsid w:val="000D4000"/>
    <w:rsid w:val="000D5310"/>
    <w:rsid w:val="000D553B"/>
    <w:rsid w:val="000D5968"/>
    <w:rsid w:val="000D5A04"/>
    <w:rsid w:val="000D6A5C"/>
    <w:rsid w:val="000D71CC"/>
    <w:rsid w:val="000D720D"/>
    <w:rsid w:val="000D73CD"/>
    <w:rsid w:val="000D7E66"/>
    <w:rsid w:val="000E07DB"/>
    <w:rsid w:val="000E1150"/>
    <w:rsid w:val="000E1362"/>
    <w:rsid w:val="000E221F"/>
    <w:rsid w:val="000E332E"/>
    <w:rsid w:val="000E37B5"/>
    <w:rsid w:val="000E3AE1"/>
    <w:rsid w:val="000E4413"/>
    <w:rsid w:val="000E476F"/>
    <w:rsid w:val="000E4F68"/>
    <w:rsid w:val="000E60C2"/>
    <w:rsid w:val="000E647F"/>
    <w:rsid w:val="000E672A"/>
    <w:rsid w:val="000E767C"/>
    <w:rsid w:val="000E7C2E"/>
    <w:rsid w:val="000E7FCE"/>
    <w:rsid w:val="000F19EA"/>
    <w:rsid w:val="000F1B7A"/>
    <w:rsid w:val="000F1DD4"/>
    <w:rsid w:val="000F22DE"/>
    <w:rsid w:val="000F25A4"/>
    <w:rsid w:val="000F26FF"/>
    <w:rsid w:val="000F27CF"/>
    <w:rsid w:val="000F2CD7"/>
    <w:rsid w:val="000F2D39"/>
    <w:rsid w:val="000F3803"/>
    <w:rsid w:val="000F4FC9"/>
    <w:rsid w:val="000F57D3"/>
    <w:rsid w:val="000F7CEC"/>
    <w:rsid w:val="001008F4"/>
    <w:rsid w:val="00100A21"/>
    <w:rsid w:val="001029EA"/>
    <w:rsid w:val="00104734"/>
    <w:rsid w:val="0010540B"/>
    <w:rsid w:val="001059A3"/>
    <w:rsid w:val="00107703"/>
    <w:rsid w:val="00107BFE"/>
    <w:rsid w:val="00111B57"/>
    <w:rsid w:val="00111F1E"/>
    <w:rsid w:val="00112C8A"/>
    <w:rsid w:val="00112F5F"/>
    <w:rsid w:val="00114B89"/>
    <w:rsid w:val="00114C38"/>
    <w:rsid w:val="001152CE"/>
    <w:rsid w:val="001153CA"/>
    <w:rsid w:val="00115474"/>
    <w:rsid w:val="001158CB"/>
    <w:rsid w:val="00115BDB"/>
    <w:rsid w:val="001165F1"/>
    <w:rsid w:val="00116E05"/>
    <w:rsid w:val="00117043"/>
    <w:rsid w:val="0012059F"/>
    <w:rsid w:val="00120DE8"/>
    <w:rsid w:val="001213AA"/>
    <w:rsid w:val="00121FAB"/>
    <w:rsid w:val="001221D4"/>
    <w:rsid w:val="00122C77"/>
    <w:rsid w:val="00123184"/>
    <w:rsid w:val="0012396A"/>
    <w:rsid w:val="0012442D"/>
    <w:rsid w:val="00124761"/>
    <w:rsid w:val="0012541C"/>
    <w:rsid w:val="00126CC1"/>
    <w:rsid w:val="00126F38"/>
    <w:rsid w:val="0012796F"/>
    <w:rsid w:val="00127D08"/>
    <w:rsid w:val="00127F24"/>
    <w:rsid w:val="001304B4"/>
    <w:rsid w:val="0013192E"/>
    <w:rsid w:val="0013233E"/>
    <w:rsid w:val="00132B8E"/>
    <w:rsid w:val="00133411"/>
    <w:rsid w:val="00133625"/>
    <w:rsid w:val="001337D0"/>
    <w:rsid w:val="00133AB6"/>
    <w:rsid w:val="001340AB"/>
    <w:rsid w:val="001345B9"/>
    <w:rsid w:val="00135488"/>
    <w:rsid w:val="00135A3C"/>
    <w:rsid w:val="00135B92"/>
    <w:rsid w:val="001364A3"/>
    <w:rsid w:val="001373AB"/>
    <w:rsid w:val="00137705"/>
    <w:rsid w:val="00140457"/>
    <w:rsid w:val="0014138D"/>
    <w:rsid w:val="0014312B"/>
    <w:rsid w:val="001432F9"/>
    <w:rsid w:val="00143619"/>
    <w:rsid w:val="001449C3"/>
    <w:rsid w:val="0014540E"/>
    <w:rsid w:val="001459B4"/>
    <w:rsid w:val="0014603F"/>
    <w:rsid w:val="001464A6"/>
    <w:rsid w:val="001468AA"/>
    <w:rsid w:val="001468F3"/>
    <w:rsid w:val="0014707A"/>
    <w:rsid w:val="0014751E"/>
    <w:rsid w:val="00151323"/>
    <w:rsid w:val="001513CE"/>
    <w:rsid w:val="0015179B"/>
    <w:rsid w:val="00152789"/>
    <w:rsid w:val="00152DA5"/>
    <w:rsid w:val="001532FB"/>
    <w:rsid w:val="001540EA"/>
    <w:rsid w:val="00154D1B"/>
    <w:rsid w:val="00157FA5"/>
    <w:rsid w:val="001601E7"/>
    <w:rsid w:val="00160A4C"/>
    <w:rsid w:val="001615F5"/>
    <w:rsid w:val="0016184A"/>
    <w:rsid w:val="00161F1D"/>
    <w:rsid w:val="00162B5A"/>
    <w:rsid w:val="0016347E"/>
    <w:rsid w:val="001643EE"/>
    <w:rsid w:val="0016465F"/>
    <w:rsid w:val="0016600D"/>
    <w:rsid w:val="001664C0"/>
    <w:rsid w:val="0016680C"/>
    <w:rsid w:val="00166C4D"/>
    <w:rsid w:val="00166EC8"/>
    <w:rsid w:val="00167251"/>
    <w:rsid w:val="00167870"/>
    <w:rsid w:val="00170004"/>
    <w:rsid w:val="00170CFD"/>
    <w:rsid w:val="00171849"/>
    <w:rsid w:val="00171F2B"/>
    <w:rsid w:val="0017233C"/>
    <w:rsid w:val="00172397"/>
    <w:rsid w:val="001723F6"/>
    <w:rsid w:val="001726EE"/>
    <w:rsid w:val="001727CA"/>
    <w:rsid w:val="00173106"/>
    <w:rsid w:val="0017343E"/>
    <w:rsid w:val="00173E52"/>
    <w:rsid w:val="00174348"/>
    <w:rsid w:val="0017474A"/>
    <w:rsid w:val="00174855"/>
    <w:rsid w:val="0017533F"/>
    <w:rsid w:val="001753AD"/>
    <w:rsid w:val="00175787"/>
    <w:rsid w:val="00175D4A"/>
    <w:rsid w:val="00175ED4"/>
    <w:rsid w:val="001777B2"/>
    <w:rsid w:val="00180568"/>
    <w:rsid w:val="00181537"/>
    <w:rsid w:val="001818E5"/>
    <w:rsid w:val="00181B9D"/>
    <w:rsid w:val="00181DC9"/>
    <w:rsid w:val="00182887"/>
    <w:rsid w:val="0018361F"/>
    <w:rsid w:val="00183C3C"/>
    <w:rsid w:val="00184BD6"/>
    <w:rsid w:val="00185DEA"/>
    <w:rsid w:val="001861B6"/>
    <w:rsid w:val="00186D8A"/>
    <w:rsid w:val="0018774C"/>
    <w:rsid w:val="00187ECD"/>
    <w:rsid w:val="00187FBA"/>
    <w:rsid w:val="00190461"/>
    <w:rsid w:val="001922D9"/>
    <w:rsid w:val="00192D57"/>
    <w:rsid w:val="00192D6C"/>
    <w:rsid w:val="0019315E"/>
    <w:rsid w:val="00193662"/>
    <w:rsid w:val="001954F7"/>
    <w:rsid w:val="001958DF"/>
    <w:rsid w:val="00195907"/>
    <w:rsid w:val="00195AA8"/>
    <w:rsid w:val="00195B9A"/>
    <w:rsid w:val="00195E84"/>
    <w:rsid w:val="001966FB"/>
    <w:rsid w:val="001967B7"/>
    <w:rsid w:val="001967D2"/>
    <w:rsid w:val="00196C0B"/>
    <w:rsid w:val="00196E31"/>
    <w:rsid w:val="00197556"/>
    <w:rsid w:val="001978C4"/>
    <w:rsid w:val="001A0ED6"/>
    <w:rsid w:val="001A1286"/>
    <w:rsid w:val="001A1418"/>
    <w:rsid w:val="001A1EFE"/>
    <w:rsid w:val="001A248C"/>
    <w:rsid w:val="001A2AB3"/>
    <w:rsid w:val="001A3116"/>
    <w:rsid w:val="001A3156"/>
    <w:rsid w:val="001A39ED"/>
    <w:rsid w:val="001A4D2A"/>
    <w:rsid w:val="001A62BE"/>
    <w:rsid w:val="001A7023"/>
    <w:rsid w:val="001A770E"/>
    <w:rsid w:val="001B066D"/>
    <w:rsid w:val="001B0C4F"/>
    <w:rsid w:val="001B0CF0"/>
    <w:rsid w:val="001B119A"/>
    <w:rsid w:val="001B19C7"/>
    <w:rsid w:val="001B1C28"/>
    <w:rsid w:val="001B20EF"/>
    <w:rsid w:val="001B2481"/>
    <w:rsid w:val="001B24AA"/>
    <w:rsid w:val="001B4863"/>
    <w:rsid w:val="001B4BDA"/>
    <w:rsid w:val="001B63C6"/>
    <w:rsid w:val="001B6876"/>
    <w:rsid w:val="001B6960"/>
    <w:rsid w:val="001B70CE"/>
    <w:rsid w:val="001C08AF"/>
    <w:rsid w:val="001C0919"/>
    <w:rsid w:val="001C0C15"/>
    <w:rsid w:val="001C1D4D"/>
    <w:rsid w:val="001C23D3"/>
    <w:rsid w:val="001C30B1"/>
    <w:rsid w:val="001C33ED"/>
    <w:rsid w:val="001C392F"/>
    <w:rsid w:val="001C5532"/>
    <w:rsid w:val="001C5B15"/>
    <w:rsid w:val="001C6893"/>
    <w:rsid w:val="001C7E0B"/>
    <w:rsid w:val="001D16CA"/>
    <w:rsid w:val="001D1E5B"/>
    <w:rsid w:val="001D1F0F"/>
    <w:rsid w:val="001D24F2"/>
    <w:rsid w:val="001D36C5"/>
    <w:rsid w:val="001D3B18"/>
    <w:rsid w:val="001D5277"/>
    <w:rsid w:val="001D540B"/>
    <w:rsid w:val="001D5569"/>
    <w:rsid w:val="001D5F48"/>
    <w:rsid w:val="001D6268"/>
    <w:rsid w:val="001D63F7"/>
    <w:rsid w:val="001D6EEE"/>
    <w:rsid w:val="001D75DC"/>
    <w:rsid w:val="001D77D3"/>
    <w:rsid w:val="001D7E61"/>
    <w:rsid w:val="001E08D8"/>
    <w:rsid w:val="001E0D9A"/>
    <w:rsid w:val="001E1BBF"/>
    <w:rsid w:val="001E3897"/>
    <w:rsid w:val="001E3BE9"/>
    <w:rsid w:val="001E4726"/>
    <w:rsid w:val="001E5B9F"/>
    <w:rsid w:val="001E7911"/>
    <w:rsid w:val="001E7AE6"/>
    <w:rsid w:val="001F09E9"/>
    <w:rsid w:val="001F1BF1"/>
    <w:rsid w:val="001F20A3"/>
    <w:rsid w:val="001F2A46"/>
    <w:rsid w:val="001F2AFA"/>
    <w:rsid w:val="001F2E39"/>
    <w:rsid w:val="001F492D"/>
    <w:rsid w:val="001F52EC"/>
    <w:rsid w:val="001F56AC"/>
    <w:rsid w:val="001F6B85"/>
    <w:rsid w:val="001F756A"/>
    <w:rsid w:val="002002E4"/>
    <w:rsid w:val="0020179C"/>
    <w:rsid w:val="00201A3D"/>
    <w:rsid w:val="00201BA6"/>
    <w:rsid w:val="00201F4A"/>
    <w:rsid w:val="00202149"/>
    <w:rsid w:val="00202E08"/>
    <w:rsid w:val="002037AF"/>
    <w:rsid w:val="00203D64"/>
    <w:rsid w:val="002042E6"/>
    <w:rsid w:val="0020444E"/>
    <w:rsid w:val="00204C43"/>
    <w:rsid w:val="00204E3A"/>
    <w:rsid w:val="00205C03"/>
    <w:rsid w:val="00205FAE"/>
    <w:rsid w:val="0020645E"/>
    <w:rsid w:val="00206C6B"/>
    <w:rsid w:val="002070FB"/>
    <w:rsid w:val="00207365"/>
    <w:rsid w:val="00207FF5"/>
    <w:rsid w:val="002100D9"/>
    <w:rsid w:val="00210C3C"/>
    <w:rsid w:val="0021214E"/>
    <w:rsid w:val="002127DF"/>
    <w:rsid w:val="00213385"/>
    <w:rsid w:val="002137A5"/>
    <w:rsid w:val="00213D0E"/>
    <w:rsid w:val="00214AD8"/>
    <w:rsid w:val="00215F03"/>
    <w:rsid w:val="002160B4"/>
    <w:rsid w:val="00216350"/>
    <w:rsid w:val="0021700C"/>
    <w:rsid w:val="00217152"/>
    <w:rsid w:val="0021772B"/>
    <w:rsid w:val="0021799D"/>
    <w:rsid w:val="00217D39"/>
    <w:rsid w:val="002226A2"/>
    <w:rsid w:val="0022373F"/>
    <w:rsid w:val="00223EFC"/>
    <w:rsid w:val="00224D4C"/>
    <w:rsid w:val="0022564D"/>
    <w:rsid w:val="002262F4"/>
    <w:rsid w:val="00226590"/>
    <w:rsid w:val="00230B63"/>
    <w:rsid w:val="00230BCA"/>
    <w:rsid w:val="002321A9"/>
    <w:rsid w:val="00233FEF"/>
    <w:rsid w:val="002360DB"/>
    <w:rsid w:val="00236A4E"/>
    <w:rsid w:val="00237EA8"/>
    <w:rsid w:val="00240850"/>
    <w:rsid w:val="00241C43"/>
    <w:rsid w:val="00242C92"/>
    <w:rsid w:val="00242DA6"/>
    <w:rsid w:val="00243193"/>
    <w:rsid w:val="002432B8"/>
    <w:rsid w:val="00243DD7"/>
    <w:rsid w:val="00244558"/>
    <w:rsid w:val="00244B20"/>
    <w:rsid w:val="002452C3"/>
    <w:rsid w:val="002455B5"/>
    <w:rsid w:val="002466B1"/>
    <w:rsid w:val="00246E3A"/>
    <w:rsid w:val="00247452"/>
    <w:rsid w:val="00250CC9"/>
    <w:rsid w:val="00250EE8"/>
    <w:rsid w:val="002514F5"/>
    <w:rsid w:val="00253EE6"/>
    <w:rsid w:val="002540E4"/>
    <w:rsid w:val="002548F3"/>
    <w:rsid w:val="00254DE3"/>
    <w:rsid w:val="00256A8E"/>
    <w:rsid w:val="00257236"/>
    <w:rsid w:val="0026014D"/>
    <w:rsid w:val="00260543"/>
    <w:rsid w:val="002607C0"/>
    <w:rsid w:val="002614B4"/>
    <w:rsid w:val="002616CE"/>
    <w:rsid w:val="00261A3D"/>
    <w:rsid w:val="00261C0D"/>
    <w:rsid w:val="002635A1"/>
    <w:rsid w:val="0026361E"/>
    <w:rsid w:val="002640BD"/>
    <w:rsid w:val="002649A2"/>
    <w:rsid w:val="00265742"/>
    <w:rsid w:val="00266885"/>
    <w:rsid w:val="00270B93"/>
    <w:rsid w:val="00270F2E"/>
    <w:rsid w:val="00271CF1"/>
    <w:rsid w:val="00271D16"/>
    <w:rsid w:val="00272724"/>
    <w:rsid w:val="00272CA9"/>
    <w:rsid w:val="00272E9A"/>
    <w:rsid w:val="002735C9"/>
    <w:rsid w:val="00273E3A"/>
    <w:rsid w:val="00274DC3"/>
    <w:rsid w:val="0027517E"/>
    <w:rsid w:val="00275EFF"/>
    <w:rsid w:val="00276026"/>
    <w:rsid w:val="00276539"/>
    <w:rsid w:val="00276EA4"/>
    <w:rsid w:val="00277ED5"/>
    <w:rsid w:val="00280054"/>
    <w:rsid w:val="00281E27"/>
    <w:rsid w:val="002821F9"/>
    <w:rsid w:val="00282C00"/>
    <w:rsid w:val="002830DE"/>
    <w:rsid w:val="00283697"/>
    <w:rsid w:val="00284216"/>
    <w:rsid w:val="0028642A"/>
    <w:rsid w:val="00286BE4"/>
    <w:rsid w:val="002871C4"/>
    <w:rsid w:val="00287681"/>
    <w:rsid w:val="00287F2A"/>
    <w:rsid w:val="00291234"/>
    <w:rsid w:val="002912C1"/>
    <w:rsid w:val="002913CB"/>
    <w:rsid w:val="00291678"/>
    <w:rsid w:val="00291867"/>
    <w:rsid w:val="00291A65"/>
    <w:rsid w:val="00292310"/>
    <w:rsid w:val="00292424"/>
    <w:rsid w:val="00292BAB"/>
    <w:rsid w:val="00293B12"/>
    <w:rsid w:val="00294024"/>
    <w:rsid w:val="00295058"/>
    <w:rsid w:val="0029553E"/>
    <w:rsid w:val="0029636A"/>
    <w:rsid w:val="00296DCB"/>
    <w:rsid w:val="00297204"/>
    <w:rsid w:val="00297E0B"/>
    <w:rsid w:val="00297F5E"/>
    <w:rsid w:val="002A03A6"/>
    <w:rsid w:val="002A20FE"/>
    <w:rsid w:val="002A3B96"/>
    <w:rsid w:val="002A4D67"/>
    <w:rsid w:val="002A55A5"/>
    <w:rsid w:val="002A55AF"/>
    <w:rsid w:val="002A55D4"/>
    <w:rsid w:val="002A578B"/>
    <w:rsid w:val="002A5D60"/>
    <w:rsid w:val="002A5ED6"/>
    <w:rsid w:val="002A64D6"/>
    <w:rsid w:val="002A717B"/>
    <w:rsid w:val="002A7220"/>
    <w:rsid w:val="002A748A"/>
    <w:rsid w:val="002A7673"/>
    <w:rsid w:val="002A781B"/>
    <w:rsid w:val="002B113C"/>
    <w:rsid w:val="002B1A8C"/>
    <w:rsid w:val="002B1E2C"/>
    <w:rsid w:val="002B2151"/>
    <w:rsid w:val="002B2766"/>
    <w:rsid w:val="002B2797"/>
    <w:rsid w:val="002B2F64"/>
    <w:rsid w:val="002B39FC"/>
    <w:rsid w:val="002B3A8D"/>
    <w:rsid w:val="002B4A3F"/>
    <w:rsid w:val="002B4F96"/>
    <w:rsid w:val="002B5258"/>
    <w:rsid w:val="002B7048"/>
    <w:rsid w:val="002B74CE"/>
    <w:rsid w:val="002B7762"/>
    <w:rsid w:val="002B79E6"/>
    <w:rsid w:val="002B7CE7"/>
    <w:rsid w:val="002C0F51"/>
    <w:rsid w:val="002C2935"/>
    <w:rsid w:val="002C3976"/>
    <w:rsid w:val="002C3B86"/>
    <w:rsid w:val="002C4866"/>
    <w:rsid w:val="002C4DF1"/>
    <w:rsid w:val="002C5351"/>
    <w:rsid w:val="002C587E"/>
    <w:rsid w:val="002C68E8"/>
    <w:rsid w:val="002C693E"/>
    <w:rsid w:val="002C72B1"/>
    <w:rsid w:val="002D022A"/>
    <w:rsid w:val="002D06CC"/>
    <w:rsid w:val="002D0835"/>
    <w:rsid w:val="002D0AFE"/>
    <w:rsid w:val="002D143A"/>
    <w:rsid w:val="002D1C25"/>
    <w:rsid w:val="002D1DA7"/>
    <w:rsid w:val="002D205E"/>
    <w:rsid w:val="002D2527"/>
    <w:rsid w:val="002D2F29"/>
    <w:rsid w:val="002D2FCA"/>
    <w:rsid w:val="002D32DD"/>
    <w:rsid w:val="002D33BC"/>
    <w:rsid w:val="002D4DC4"/>
    <w:rsid w:val="002D4E5C"/>
    <w:rsid w:val="002D5E7E"/>
    <w:rsid w:val="002E0621"/>
    <w:rsid w:val="002E0B88"/>
    <w:rsid w:val="002E1BA9"/>
    <w:rsid w:val="002E2526"/>
    <w:rsid w:val="002E2755"/>
    <w:rsid w:val="002E2BF6"/>
    <w:rsid w:val="002E3339"/>
    <w:rsid w:val="002E3703"/>
    <w:rsid w:val="002E3BA7"/>
    <w:rsid w:val="002E4CA8"/>
    <w:rsid w:val="002E520F"/>
    <w:rsid w:val="002E58A4"/>
    <w:rsid w:val="002F017B"/>
    <w:rsid w:val="002F127D"/>
    <w:rsid w:val="002F21DD"/>
    <w:rsid w:val="002F259F"/>
    <w:rsid w:val="002F29B1"/>
    <w:rsid w:val="002F30D3"/>
    <w:rsid w:val="002F31BD"/>
    <w:rsid w:val="002F3607"/>
    <w:rsid w:val="002F402E"/>
    <w:rsid w:val="002F42B5"/>
    <w:rsid w:val="002F4657"/>
    <w:rsid w:val="002F5359"/>
    <w:rsid w:val="002F5CF1"/>
    <w:rsid w:val="002F5D81"/>
    <w:rsid w:val="002F7226"/>
    <w:rsid w:val="002F7FE3"/>
    <w:rsid w:val="00300382"/>
    <w:rsid w:val="0030134B"/>
    <w:rsid w:val="003018D9"/>
    <w:rsid w:val="00302282"/>
    <w:rsid w:val="00303598"/>
    <w:rsid w:val="003037BC"/>
    <w:rsid w:val="0030456B"/>
    <w:rsid w:val="003045DD"/>
    <w:rsid w:val="0030499C"/>
    <w:rsid w:val="00304A44"/>
    <w:rsid w:val="0030519C"/>
    <w:rsid w:val="00305AB6"/>
    <w:rsid w:val="0030639F"/>
    <w:rsid w:val="0030651E"/>
    <w:rsid w:val="003065C0"/>
    <w:rsid w:val="00306773"/>
    <w:rsid w:val="00306AC7"/>
    <w:rsid w:val="00307341"/>
    <w:rsid w:val="003073C2"/>
    <w:rsid w:val="003107B5"/>
    <w:rsid w:val="00310D7E"/>
    <w:rsid w:val="00310FAF"/>
    <w:rsid w:val="00312693"/>
    <w:rsid w:val="00313017"/>
    <w:rsid w:val="00314032"/>
    <w:rsid w:val="00314D22"/>
    <w:rsid w:val="0031664A"/>
    <w:rsid w:val="00320531"/>
    <w:rsid w:val="00320866"/>
    <w:rsid w:val="0032159D"/>
    <w:rsid w:val="003219C5"/>
    <w:rsid w:val="00322060"/>
    <w:rsid w:val="00323D3E"/>
    <w:rsid w:val="00324C5F"/>
    <w:rsid w:val="00325E72"/>
    <w:rsid w:val="003265B0"/>
    <w:rsid w:val="003267C9"/>
    <w:rsid w:val="00327975"/>
    <w:rsid w:val="00327E67"/>
    <w:rsid w:val="00330BA8"/>
    <w:rsid w:val="00331B58"/>
    <w:rsid w:val="00332030"/>
    <w:rsid w:val="00332361"/>
    <w:rsid w:val="00333502"/>
    <w:rsid w:val="003335A4"/>
    <w:rsid w:val="0033376C"/>
    <w:rsid w:val="00333C6C"/>
    <w:rsid w:val="00333F69"/>
    <w:rsid w:val="0033405A"/>
    <w:rsid w:val="00334352"/>
    <w:rsid w:val="003343E8"/>
    <w:rsid w:val="0033443E"/>
    <w:rsid w:val="00334EBF"/>
    <w:rsid w:val="00335774"/>
    <w:rsid w:val="00335797"/>
    <w:rsid w:val="00335DA7"/>
    <w:rsid w:val="003360C0"/>
    <w:rsid w:val="00336803"/>
    <w:rsid w:val="0033730B"/>
    <w:rsid w:val="003379B2"/>
    <w:rsid w:val="00340AEC"/>
    <w:rsid w:val="0034259D"/>
    <w:rsid w:val="003426FE"/>
    <w:rsid w:val="00342782"/>
    <w:rsid w:val="003429B3"/>
    <w:rsid w:val="0034303A"/>
    <w:rsid w:val="00343577"/>
    <w:rsid w:val="00343AE0"/>
    <w:rsid w:val="0034705B"/>
    <w:rsid w:val="0034725F"/>
    <w:rsid w:val="003473B8"/>
    <w:rsid w:val="0034784B"/>
    <w:rsid w:val="003520DE"/>
    <w:rsid w:val="003525C3"/>
    <w:rsid w:val="00352EED"/>
    <w:rsid w:val="0035576A"/>
    <w:rsid w:val="00355BEC"/>
    <w:rsid w:val="00355D08"/>
    <w:rsid w:val="003577A7"/>
    <w:rsid w:val="003579CB"/>
    <w:rsid w:val="003605E7"/>
    <w:rsid w:val="0036296E"/>
    <w:rsid w:val="00362B02"/>
    <w:rsid w:val="00362F44"/>
    <w:rsid w:val="003634E3"/>
    <w:rsid w:val="00363FA1"/>
    <w:rsid w:val="00363FE5"/>
    <w:rsid w:val="0036403C"/>
    <w:rsid w:val="003648F4"/>
    <w:rsid w:val="00364B97"/>
    <w:rsid w:val="00366771"/>
    <w:rsid w:val="00367450"/>
    <w:rsid w:val="00367CED"/>
    <w:rsid w:val="003700FA"/>
    <w:rsid w:val="00370394"/>
    <w:rsid w:val="00372231"/>
    <w:rsid w:val="00372AFB"/>
    <w:rsid w:val="003745C7"/>
    <w:rsid w:val="003749C1"/>
    <w:rsid w:val="00374E15"/>
    <w:rsid w:val="00374EB6"/>
    <w:rsid w:val="00375AA4"/>
    <w:rsid w:val="0037612D"/>
    <w:rsid w:val="00376C03"/>
    <w:rsid w:val="0038090F"/>
    <w:rsid w:val="0038203E"/>
    <w:rsid w:val="00382F19"/>
    <w:rsid w:val="00383BCA"/>
    <w:rsid w:val="00383C47"/>
    <w:rsid w:val="003842DF"/>
    <w:rsid w:val="0038469E"/>
    <w:rsid w:val="00384C7A"/>
    <w:rsid w:val="0038562A"/>
    <w:rsid w:val="003862CA"/>
    <w:rsid w:val="003864F3"/>
    <w:rsid w:val="003868FA"/>
    <w:rsid w:val="003869B8"/>
    <w:rsid w:val="00386B9F"/>
    <w:rsid w:val="00387858"/>
    <w:rsid w:val="00387ACC"/>
    <w:rsid w:val="00390B03"/>
    <w:rsid w:val="00391CAB"/>
    <w:rsid w:val="00393888"/>
    <w:rsid w:val="003945F4"/>
    <w:rsid w:val="00394F78"/>
    <w:rsid w:val="0039551C"/>
    <w:rsid w:val="0039611C"/>
    <w:rsid w:val="00396CC4"/>
    <w:rsid w:val="00397203"/>
    <w:rsid w:val="003A0914"/>
    <w:rsid w:val="003A166F"/>
    <w:rsid w:val="003A174E"/>
    <w:rsid w:val="003A1B2B"/>
    <w:rsid w:val="003A4ABA"/>
    <w:rsid w:val="003A53F0"/>
    <w:rsid w:val="003A589D"/>
    <w:rsid w:val="003A58AE"/>
    <w:rsid w:val="003A59C4"/>
    <w:rsid w:val="003A5CB7"/>
    <w:rsid w:val="003A7645"/>
    <w:rsid w:val="003A7785"/>
    <w:rsid w:val="003A785A"/>
    <w:rsid w:val="003A78BB"/>
    <w:rsid w:val="003B057F"/>
    <w:rsid w:val="003B1B21"/>
    <w:rsid w:val="003B1FC5"/>
    <w:rsid w:val="003B29C6"/>
    <w:rsid w:val="003B2A74"/>
    <w:rsid w:val="003B3596"/>
    <w:rsid w:val="003B366A"/>
    <w:rsid w:val="003B3C91"/>
    <w:rsid w:val="003B4C9C"/>
    <w:rsid w:val="003B4F69"/>
    <w:rsid w:val="003B5100"/>
    <w:rsid w:val="003B526C"/>
    <w:rsid w:val="003B52D5"/>
    <w:rsid w:val="003B5A6B"/>
    <w:rsid w:val="003B5ED3"/>
    <w:rsid w:val="003B6356"/>
    <w:rsid w:val="003B6E7E"/>
    <w:rsid w:val="003B6EAF"/>
    <w:rsid w:val="003B7724"/>
    <w:rsid w:val="003B7A85"/>
    <w:rsid w:val="003C0DE1"/>
    <w:rsid w:val="003C145B"/>
    <w:rsid w:val="003C14E7"/>
    <w:rsid w:val="003C1C14"/>
    <w:rsid w:val="003C294F"/>
    <w:rsid w:val="003C2D7B"/>
    <w:rsid w:val="003C2F2C"/>
    <w:rsid w:val="003C3652"/>
    <w:rsid w:val="003C3BA4"/>
    <w:rsid w:val="003C4D25"/>
    <w:rsid w:val="003C5D98"/>
    <w:rsid w:val="003C5DEC"/>
    <w:rsid w:val="003C6C67"/>
    <w:rsid w:val="003C719D"/>
    <w:rsid w:val="003D0D1C"/>
    <w:rsid w:val="003D1463"/>
    <w:rsid w:val="003D2192"/>
    <w:rsid w:val="003D2824"/>
    <w:rsid w:val="003D2BED"/>
    <w:rsid w:val="003D4F67"/>
    <w:rsid w:val="003D5DBD"/>
    <w:rsid w:val="003D6BD6"/>
    <w:rsid w:val="003D74D0"/>
    <w:rsid w:val="003D74F5"/>
    <w:rsid w:val="003D76CD"/>
    <w:rsid w:val="003D7D13"/>
    <w:rsid w:val="003E145E"/>
    <w:rsid w:val="003E14AB"/>
    <w:rsid w:val="003E19AC"/>
    <w:rsid w:val="003E1A57"/>
    <w:rsid w:val="003E2013"/>
    <w:rsid w:val="003E2E0A"/>
    <w:rsid w:val="003E40B8"/>
    <w:rsid w:val="003E411F"/>
    <w:rsid w:val="003E4F8D"/>
    <w:rsid w:val="003E532D"/>
    <w:rsid w:val="003E5C1F"/>
    <w:rsid w:val="003E5E8B"/>
    <w:rsid w:val="003E6A36"/>
    <w:rsid w:val="003E6B7D"/>
    <w:rsid w:val="003E7E90"/>
    <w:rsid w:val="003F0ACF"/>
    <w:rsid w:val="003F124D"/>
    <w:rsid w:val="003F2457"/>
    <w:rsid w:val="003F2A48"/>
    <w:rsid w:val="003F36A3"/>
    <w:rsid w:val="003F3800"/>
    <w:rsid w:val="003F3F3E"/>
    <w:rsid w:val="003F7397"/>
    <w:rsid w:val="00402FBA"/>
    <w:rsid w:val="0040303E"/>
    <w:rsid w:val="00403160"/>
    <w:rsid w:val="004031BC"/>
    <w:rsid w:val="004036EA"/>
    <w:rsid w:val="0040487C"/>
    <w:rsid w:val="004052C3"/>
    <w:rsid w:val="004058EB"/>
    <w:rsid w:val="00405A2D"/>
    <w:rsid w:val="00406058"/>
    <w:rsid w:val="00406380"/>
    <w:rsid w:val="00406F4E"/>
    <w:rsid w:val="0040739E"/>
    <w:rsid w:val="0040798B"/>
    <w:rsid w:val="00407BEF"/>
    <w:rsid w:val="004100FF"/>
    <w:rsid w:val="00410B2E"/>
    <w:rsid w:val="00411B84"/>
    <w:rsid w:val="00412011"/>
    <w:rsid w:val="00413B58"/>
    <w:rsid w:val="0041408B"/>
    <w:rsid w:val="004142E8"/>
    <w:rsid w:val="00414775"/>
    <w:rsid w:val="00414CB5"/>
    <w:rsid w:val="00414D1D"/>
    <w:rsid w:val="00414D29"/>
    <w:rsid w:val="0041634B"/>
    <w:rsid w:val="00417183"/>
    <w:rsid w:val="00417227"/>
    <w:rsid w:val="00417339"/>
    <w:rsid w:val="00417499"/>
    <w:rsid w:val="00417567"/>
    <w:rsid w:val="00417CF0"/>
    <w:rsid w:val="004200F8"/>
    <w:rsid w:val="00420D1E"/>
    <w:rsid w:val="00421453"/>
    <w:rsid w:val="0042153D"/>
    <w:rsid w:val="0042177A"/>
    <w:rsid w:val="004225E0"/>
    <w:rsid w:val="0042267B"/>
    <w:rsid w:val="004234B2"/>
    <w:rsid w:val="0042381A"/>
    <w:rsid w:val="0042402A"/>
    <w:rsid w:val="00424649"/>
    <w:rsid w:val="004247B6"/>
    <w:rsid w:val="0042493C"/>
    <w:rsid w:val="00424F7D"/>
    <w:rsid w:val="0042507E"/>
    <w:rsid w:val="0042574F"/>
    <w:rsid w:val="00425DE7"/>
    <w:rsid w:val="00426DA2"/>
    <w:rsid w:val="0042746B"/>
    <w:rsid w:val="004274B1"/>
    <w:rsid w:val="00427678"/>
    <w:rsid w:val="00427888"/>
    <w:rsid w:val="00427BC3"/>
    <w:rsid w:val="00427C6F"/>
    <w:rsid w:val="004304EA"/>
    <w:rsid w:val="00430CAF"/>
    <w:rsid w:val="00431108"/>
    <w:rsid w:val="00431200"/>
    <w:rsid w:val="0043157F"/>
    <w:rsid w:val="004317AC"/>
    <w:rsid w:val="00432089"/>
    <w:rsid w:val="00432DAB"/>
    <w:rsid w:val="00432FC5"/>
    <w:rsid w:val="004338DD"/>
    <w:rsid w:val="004342E4"/>
    <w:rsid w:val="004358CB"/>
    <w:rsid w:val="004371BD"/>
    <w:rsid w:val="00437DC8"/>
    <w:rsid w:val="00437EB0"/>
    <w:rsid w:val="004414E2"/>
    <w:rsid w:val="00441994"/>
    <w:rsid w:val="004419BA"/>
    <w:rsid w:val="00443198"/>
    <w:rsid w:val="00443902"/>
    <w:rsid w:val="00444158"/>
    <w:rsid w:val="00444394"/>
    <w:rsid w:val="00444E54"/>
    <w:rsid w:val="00444EEE"/>
    <w:rsid w:val="004450CA"/>
    <w:rsid w:val="00445A6B"/>
    <w:rsid w:val="00446BDF"/>
    <w:rsid w:val="00446C02"/>
    <w:rsid w:val="00447478"/>
    <w:rsid w:val="004478A5"/>
    <w:rsid w:val="00447A0D"/>
    <w:rsid w:val="00450DAA"/>
    <w:rsid w:val="004514FF"/>
    <w:rsid w:val="0045182F"/>
    <w:rsid w:val="00452124"/>
    <w:rsid w:val="004526F5"/>
    <w:rsid w:val="00452ACE"/>
    <w:rsid w:val="00452AF4"/>
    <w:rsid w:val="00453904"/>
    <w:rsid w:val="00454115"/>
    <w:rsid w:val="004562ED"/>
    <w:rsid w:val="0045766F"/>
    <w:rsid w:val="00460B76"/>
    <w:rsid w:val="00460E5A"/>
    <w:rsid w:val="00461A11"/>
    <w:rsid w:val="00461E32"/>
    <w:rsid w:val="004623C8"/>
    <w:rsid w:val="004639F5"/>
    <w:rsid w:val="004645BA"/>
    <w:rsid w:val="00464AA8"/>
    <w:rsid w:val="00464C20"/>
    <w:rsid w:val="004659CE"/>
    <w:rsid w:val="004665E2"/>
    <w:rsid w:val="0046704C"/>
    <w:rsid w:val="004675DA"/>
    <w:rsid w:val="0046790A"/>
    <w:rsid w:val="00467B68"/>
    <w:rsid w:val="00467B96"/>
    <w:rsid w:val="00467F96"/>
    <w:rsid w:val="00467FEF"/>
    <w:rsid w:val="00470723"/>
    <w:rsid w:val="00472524"/>
    <w:rsid w:val="00472B3F"/>
    <w:rsid w:val="00473234"/>
    <w:rsid w:val="004750E1"/>
    <w:rsid w:val="004751CE"/>
    <w:rsid w:val="00476B08"/>
    <w:rsid w:val="0047710B"/>
    <w:rsid w:val="004800A5"/>
    <w:rsid w:val="004804BF"/>
    <w:rsid w:val="0048053C"/>
    <w:rsid w:val="004807BC"/>
    <w:rsid w:val="0048097C"/>
    <w:rsid w:val="00480B76"/>
    <w:rsid w:val="00481302"/>
    <w:rsid w:val="00481B8E"/>
    <w:rsid w:val="0048203B"/>
    <w:rsid w:val="00482A90"/>
    <w:rsid w:val="00482F4D"/>
    <w:rsid w:val="004831A0"/>
    <w:rsid w:val="00483627"/>
    <w:rsid w:val="004838F4"/>
    <w:rsid w:val="00483B29"/>
    <w:rsid w:val="00483C28"/>
    <w:rsid w:val="004841C7"/>
    <w:rsid w:val="00484213"/>
    <w:rsid w:val="00484238"/>
    <w:rsid w:val="00484358"/>
    <w:rsid w:val="00484B7B"/>
    <w:rsid w:val="00485AE9"/>
    <w:rsid w:val="00485C64"/>
    <w:rsid w:val="00485F33"/>
    <w:rsid w:val="004864AC"/>
    <w:rsid w:val="004864AE"/>
    <w:rsid w:val="00486899"/>
    <w:rsid w:val="00487A89"/>
    <w:rsid w:val="00487E8D"/>
    <w:rsid w:val="00490553"/>
    <w:rsid w:val="004928B2"/>
    <w:rsid w:val="004929F2"/>
    <w:rsid w:val="004932B0"/>
    <w:rsid w:val="0049350D"/>
    <w:rsid w:val="00494B09"/>
    <w:rsid w:val="00494C5A"/>
    <w:rsid w:val="00496669"/>
    <w:rsid w:val="004970AA"/>
    <w:rsid w:val="004971B6"/>
    <w:rsid w:val="0049766E"/>
    <w:rsid w:val="004A03B5"/>
    <w:rsid w:val="004A21DD"/>
    <w:rsid w:val="004A2BDC"/>
    <w:rsid w:val="004A3160"/>
    <w:rsid w:val="004A3435"/>
    <w:rsid w:val="004A396B"/>
    <w:rsid w:val="004A4302"/>
    <w:rsid w:val="004A5048"/>
    <w:rsid w:val="004A5D29"/>
    <w:rsid w:val="004A69A6"/>
    <w:rsid w:val="004A7779"/>
    <w:rsid w:val="004A7A56"/>
    <w:rsid w:val="004B0137"/>
    <w:rsid w:val="004B11A2"/>
    <w:rsid w:val="004B172E"/>
    <w:rsid w:val="004B31EB"/>
    <w:rsid w:val="004B3220"/>
    <w:rsid w:val="004B3E69"/>
    <w:rsid w:val="004B4B06"/>
    <w:rsid w:val="004B4DE1"/>
    <w:rsid w:val="004B5881"/>
    <w:rsid w:val="004B59BA"/>
    <w:rsid w:val="004B59FD"/>
    <w:rsid w:val="004B62A9"/>
    <w:rsid w:val="004B68DB"/>
    <w:rsid w:val="004B6A83"/>
    <w:rsid w:val="004C105D"/>
    <w:rsid w:val="004C13A0"/>
    <w:rsid w:val="004C3570"/>
    <w:rsid w:val="004C50D0"/>
    <w:rsid w:val="004C5791"/>
    <w:rsid w:val="004C5B30"/>
    <w:rsid w:val="004C6E60"/>
    <w:rsid w:val="004C7D9E"/>
    <w:rsid w:val="004D1927"/>
    <w:rsid w:val="004D21F1"/>
    <w:rsid w:val="004D277D"/>
    <w:rsid w:val="004D377F"/>
    <w:rsid w:val="004D6695"/>
    <w:rsid w:val="004D759A"/>
    <w:rsid w:val="004D787B"/>
    <w:rsid w:val="004E14E8"/>
    <w:rsid w:val="004E19D1"/>
    <w:rsid w:val="004E1D65"/>
    <w:rsid w:val="004E211F"/>
    <w:rsid w:val="004E25EE"/>
    <w:rsid w:val="004E27AF"/>
    <w:rsid w:val="004E28E8"/>
    <w:rsid w:val="004E3079"/>
    <w:rsid w:val="004E3CE8"/>
    <w:rsid w:val="004E48B9"/>
    <w:rsid w:val="004E4AFB"/>
    <w:rsid w:val="004E5469"/>
    <w:rsid w:val="004F3214"/>
    <w:rsid w:val="004F35D0"/>
    <w:rsid w:val="004F4069"/>
    <w:rsid w:val="004F4E28"/>
    <w:rsid w:val="004F5619"/>
    <w:rsid w:val="004F56C9"/>
    <w:rsid w:val="004F77A8"/>
    <w:rsid w:val="004F7874"/>
    <w:rsid w:val="004F7899"/>
    <w:rsid w:val="0050138C"/>
    <w:rsid w:val="00501982"/>
    <w:rsid w:val="005033AB"/>
    <w:rsid w:val="005053BB"/>
    <w:rsid w:val="005053FB"/>
    <w:rsid w:val="0050559E"/>
    <w:rsid w:val="00505FE0"/>
    <w:rsid w:val="00506823"/>
    <w:rsid w:val="00506CF5"/>
    <w:rsid w:val="00506E59"/>
    <w:rsid w:val="00507159"/>
    <w:rsid w:val="00507903"/>
    <w:rsid w:val="0051070E"/>
    <w:rsid w:val="00510958"/>
    <w:rsid w:val="00512242"/>
    <w:rsid w:val="0051284B"/>
    <w:rsid w:val="00513308"/>
    <w:rsid w:val="0051392A"/>
    <w:rsid w:val="00513A80"/>
    <w:rsid w:val="00513F46"/>
    <w:rsid w:val="00514F9C"/>
    <w:rsid w:val="00515113"/>
    <w:rsid w:val="00515236"/>
    <w:rsid w:val="00515CBE"/>
    <w:rsid w:val="00516E37"/>
    <w:rsid w:val="00517FC4"/>
    <w:rsid w:val="00520927"/>
    <w:rsid w:val="00520B73"/>
    <w:rsid w:val="005212CC"/>
    <w:rsid w:val="00521E8A"/>
    <w:rsid w:val="0052242D"/>
    <w:rsid w:val="00522725"/>
    <w:rsid w:val="0052278E"/>
    <w:rsid w:val="00522C93"/>
    <w:rsid w:val="00523A52"/>
    <w:rsid w:val="00523F72"/>
    <w:rsid w:val="00524682"/>
    <w:rsid w:val="005246C0"/>
    <w:rsid w:val="0052475C"/>
    <w:rsid w:val="0052507A"/>
    <w:rsid w:val="005251D9"/>
    <w:rsid w:val="0052594E"/>
    <w:rsid w:val="005263C3"/>
    <w:rsid w:val="005277B2"/>
    <w:rsid w:val="0052781C"/>
    <w:rsid w:val="0052793C"/>
    <w:rsid w:val="00527D82"/>
    <w:rsid w:val="00531C1B"/>
    <w:rsid w:val="00531F33"/>
    <w:rsid w:val="00532089"/>
    <w:rsid w:val="00532FFF"/>
    <w:rsid w:val="00533DDC"/>
    <w:rsid w:val="00534371"/>
    <w:rsid w:val="00534DE2"/>
    <w:rsid w:val="0053641B"/>
    <w:rsid w:val="00537496"/>
    <w:rsid w:val="0054015F"/>
    <w:rsid w:val="005409AD"/>
    <w:rsid w:val="00540C7E"/>
    <w:rsid w:val="00541104"/>
    <w:rsid w:val="0054140B"/>
    <w:rsid w:val="00541542"/>
    <w:rsid w:val="0054161F"/>
    <w:rsid w:val="00541828"/>
    <w:rsid w:val="00541FE8"/>
    <w:rsid w:val="00542FED"/>
    <w:rsid w:val="00543499"/>
    <w:rsid w:val="00543898"/>
    <w:rsid w:val="0054459B"/>
    <w:rsid w:val="00544F83"/>
    <w:rsid w:val="0054556A"/>
    <w:rsid w:val="00546499"/>
    <w:rsid w:val="0054765F"/>
    <w:rsid w:val="005503B3"/>
    <w:rsid w:val="00550642"/>
    <w:rsid w:val="005516C3"/>
    <w:rsid w:val="005528E7"/>
    <w:rsid w:val="005529B0"/>
    <w:rsid w:val="00552A8C"/>
    <w:rsid w:val="00552C45"/>
    <w:rsid w:val="00552D8E"/>
    <w:rsid w:val="00554305"/>
    <w:rsid w:val="00554367"/>
    <w:rsid w:val="005558A2"/>
    <w:rsid w:val="00555AAA"/>
    <w:rsid w:val="0055651B"/>
    <w:rsid w:val="00557263"/>
    <w:rsid w:val="0055745B"/>
    <w:rsid w:val="00560590"/>
    <w:rsid w:val="00560C68"/>
    <w:rsid w:val="00561659"/>
    <w:rsid w:val="005619B6"/>
    <w:rsid w:val="00562C5F"/>
    <w:rsid w:val="00563065"/>
    <w:rsid w:val="005630F4"/>
    <w:rsid w:val="00563189"/>
    <w:rsid w:val="00563355"/>
    <w:rsid w:val="005643F2"/>
    <w:rsid w:val="00564665"/>
    <w:rsid w:val="00564AC5"/>
    <w:rsid w:val="00565297"/>
    <w:rsid w:val="0056557E"/>
    <w:rsid w:val="0056651F"/>
    <w:rsid w:val="00566A0C"/>
    <w:rsid w:val="00566E7F"/>
    <w:rsid w:val="00567AC7"/>
    <w:rsid w:val="0057132B"/>
    <w:rsid w:val="00571B3F"/>
    <w:rsid w:val="00572973"/>
    <w:rsid w:val="005729D2"/>
    <w:rsid w:val="00573333"/>
    <w:rsid w:val="00573D14"/>
    <w:rsid w:val="00574D55"/>
    <w:rsid w:val="00574DFC"/>
    <w:rsid w:val="00575A11"/>
    <w:rsid w:val="0057768A"/>
    <w:rsid w:val="005803A9"/>
    <w:rsid w:val="00580EA2"/>
    <w:rsid w:val="00581805"/>
    <w:rsid w:val="0058188D"/>
    <w:rsid w:val="005826A7"/>
    <w:rsid w:val="00583010"/>
    <w:rsid w:val="005838EC"/>
    <w:rsid w:val="005848FC"/>
    <w:rsid w:val="00584F81"/>
    <w:rsid w:val="00585464"/>
    <w:rsid w:val="00586E92"/>
    <w:rsid w:val="00590F82"/>
    <w:rsid w:val="00593689"/>
    <w:rsid w:val="005936D8"/>
    <w:rsid w:val="005950AD"/>
    <w:rsid w:val="00595110"/>
    <w:rsid w:val="00595232"/>
    <w:rsid w:val="005963E4"/>
    <w:rsid w:val="00597FCD"/>
    <w:rsid w:val="005A0435"/>
    <w:rsid w:val="005A0485"/>
    <w:rsid w:val="005A0551"/>
    <w:rsid w:val="005A0682"/>
    <w:rsid w:val="005A0AB2"/>
    <w:rsid w:val="005A12B4"/>
    <w:rsid w:val="005A16DA"/>
    <w:rsid w:val="005A190C"/>
    <w:rsid w:val="005A3A49"/>
    <w:rsid w:val="005A41BA"/>
    <w:rsid w:val="005A4646"/>
    <w:rsid w:val="005A6CAA"/>
    <w:rsid w:val="005A7422"/>
    <w:rsid w:val="005A7473"/>
    <w:rsid w:val="005B01A2"/>
    <w:rsid w:val="005B0D88"/>
    <w:rsid w:val="005B0FDA"/>
    <w:rsid w:val="005B191C"/>
    <w:rsid w:val="005B1E31"/>
    <w:rsid w:val="005B2D25"/>
    <w:rsid w:val="005B53D2"/>
    <w:rsid w:val="005B5CC8"/>
    <w:rsid w:val="005B74A9"/>
    <w:rsid w:val="005B7682"/>
    <w:rsid w:val="005B7E65"/>
    <w:rsid w:val="005C1E6D"/>
    <w:rsid w:val="005C1EDF"/>
    <w:rsid w:val="005C2427"/>
    <w:rsid w:val="005C328E"/>
    <w:rsid w:val="005C38EA"/>
    <w:rsid w:val="005C5BC5"/>
    <w:rsid w:val="005C7918"/>
    <w:rsid w:val="005C7A9E"/>
    <w:rsid w:val="005D0649"/>
    <w:rsid w:val="005D1A33"/>
    <w:rsid w:val="005D1D59"/>
    <w:rsid w:val="005D2538"/>
    <w:rsid w:val="005D2ADE"/>
    <w:rsid w:val="005D2EFC"/>
    <w:rsid w:val="005D3A33"/>
    <w:rsid w:val="005D3DB8"/>
    <w:rsid w:val="005D4022"/>
    <w:rsid w:val="005D5218"/>
    <w:rsid w:val="005D5AE0"/>
    <w:rsid w:val="005D7B19"/>
    <w:rsid w:val="005D7FEC"/>
    <w:rsid w:val="005E055D"/>
    <w:rsid w:val="005E08B7"/>
    <w:rsid w:val="005E0B6F"/>
    <w:rsid w:val="005E0DFF"/>
    <w:rsid w:val="005E11E8"/>
    <w:rsid w:val="005E35EE"/>
    <w:rsid w:val="005E3DB5"/>
    <w:rsid w:val="005E44CE"/>
    <w:rsid w:val="005E4FC4"/>
    <w:rsid w:val="005E54B6"/>
    <w:rsid w:val="005E5C09"/>
    <w:rsid w:val="005E5E35"/>
    <w:rsid w:val="005E653F"/>
    <w:rsid w:val="005E65F7"/>
    <w:rsid w:val="005E6647"/>
    <w:rsid w:val="005E7C6F"/>
    <w:rsid w:val="005E7CCE"/>
    <w:rsid w:val="005F0572"/>
    <w:rsid w:val="005F0AE6"/>
    <w:rsid w:val="005F0C3E"/>
    <w:rsid w:val="005F1841"/>
    <w:rsid w:val="005F1A08"/>
    <w:rsid w:val="005F2907"/>
    <w:rsid w:val="005F2D3F"/>
    <w:rsid w:val="005F4A82"/>
    <w:rsid w:val="005F4DDE"/>
    <w:rsid w:val="005F7765"/>
    <w:rsid w:val="006010FF"/>
    <w:rsid w:val="006015AB"/>
    <w:rsid w:val="00601B5D"/>
    <w:rsid w:val="006026AE"/>
    <w:rsid w:val="006028B8"/>
    <w:rsid w:val="0060298B"/>
    <w:rsid w:val="00602CBF"/>
    <w:rsid w:val="00602EDA"/>
    <w:rsid w:val="00603474"/>
    <w:rsid w:val="00604261"/>
    <w:rsid w:val="006060C2"/>
    <w:rsid w:val="0060632F"/>
    <w:rsid w:val="00606BB4"/>
    <w:rsid w:val="00606E95"/>
    <w:rsid w:val="0060751E"/>
    <w:rsid w:val="006100A9"/>
    <w:rsid w:val="006102A4"/>
    <w:rsid w:val="006112FD"/>
    <w:rsid w:val="0061141C"/>
    <w:rsid w:val="00612C22"/>
    <w:rsid w:val="00613C75"/>
    <w:rsid w:val="00614D11"/>
    <w:rsid w:val="00615B3B"/>
    <w:rsid w:val="00616432"/>
    <w:rsid w:val="00617509"/>
    <w:rsid w:val="00617571"/>
    <w:rsid w:val="00617A96"/>
    <w:rsid w:val="006206C2"/>
    <w:rsid w:val="006214FA"/>
    <w:rsid w:val="00621655"/>
    <w:rsid w:val="00622CDD"/>
    <w:rsid w:val="00623562"/>
    <w:rsid w:val="00623EE5"/>
    <w:rsid w:val="00623F27"/>
    <w:rsid w:val="00624374"/>
    <w:rsid w:val="006252F2"/>
    <w:rsid w:val="0062653A"/>
    <w:rsid w:val="006266ED"/>
    <w:rsid w:val="0062682D"/>
    <w:rsid w:val="0062751B"/>
    <w:rsid w:val="006305B7"/>
    <w:rsid w:val="00630CCB"/>
    <w:rsid w:val="00631240"/>
    <w:rsid w:val="00631C6B"/>
    <w:rsid w:val="00631C8A"/>
    <w:rsid w:val="00632F0D"/>
    <w:rsid w:val="00633E29"/>
    <w:rsid w:val="006346BA"/>
    <w:rsid w:val="00635522"/>
    <w:rsid w:val="006361F5"/>
    <w:rsid w:val="00636311"/>
    <w:rsid w:val="006364F4"/>
    <w:rsid w:val="00636940"/>
    <w:rsid w:val="006371B8"/>
    <w:rsid w:val="00637E6C"/>
    <w:rsid w:val="00640C6F"/>
    <w:rsid w:val="00640E4A"/>
    <w:rsid w:val="00641737"/>
    <w:rsid w:val="00641777"/>
    <w:rsid w:val="00641C0F"/>
    <w:rsid w:val="00642875"/>
    <w:rsid w:val="006428F5"/>
    <w:rsid w:val="00642A0A"/>
    <w:rsid w:val="00642CAA"/>
    <w:rsid w:val="0064388F"/>
    <w:rsid w:val="00643B3F"/>
    <w:rsid w:val="006448CC"/>
    <w:rsid w:val="00644D26"/>
    <w:rsid w:val="00644DA1"/>
    <w:rsid w:val="00645450"/>
    <w:rsid w:val="00645483"/>
    <w:rsid w:val="00645B1C"/>
    <w:rsid w:val="006462D4"/>
    <w:rsid w:val="00646514"/>
    <w:rsid w:val="006471A4"/>
    <w:rsid w:val="00647FE0"/>
    <w:rsid w:val="006516BE"/>
    <w:rsid w:val="006524A3"/>
    <w:rsid w:val="0065356C"/>
    <w:rsid w:val="00653E80"/>
    <w:rsid w:val="00654896"/>
    <w:rsid w:val="00655892"/>
    <w:rsid w:val="006562E8"/>
    <w:rsid w:val="00656899"/>
    <w:rsid w:val="00656EE3"/>
    <w:rsid w:val="006600FF"/>
    <w:rsid w:val="0066026C"/>
    <w:rsid w:val="00660988"/>
    <w:rsid w:val="00661463"/>
    <w:rsid w:val="006628D2"/>
    <w:rsid w:val="0066390C"/>
    <w:rsid w:val="00663A7C"/>
    <w:rsid w:val="00663B5C"/>
    <w:rsid w:val="00663EDF"/>
    <w:rsid w:val="006640E3"/>
    <w:rsid w:val="00667B87"/>
    <w:rsid w:val="0067029D"/>
    <w:rsid w:val="0067070A"/>
    <w:rsid w:val="006707B3"/>
    <w:rsid w:val="00670B1D"/>
    <w:rsid w:val="006718F7"/>
    <w:rsid w:val="00671EC6"/>
    <w:rsid w:val="00671FB4"/>
    <w:rsid w:val="00672ED6"/>
    <w:rsid w:val="00672FAF"/>
    <w:rsid w:val="006734EA"/>
    <w:rsid w:val="00674534"/>
    <w:rsid w:val="00674732"/>
    <w:rsid w:val="00676C64"/>
    <w:rsid w:val="006770E4"/>
    <w:rsid w:val="00677313"/>
    <w:rsid w:val="00677639"/>
    <w:rsid w:val="00681BBF"/>
    <w:rsid w:val="006822C3"/>
    <w:rsid w:val="00682DF7"/>
    <w:rsid w:val="00683BC6"/>
    <w:rsid w:val="00684202"/>
    <w:rsid w:val="00685BEE"/>
    <w:rsid w:val="00686FC2"/>
    <w:rsid w:val="006875E5"/>
    <w:rsid w:val="00690004"/>
    <w:rsid w:val="0069024E"/>
    <w:rsid w:val="00690FBD"/>
    <w:rsid w:val="0069135F"/>
    <w:rsid w:val="00692296"/>
    <w:rsid w:val="00692507"/>
    <w:rsid w:val="00692A34"/>
    <w:rsid w:val="00692B4F"/>
    <w:rsid w:val="00692FF8"/>
    <w:rsid w:val="006946B0"/>
    <w:rsid w:val="00694FC9"/>
    <w:rsid w:val="00695247"/>
    <w:rsid w:val="00695354"/>
    <w:rsid w:val="0069587A"/>
    <w:rsid w:val="00695CFE"/>
    <w:rsid w:val="006960F7"/>
    <w:rsid w:val="0069685C"/>
    <w:rsid w:val="00696CDE"/>
    <w:rsid w:val="00697E3F"/>
    <w:rsid w:val="006A046F"/>
    <w:rsid w:val="006A06F1"/>
    <w:rsid w:val="006A17BA"/>
    <w:rsid w:val="006A1904"/>
    <w:rsid w:val="006A1BBA"/>
    <w:rsid w:val="006A25C4"/>
    <w:rsid w:val="006A292B"/>
    <w:rsid w:val="006A316C"/>
    <w:rsid w:val="006A374D"/>
    <w:rsid w:val="006A3AA2"/>
    <w:rsid w:val="006A3B3A"/>
    <w:rsid w:val="006A3E7F"/>
    <w:rsid w:val="006A460F"/>
    <w:rsid w:val="006A46D2"/>
    <w:rsid w:val="006A4D51"/>
    <w:rsid w:val="006A5B75"/>
    <w:rsid w:val="006A62E4"/>
    <w:rsid w:val="006A635D"/>
    <w:rsid w:val="006A67B4"/>
    <w:rsid w:val="006A71FF"/>
    <w:rsid w:val="006A7301"/>
    <w:rsid w:val="006A75EB"/>
    <w:rsid w:val="006A7F86"/>
    <w:rsid w:val="006B1571"/>
    <w:rsid w:val="006B20B7"/>
    <w:rsid w:val="006B20D3"/>
    <w:rsid w:val="006B24F7"/>
    <w:rsid w:val="006B3401"/>
    <w:rsid w:val="006B3550"/>
    <w:rsid w:val="006B4529"/>
    <w:rsid w:val="006B4E52"/>
    <w:rsid w:val="006B5243"/>
    <w:rsid w:val="006B5656"/>
    <w:rsid w:val="006B5B08"/>
    <w:rsid w:val="006B5EB5"/>
    <w:rsid w:val="006B6FCE"/>
    <w:rsid w:val="006B72CB"/>
    <w:rsid w:val="006B73CB"/>
    <w:rsid w:val="006B7769"/>
    <w:rsid w:val="006B7CD4"/>
    <w:rsid w:val="006C0354"/>
    <w:rsid w:val="006C09E6"/>
    <w:rsid w:val="006C178B"/>
    <w:rsid w:val="006C2F52"/>
    <w:rsid w:val="006C305B"/>
    <w:rsid w:val="006C3367"/>
    <w:rsid w:val="006C4020"/>
    <w:rsid w:val="006C49F6"/>
    <w:rsid w:val="006C5545"/>
    <w:rsid w:val="006C5C0E"/>
    <w:rsid w:val="006C608F"/>
    <w:rsid w:val="006C67A5"/>
    <w:rsid w:val="006C72E5"/>
    <w:rsid w:val="006C77F9"/>
    <w:rsid w:val="006C7FF9"/>
    <w:rsid w:val="006D0758"/>
    <w:rsid w:val="006D0E0C"/>
    <w:rsid w:val="006D0EBE"/>
    <w:rsid w:val="006D29A3"/>
    <w:rsid w:val="006D2C8E"/>
    <w:rsid w:val="006D3563"/>
    <w:rsid w:val="006D4A53"/>
    <w:rsid w:val="006D5137"/>
    <w:rsid w:val="006D5762"/>
    <w:rsid w:val="006D6099"/>
    <w:rsid w:val="006D6A70"/>
    <w:rsid w:val="006D6A95"/>
    <w:rsid w:val="006D75CE"/>
    <w:rsid w:val="006D79A3"/>
    <w:rsid w:val="006D7BC7"/>
    <w:rsid w:val="006E167F"/>
    <w:rsid w:val="006E3848"/>
    <w:rsid w:val="006E3995"/>
    <w:rsid w:val="006E40EF"/>
    <w:rsid w:val="006E440E"/>
    <w:rsid w:val="006E4E9C"/>
    <w:rsid w:val="006E4EE0"/>
    <w:rsid w:val="006E682D"/>
    <w:rsid w:val="006E6AA7"/>
    <w:rsid w:val="006F25E7"/>
    <w:rsid w:val="006F28BC"/>
    <w:rsid w:val="006F554D"/>
    <w:rsid w:val="006F5DEF"/>
    <w:rsid w:val="006F6364"/>
    <w:rsid w:val="006F7618"/>
    <w:rsid w:val="006F7A03"/>
    <w:rsid w:val="007004EE"/>
    <w:rsid w:val="00700680"/>
    <w:rsid w:val="0070103C"/>
    <w:rsid w:val="0070155D"/>
    <w:rsid w:val="00701F88"/>
    <w:rsid w:val="00702459"/>
    <w:rsid w:val="00702579"/>
    <w:rsid w:val="00705B49"/>
    <w:rsid w:val="00705BEE"/>
    <w:rsid w:val="007060E5"/>
    <w:rsid w:val="00707565"/>
    <w:rsid w:val="00707594"/>
    <w:rsid w:val="0070791A"/>
    <w:rsid w:val="007079EB"/>
    <w:rsid w:val="00710254"/>
    <w:rsid w:val="0071044A"/>
    <w:rsid w:val="007104B4"/>
    <w:rsid w:val="00711CE1"/>
    <w:rsid w:val="00713F0D"/>
    <w:rsid w:val="00714A19"/>
    <w:rsid w:val="00714E77"/>
    <w:rsid w:val="007176FA"/>
    <w:rsid w:val="00717DAA"/>
    <w:rsid w:val="00720643"/>
    <w:rsid w:val="007208E1"/>
    <w:rsid w:val="00720C34"/>
    <w:rsid w:val="0072117D"/>
    <w:rsid w:val="00721300"/>
    <w:rsid w:val="0072141A"/>
    <w:rsid w:val="00721A17"/>
    <w:rsid w:val="00721D86"/>
    <w:rsid w:val="00723B99"/>
    <w:rsid w:val="00724D44"/>
    <w:rsid w:val="00725ECA"/>
    <w:rsid w:val="007272E5"/>
    <w:rsid w:val="00727335"/>
    <w:rsid w:val="0072766D"/>
    <w:rsid w:val="007278EB"/>
    <w:rsid w:val="00727F72"/>
    <w:rsid w:val="00727F87"/>
    <w:rsid w:val="0073043F"/>
    <w:rsid w:val="00730A2F"/>
    <w:rsid w:val="00730DC1"/>
    <w:rsid w:val="007313A0"/>
    <w:rsid w:val="007314A6"/>
    <w:rsid w:val="00731A33"/>
    <w:rsid w:val="00731D39"/>
    <w:rsid w:val="00731E8E"/>
    <w:rsid w:val="00732753"/>
    <w:rsid w:val="0073298C"/>
    <w:rsid w:val="00733166"/>
    <w:rsid w:val="00733CDB"/>
    <w:rsid w:val="007341DC"/>
    <w:rsid w:val="00734541"/>
    <w:rsid w:val="00734A99"/>
    <w:rsid w:val="007355F1"/>
    <w:rsid w:val="007357F7"/>
    <w:rsid w:val="00735E93"/>
    <w:rsid w:val="007367FA"/>
    <w:rsid w:val="00736DC0"/>
    <w:rsid w:val="00737284"/>
    <w:rsid w:val="00740DEF"/>
    <w:rsid w:val="0074154A"/>
    <w:rsid w:val="00741697"/>
    <w:rsid w:val="00742293"/>
    <w:rsid w:val="00742665"/>
    <w:rsid w:val="0074305F"/>
    <w:rsid w:val="0074356B"/>
    <w:rsid w:val="00743701"/>
    <w:rsid w:val="00743984"/>
    <w:rsid w:val="00743BD7"/>
    <w:rsid w:val="0074572C"/>
    <w:rsid w:val="00745AE7"/>
    <w:rsid w:val="00746A4C"/>
    <w:rsid w:val="007470C1"/>
    <w:rsid w:val="00750040"/>
    <w:rsid w:val="00750E3F"/>
    <w:rsid w:val="00752557"/>
    <w:rsid w:val="00752B52"/>
    <w:rsid w:val="00755692"/>
    <w:rsid w:val="0075575E"/>
    <w:rsid w:val="007557A8"/>
    <w:rsid w:val="00760260"/>
    <w:rsid w:val="0076086F"/>
    <w:rsid w:val="0076189B"/>
    <w:rsid w:val="0076193E"/>
    <w:rsid w:val="00761969"/>
    <w:rsid w:val="007619A6"/>
    <w:rsid w:val="00763D41"/>
    <w:rsid w:val="007651D7"/>
    <w:rsid w:val="00767965"/>
    <w:rsid w:val="00767CE2"/>
    <w:rsid w:val="00767E48"/>
    <w:rsid w:val="00767E4A"/>
    <w:rsid w:val="00770892"/>
    <w:rsid w:val="00771AF5"/>
    <w:rsid w:val="007721D2"/>
    <w:rsid w:val="00772817"/>
    <w:rsid w:val="00772B74"/>
    <w:rsid w:val="007733D6"/>
    <w:rsid w:val="007737CC"/>
    <w:rsid w:val="0077432E"/>
    <w:rsid w:val="00774C7D"/>
    <w:rsid w:val="007759C2"/>
    <w:rsid w:val="00776E32"/>
    <w:rsid w:val="007801DB"/>
    <w:rsid w:val="00780EB2"/>
    <w:rsid w:val="00780F64"/>
    <w:rsid w:val="00781332"/>
    <w:rsid w:val="00781924"/>
    <w:rsid w:val="007821D3"/>
    <w:rsid w:val="007842B4"/>
    <w:rsid w:val="00784EAA"/>
    <w:rsid w:val="00785060"/>
    <w:rsid w:val="00785803"/>
    <w:rsid w:val="00785B7C"/>
    <w:rsid w:val="0078684C"/>
    <w:rsid w:val="00786F2C"/>
    <w:rsid w:val="00787AAE"/>
    <w:rsid w:val="00787F87"/>
    <w:rsid w:val="007905A9"/>
    <w:rsid w:val="00790AAA"/>
    <w:rsid w:val="00791307"/>
    <w:rsid w:val="007914DD"/>
    <w:rsid w:val="00792207"/>
    <w:rsid w:val="0079306D"/>
    <w:rsid w:val="007934B9"/>
    <w:rsid w:val="00793537"/>
    <w:rsid w:val="0079399F"/>
    <w:rsid w:val="0079493D"/>
    <w:rsid w:val="00795C7C"/>
    <w:rsid w:val="0079622B"/>
    <w:rsid w:val="00796397"/>
    <w:rsid w:val="00796634"/>
    <w:rsid w:val="0079681D"/>
    <w:rsid w:val="00796A9B"/>
    <w:rsid w:val="00796C2C"/>
    <w:rsid w:val="00796D02"/>
    <w:rsid w:val="00796FDD"/>
    <w:rsid w:val="00797002"/>
    <w:rsid w:val="007A27E8"/>
    <w:rsid w:val="007A288C"/>
    <w:rsid w:val="007A31D4"/>
    <w:rsid w:val="007A4C18"/>
    <w:rsid w:val="007A5B88"/>
    <w:rsid w:val="007A604F"/>
    <w:rsid w:val="007A613B"/>
    <w:rsid w:val="007A6C42"/>
    <w:rsid w:val="007B093B"/>
    <w:rsid w:val="007B0B20"/>
    <w:rsid w:val="007B0F10"/>
    <w:rsid w:val="007B10A1"/>
    <w:rsid w:val="007B1241"/>
    <w:rsid w:val="007B2CBF"/>
    <w:rsid w:val="007B334C"/>
    <w:rsid w:val="007B4FB2"/>
    <w:rsid w:val="007B5039"/>
    <w:rsid w:val="007B5095"/>
    <w:rsid w:val="007B64A7"/>
    <w:rsid w:val="007B6CA0"/>
    <w:rsid w:val="007B7EDC"/>
    <w:rsid w:val="007B7F21"/>
    <w:rsid w:val="007C25F8"/>
    <w:rsid w:val="007C2BD8"/>
    <w:rsid w:val="007C35E9"/>
    <w:rsid w:val="007C38A6"/>
    <w:rsid w:val="007C3F3E"/>
    <w:rsid w:val="007C3FA3"/>
    <w:rsid w:val="007C41E0"/>
    <w:rsid w:val="007C4618"/>
    <w:rsid w:val="007C48ED"/>
    <w:rsid w:val="007C5155"/>
    <w:rsid w:val="007C5A50"/>
    <w:rsid w:val="007C5C0F"/>
    <w:rsid w:val="007C5E9F"/>
    <w:rsid w:val="007C618D"/>
    <w:rsid w:val="007D02C0"/>
    <w:rsid w:val="007D0EE6"/>
    <w:rsid w:val="007D1528"/>
    <w:rsid w:val="007D255C"/>
    <w:rsid w:val="007D3F7F"/>
    <w:rsid w:val="007D484F"/>
    <w:rsid w:val="007D54F2"/>
    <w:rsid w:val="007D5813"/>
    <w:rsid w:val="007D5ABC"/>
    <w:rsid w:val="007E1272"/>
    <w:rsid w:val="007E159C"/>
    <w:rsid w:val="007E25BA"/>
    <w:rsid w:val="007E2DA3"/>
    <w:rsid w:val="007E3344"/>
    <w:rsid w:val="007E3771"/>
    <w:rsid w:val="007E3FCE"/>
    <w:rsid w:val="007E5F5D"/>
    <w:rsid w:val="007E6225"/>
    <w:rsid w:val="007E654D"/>
    <w:rsid w:val="007E75C7"/>
    <w:rsid w:val="007F00A2"/>
    <w:rsid w:val="007F010F"/>
    <w:rsid w:val="007F17C9"/>
    <w:rsid w:val="007F1A4B"/>
    <w:rsid w:val="007F3463"/>
    <w:rsid w:val="007F3DD6"/>
    <w:rsid w:val="007F3F66"/>
    <w:rsid w:val="007F40BD"/>
    <w:rsid w:val="007F40D0"/>
    <w:rsid w:val="007F50E2"/>
    <w:rsid w:val="007F5493"/>
    <w:rsid w:val="007F732E"/>
    <w:rsid w:val="00801A6E"/>
    <w:rsid w:val="008024B9"/>
    <w:rsid w:val="00802EBD"/>
    <w:rsid w:val="00803B11"/>
    <w:rsid w:val="0080403F"/>
    <w:rsid w:val="008041D1"/>
    <w:rsid w:val="008043AF"/>
    <w:rsid w:val="00805B91"/>
    <w:rsid w:val="00805C8B"/>
    <w:rsid w:val="00805E53"/>
    <w:rsid w:val="00806C8D"/>
    <w:rsid w:val="008077EA"/>
    <w:rsid w:val="008101EA"/>
    <w:rsid w:val="00810253"/>
    <w:rsid w:val="0081175D"/>
    <w:rsid w:val="00812048"/>
    <w:rsid w:val="008127E1"/>
    <w:rsid w:val="008129FB"/>
    <w:rsid w:val="00812DA9"/>
    <w:rsid w:val="00813C92"/>
    <w:rsid w:val="00813DC7"/>
    <w:rsid w:val="00815E31"/>
    <w:rsid w:val="00816EBA"/>
    <w:rsid w:val="008208DF"/>
    <w:rsid w:val="00820E81"/>
    <w:rsid w:val="008215AC"/>
    <w:rsid w:val="008244D5"/>
    <w:rsid w:val="00825A59"/>
    <w:rsid w:val="00825EC7"/>
    <w:rsid w:val="00827024"/>
    <w:rsid w:val="00827789"/>
    <w:rsid w:val="0082796B"/>
    <w:rsid w:val="00827BDB"/>
    <w:rsid w:val="00830C29"/>
    <w:rsid w:val="0083120C"/>
    <w:rsid w:val="0083191F"/>
    <w:rsid w:val="00831C24"/>
    <w:rsid w:val="00832FDE"/>
    <w:rsid w:val="008334A7"/>
    <w:rsid w:val="00833603"/>
    <w:rsid w:val="0083384B"/>
    <w:rsid w:val="00834D86"/>
    <w:rsid w:val="00835628"/>
    <w:rsid w:val="00835A41"/>
    <w:rsid w:val="00835BDC"/>
    <w:rsid w:val="00836115"/>
    <w:rsid w:val="00837030"/>
    <w:rsid w:val="00837713"/>
    <w:rsid w:val="00840026"/>
    <w:rsid w:val="00840270"/>
    <w:rsid w:val="008413F3"/>
    <w:rsid w:val="0084165E"/>
    <w:rsid w:val="00841BCC"/>
    <w:rsid w:val="00842223"/>
    <w:rsid w:val="008423FB"/>
    <w:rsid w:val="008433AF"/>
    <w:rsid w:val="00844768"/>
    <w:rsid w:val="00844B0F"/>
    <w:rsid w:val="00844EB2"/>
    <w:rsid w:val="0084551E"/>
    <w:rsid w:val="00845F37"/>
    <w:rsid w:val="00846D72"/>
    <w:rsid w:val="00847CA0"/>
    <w:rsid w:val="008504EA"/>
    <w:rsid w:val="0085233E"/>
    <w:rsid w:val="008555BB"/>
    <w:rsid w:val="00855E33"/>
    <w:rsid w:val="00856A2F"/>
    <w:rsid w:val="00860DDE"/>
    <w:rsid w:val="00860FBF"/>
    <w:rsid w:val="00861A54"/>
    <w:rsid w:val="00861CC2"/>
    <w:rsid w:val="0086293E"/>
    <w:rsid w:val="00863522"/>
    <w:rsid w:val="00864ECD"/>
    <w:rsid w:val="00865BBA"/>
    <w:rsid w:val="008668EB"/>
    <w:rsid w:val="00870F92"/>
    <w:rsid w:val="00870FCE"/>
    <w:rsid w:val="00871D39"/>
    <w:rsid w:val="00871EE0"/>
    <w:rsid w:val="008724CA"/>
    <w:rsid w:val="0087263A"/>
    <w:rsid w:val="00873895"/>
    <w:rsid w:val="008752E4"/>
    <w:rsid w:val="00875E16"/>
    <w:rsid w:val="0087617B"/>
    <w:rsid w:val="00876A81"/>
    <w:rsid w:val="00876EBC"/>
    <w:rsid w:val="00877A9B"/>
    <w:rsid w:val="00880C52"/>
    <w:rsid w:val="00881450"/>
    <w:rsid w:val="00881530"/>
    <w:rsid w:val="008816C1"/>
    <w:rsid w:val="00881804"/>
    <w:rsid w:val="008822F4"/>
    <w:rsid w:val="008823C8"/>
    <w:rsid w:val="0088245B"/>
    <w:rsid w:val="00884C6F"/>
    <w:rsid w:val="00884F40"/>
    <w:rsid w:val="0088533D"/>
    <w:rsid w:val="00886615"/>
    <w:rsid w:val="008866A5"/>
    <w:rsid w:val="00886B44"/>
    <w:rsid w:val="00886DD2"/>
    <w:rsid w:val="00887030"/>
    <w:rsid w:val="0089003F"/>
    <w:rsid w:val="00892545"/>
    <w:rsid w:val="008930CD"/>
    <w:rsid w:val="00893556"/>
    <w:rsid w:val="00893B9B"/>
    <w:rsid w:val="00894021"/>
    <w:rsid w:val="0089483E"/>
    <w:rsid w:val="008948FE"/>
    <w:rsid w:val="008952B3"/>
    <w:rsid w:val="008955A8"/>
    <w:rsid w:val="00895A50"/>
    <w:rsid w:val="00895A61"/>
    <w:rsid w:val="00895F35"/>
    <w:rsid w:val="0089747B"/>
    <w:rsid w:val="00897722"/>
    <w:rsid w:val="008A0074"/>
    <w:rsid w:val="008A0ABD"/>
    <w:rsid w:val="008A218D"/>
    <w:rsid w:val="008A2B98"/>
    <w:rsid w:val="008A2D0D"/>
    <w:rsid w:val="008A385B"/>
    <w:rsid w:val="008A4189"/>
    <w:rsid w:val="008A4C7F"/>
    <w:rsid w:val="008A5389"/>
    <w:rsid w:val="008A5510"/>
    <w:rsid w:val="008A570A"/>
    <w:rsid w:val="008A587C"/>
    <w:rsid w:val="008A79A6"/>
    <w:rsid w:val="008B0601"/>
    <w:rsid w:val="008B1D04"/>
    <w:rsid w:val="008B1D25"/>
    <w:rsid w:val="008B3CC9"/>
    <w:rsid w:val="008B4827"/>
    <w:rsid w:val="008B5529"/>
    <w:rsid w:val="008B555D"/>
    <w:rsid w:val="008B6224"/>
    <w:rsid w:val="008B6A69"/>
    <w:rsid w:val="008B6EB7"/>
    <w:rsid w:val="008B7A12"/>
    <w:rsid w:val="008C01E4"/>
    <w:rsid w:val="008C0618"/>
    <w:rsid w:val="008C0BBE"/>
    <w:rsid w:val="008C3717"/>
    <w:rsid w:val="008C38B5"/>
    <w:rsid w:val="008C3FEB"/>
    <w:rsid w:val="008C40A0"/>
    <w:rsid w:val="008C47ED"/>
    <w:rsid w:val="008C5958"/>
    <w:rsid w:val="008C5DF4"/>
    <w:rsid w:val="008C624D"/>
    <w:rsid w:val="008C65BB"/>
    <w:rsid w:val="008C704E"/>
    <w:rsid w:val="008C745C"/>
    <w:rsid w:val="008D04B8"/>
    <w:rsid w:val="008D20A5"/>
    <w:rsid w:val="008D246B"/>
    <w:rsid w:val="008D254A"/>
    <w:rsid w:val="008D30F0"/>
    <w:rsid w:val="008D3AAF"/>
    <w:rsid w:val="008D4CBD"/>
    <w:rsid w:val="008D5FB5"/>
    <w:rsid w:val="008D6846"/>
    <w:rsid w:val="008D6B0A"/>
    <w:rsid w:val="008D6D70"/>
    <w:rsid w:val="008D7054"/>
    <w:rsid w:val="008D773F"/>
    <w:rsid w:val="008E009E"/>
    <w:rsid w:val="008E15C8"/>
    <w:rsid w:val="008E1D87"/>
    <w:rsid w:val="008E1E81"/>
    <w:rsid w:val="008E35DE"/>
    <w:rsid w:val="008E3FE9"/>
    <w:rsid w:val="008E46BA"/>
    <w:rsid w:val="008E5570"/>
    <w:rsid w:val="008E572F"/>
    <w:rsid w:val="008E5ABB"/>
    <w:rsid w:val="008E5BAA"/>
    <w:rsid w:val="008E5E31"/>
    <w:rsid w:val="008E5EBE"/>
    <w:rsid w:val="008E7298"/>
    <w:rsid w:val="008E75D6"/>
    <w:rsid w:val="008E7632"/>
    <w:rsid w:val="008F0947"/>
    <w:rsid w:val="008F135C"/>
    <w:rsid w:val="008F1DE7"/>
    <w:rsid w:val="008F2AFE"/>
    <w:rsid w:val="008F2BF0"/>
    <w:rsid w:val="008F3489"/>
    <w:rsid w:val="008F4FB9"/>
    <w:rsid w:val="008F6E57"/>
    <w:rsid w:val="008F7F8D"/>
    <w:rsid w:val="00900CB8"/>
    <w:rsid w:val="00900F76"/>
    <w:rsid w:val="00901CBB"/>
    <w:rsid w:val="0090200A"/>
    <w:rsid w:val="009021A9"/>
    <w:rsid w:val="009024E8"/>
    <w:rsid w:val="009025B6"/>
    <w:rsid w:val="009029E7"/>
    <w:rsid w:val="00902C16"/>
    <w:rsid w:val="009031C7"/>
    <w:rsid w:val="009034A9"/>
    <w:rsid w:val="00904119"/>
    <w:rsid w:val="00904321"/>
    <w:rsid w:val="009044BD"/>
    <w:rsid w:val="00904D4A"/>
    <w:rsid w:val="0090530E"/>
    <w:rsid w:val="009061A4"/>
    <w:rsid w:val="009061CE"/>
    <w:rsid w:val="00906214"/>
    <w:rsid w:val="009072BD"/>
    <w:rsid w:val="0091046F"/>
    <w:rsid w:val="0091126B"/>
    <w:rsid w:val="00911971"/>
    <w:rsid w:val="0091220B"/>
    <w:rsid w:val="00912976"/>
    <w:rsid w:val="0091320F"/>
    <w:rsid w:val="00913248"/>
    <w:rsid w:val="00913315"/>
    <w:rsid w:val="00913842"/>
    <w:rsid w:val="00914223"/>
    <w:rsid w:val="0091556E"/>
    <w:rsid w:val="009158CF"/>
    <w:rsid w:val="00916244"/>
    <w:rsid w:val="009171CC"/>
    <w:rsid w:val="0091726C"/>
    <w:rsid w:val="009172E0"/>
    <w:rsid w:val="00917A13"/>
    <w:rsid w:val="00917F0E"/>
    <w:rsid w:val="00917FF0"/>
    <w:rsid w:val="00920798"/>
    <w:rsid w:val="00920C62"/>
    <w:rsid w:val="00920C73"/>
    <w:rsid w:val="0092110B"/>
    <w:rsid w:val="00921454"/>
    <w:rsid w:val="00921E81"/>
    <w:rsid w:val="009220C6"/>
    <w:rsid w:val="0092362B"/>
    <w:rsid w:val="009236DB"/>
    <w:rsid w:val="00923E25"/>
    <w:rsid w:val="00924B09"/>
    <w:rsid w:val="00924B9D"/>
    <w:rsid w:val="009256CC"/>
    <w:rsid w:val="00925EED"/>
    <w:rsid w:val="009275AC"/>
    <w:rsid w:val="00927710"/>
    <w:rsid w:val="0093058A"/>
    <w:rsid w:val="009305C2"/>
    <w:rsid w:val="00930691"/>
    <w:rsid w:val="00931B9A"/>
    <w:rsid w:val="00932E5C"/>
    <w:rsid w:val="0093324A"/>
    <w:rsid w:val="0093393D"/>
    <w:rsid w:val="00934101"/>
    <w:rsid w:val="00934581"/>
    <w:rsid w:val="009346E7"/>
    <w:rsid w:val="0093483D"/>
    <w:rsid w:val="00934B4E"/>
    <w:rsid w:val="00935DE5"/>
    <w:rsid w:val="0093635D"/>
    <w:rsid w:val="00936FC3"/>
    <w:rsid w:val="009400CF"/>
    <w:rsid w:val="009401A7"/>
    <w:rsid w:val="009407A5"/>
    <w:rsid w:val="0094137C"/>
    <w:rsid w:val="00941859"/>
    <w:rsid w:val="00942BF0"/>
    <w:rsid w:val="0094310B"/>
    <w:rsid w:val="00943399"/>
    <w:rsid w:val="009439DD"/>
    <w:rsid w:val="00943ACB"/>
    <w:rsid w:val="00943C19"/>
    <w:rsid w:val="00944468"/>
    <w:rsid w:val="009444E5"/>
    <w:rsid w:val="00944B0B"/>
    <w:rsid w:val="00944E67"/>
    <w:rsid w:val="009454D2"/>
    <w:rsid w:val="009457D4"/>
    <w:rsid w:val="00946C3A"/>
    <w:rsid w:val="00951483"/>
    <w:rsid w:val="00951564"/>
    <w:rsid w:val="009527B6"/>
    <w:rsid w:val="009529F1"/>
    <w:rsid w:val="00953158"/>
    <w:rsid w:val="009531A2"/>
    <w:rsid w:val="009550E1"/>
    <w:rsid w:val="00955DB0"/>
    <w:rsid w:val="009561F3"/>
    <w:rsid w:val="00956D14"/>
    <w:rsid w:val="009575CE"/>
    <w:rsid w:val="00957622"/>
    <w:rsid w:val="00960A8F"/>
    <w:rsid w:val="00960EF3"/>
    <w:rsid w:val="00961357"/>
    <w:rsid w:val="009631AE"/>
    <w:rsid w:val="0096322B"/>
    <w:rsid w:val="00964874"/>
    <w:rsid w:val="009657D4"/>
    <w:rsid w:val="009661CA"/>
    <w:rsid w:val="00966962"/>
    <w:rsid w:val="0096750D"/>
    <w:rsid w:val="009678A3"/>
    <w:rsid w:val="00970BFE"/>
    <w:rsid w:val="00971109"/>
    <w:rsid w:val="009715CE"/>
    <w:rsid w:val="009716A1"/>
    <w:rsid w:val="0097224E"/>
    <w:rsid w:val="00972489"/>
    <w:rsid w:val="009725ED"/>
    <w:rsid w:val="00973BDB"/>
    <w:rsid w:val="00973F92"/>
    <w:rsid w:val="009753BB"/>
    <w:rsid w:val="009758DD"/>
    <w:rsid w:val="00976CFD"/>
    <w:rsid w:val="00977455"/>
    <w:rsid w:val="00980B5D"/>
    <w:rsid w:val="009819D5"/>
    <w:rsid w:val="00982229"/>
    <w:rsid w:val="00982A96"/>
    <w:rsid w:val="009834F0"/>
    <w:rsid w:val="00983A91"/>
    <w:rsid w:val="00984D03"/>
    <w:rsid w:val="00986CA1"/>
    <w:rsid w:val="00987650"/>
    <w:rsid w:val="00987F45"/>
    <w:rsid w:val="009900D5"/>
    <w:rsid w:val="00993023"/>
    <w:rsid w:val="009931DC"/>
    <w:rsid w:val="009932B6"/>
    <w:rsid w:val="009937BE"/>
    <w:rsid w:val="009948B9"/>
    <w:rsid w:val="009949B5"/>
    <w:rsid w:val="00994E6C"/>
    <w:rsid w:val="00995363"/>
    <w:rsid w:val="00996155"/>
    <w:rsid w:val="009970D5"/>
    <w:rsid w:val="0099790C"/>
    <w:rsid w:val="00997B48"/>
    <w:rsid w:val="00997D85"/>
    <w:rsid w:val="009A02CC"/>
    <w:rsid w:val="009A0B08"/>
    <w:rsid w:val="009A1BD9"/>
    <w:rsid w:val="009A1CB2"/>
    <w:rsid w:val="009A2B69"/>
    <w:rsid w:val="009A32A6"/>
    <w:rsid w:val="009A539A"/>
    <w:rsid w:val="009A589B"/>
    <w:rsid w:val="009A5C03"/>
    <w:rsid w:val="009A6939"/>
    <w:rsid w:val="009A74BB"/>
    <w:rsid w:val="009B03A8"/>
    <w:rsid w:val="009B212F"/>
    <w:rsid w:val="009B2441"/>
    <w:rsid w:val="009B2B49"/>
    <w:rsid w:val="009B33EC"/>
    <w:rsid w:val="009B39D4"/>
    <w:rsid w:val="009B3F96"/>
    <w:rsid w:val="009B4351"/>
    <w:rsid w:val="009B599A"/>
    <w:rsid w:val="009B5B31"/>
    <w:rsid w:val="009B60D5"/>
    <w:rsid w:val="009B6D6D"/>
    <w:rsid w:val="009B6DDB"/>
    <w:rsid w:val="009B6EE5"/>
    <w:rsid w:val="009B6F91"/>
    <w:rsid w:val="009B7E54"/>
    <w:rsid w:val="009C09CF"/>
    <w:rsid w:val="009C1494"/>
    <w:rsid w:val="009C16B6"/>
    <w:rsid w:val="009C19F6"/>
    <w:rsid w:val="009C1E92"/>
    <w:rsid w:val="009C2268"/>
    <w:rsid w:val="009C3289"/>
    <w:rsid w:val="009C445D"/>
    <w:rsid w:val="009C4717"/>
    <w:rsid w:val="009C4A98"/>
    <w:rsid w:val="009C4D2D"/>
    <w:rsid w:val="009C4E59"/>
    <w:rsid w:val="009C50CC"/>
    <w:rsid w:val="009C52BF"/>
    <w:rsid w:val="009C55BA"/>
    <w:rsid w:val="009C58F2"/>
    <w:rsid w:val="009C5AA7"/>
    <w:rsid w:val="009C6412"/>
    <w:rsid w:val="009C77BE"/>
    <w:rsid w:val="009C7C36"/>
    <w:rsid w:val="009D12A6"/>
    <w:rsid w:val="009D25A1"/>
    <w:rsid w:val="009D36C0"/>
    <w:rsid w:val="009D3C9F"/>
    <w:rsid w:val="009D4040"/>
    <w:rsid w:val="009D4302"/>
    <w:rsid w:val="009D4790"/>
    <w:rsid w:val="009D55AA"/>
    <w:rsid w:val="009D56B5"/>
    <w:rsid w:val="009D5A6F"/>
    <w:rsid w:val="009E0334"/>
    <w:rsid w:val="009E0877"/>
    <w:rsid w:val="009E0E6B"/>
    <w:rsid w:val="009E0EAC"/>
    <w:rsid w:val="009E175D"/>
    <w:rsid w:val="009E1C4E"/>
    <w:rsid w:val="009E260F"/>
    <w:rsid w:val="009E2778"/>
    <w:rsid w:val="009E39D8"/>
    <w:rsid w:val="009E3E77"/>
    <w:rsid w:val="009E40CB"/>
    <w:rsid w:val="009E42C5"/>
    <w:rsid w:val="009E573E"/>
    <w:rsid w:val="009E59AE"/>
    <w:rsid w:val="009E6410"/>
    <w:rsid w:val="009E6541"/>
    <w:rsid w:val="009F3873"/>
    <w:rsid w:val="009F3A0B"/>
    <w:rsid w:val="009F3A62"/>
    <w:rsid w:val="009F4359"/>
    <w:rsid w:val="009F488D"/>
    <w:rsid w:val="009F4F2D"/>
    <w:rsid w:val="009F555D"/>
    <w:rsid w:val="009F55EE"/>
    <w:rsid w:val="009F5AAB"/>
    <w:rsid w:val="009F6058"/>
    <w:rsid w:val="009F6293"/>
    <w:rsid w:val="009F6F63"/>
    <w:rsid w:val="00A00666"/>
    <w:rsid w:val="00A018A0"/>
    <w:rsid w:val="00A02CB4"/>
    <w:rsid w:val="00A033FE"/>
    <w:rsid w:val="00A03821"/>
    <w:rsid w:val="00A03DAF"/>
    <w:rsid w:val="00A04733"/>
    <w:rsid w:val="00A0487D"/>
    <w:rsid w:val="00A05170"/>
    <w:rsid w:val="00A05A0E"/>
    <w:rsid w:val="00A05A44"/>
    <w:rsid w:val="00A05B6A"/>
    <w:rsid w:val="00A062C4"/>
    <w:rsid w:val="00A11409"/>
    <w:rsid w:val="00A11E42"/>
    <w:rsid w:val="00A12191"/>
    <w:rsid w:val="00A1272C"/>
    <w:rsid w:val="00A135F1"/>
    <w:rsid w:val="00A13E4C"/>
    <w:rsid w:val="00A13F56"/>
    <w:rsid w:val="00A1410D"/>
    <w:rsid w:val="00A146EB"/>
    <w:rsid w:val="00A15F02"/>
    <w:rsid w:val="00A166CC"/>
    <w:rsid w:val="00A22841"/>
    <w:rsid w:val="00A23879"/>
    <w:rsid w:val="00A23CDF"/>
    <w:rsid w:val="00A24BB5"/>
    <w:rsid w:val="00A250C7"/>
    <w:rsid w:val="00A25DDC"/>
    <w:rsid w:val="00A26283"/>
    <w:rsid w:val="00A26440"/>
    <w:rsid w:val="00A269B7"/>
    <w:rsid w:val="00A274B2"/>
    <w:rsid w:val="00A27587"/>
    <w:rsid w:val="00A277AF"/>
    <w:rsid w:val="00A279BA"/>
    <w:rsid w:val="00A27D27"/>
    <w:rsid w:val="00A30194"/>
    <w:rsid w:val="00A301C1"/>
    <w:rsid w:val="00A31E52"/>
    <w:rsid w:val="00A327D4"/>
    <w:rsid w:val="00A32938"/>
    <w:rsid w:val="00A32A35"/>
    <w:rsid w:val="00A3319C"/>
    <w:rsid w:val="00A33489"/>
    <w:rsid w:val="00A33675"/>
    <w:rsid w:val="00A33742"/>
    <w:rsid w:val="00A33B32"/>
    <w:rsid w:val="00A33DBE"/>
    <w:rsid w:val="00A36039"/>
    <w:rsid w:val="00A36911"/>
    <w:rsid w:val="00A36969"/>
    <w:rsid w:val="00A371CB"/>
    <w:rsid w:val="00A37C88"/>
    <w:rsid w:val="00A403FD"/>
    <w:rsid w:val="00A404BB"/>
    <w:rsid w:val="00A40E5F"/>
    <w:rsid w:val="00A40FF8"/>
    <w:rsid w:val="00A41FFD"/>
    <w:rsid w:val="00A42D58"/>
    <w:rsid w:val="00A43205"/>
    <w:rsid w:val="00A43588"/>
    <w:rsid w:val="00A43D21"/>
    <w:rsid w:val="00A43DA5"/>
    <w:rsid w:val="00A45373"/>
    <w:rsid w:val="00A45E66"/>
    <w:rsid w:val="00A46693"/>
    <w:rsid w:val="00A46D98"/>
    <w:rsid w:val="00A472F3"/>
    <w:rsid w:val="00A50100"/>
    <w:rsid w:val="00A52768"/>
    <w:rsid w:val="00A52BF8"/>
    <w:rsid w:val="00A52FC1"/>
    <w:rsid w:val="00A5338B"/>
    <w:rsid w:val="00A53840"/>
    <w:rsid w:val="00A548EF"/>
    <w:rsid w:val="00A54AC5"/>
    <w:rsid w:val="00A569FD"/>
    <w:rsid w:val="00A56E8E"/>
    <w:rsid w:val="00A602DA"/>
    <w:rsid w:val="00A60F70"/>
    <w:rsid w:val="00A611BF"/>
    <w:rsid w:val="00A62934"/>
    <w:rsid w:val="00A6490E"/>
    <w:rsid w:val="00A64CD7"/>
    <w:rsid w:val="00A6599B"/>
    <w:rsid w:val="00A65F4B"/>
    <w:rsid w:val="00A65FCD"/>
    <w:rsid w:val="00A66D72"/>
    <w:rsid w:val="00A67631"/>
    <w:rsid w:val="00A67A5E"/>
    <w:rsid w:val="00A7117D"/>
    <w:rsid w:val="00A7180D"/>
    <w:rsid w:val="00A71BC0"/>
    <w:rsid w:val="00A72BC5"/>
    <w:rsid w:val="00A74E04"/>
    <w:rsid w:val="00A75066"/>
    <w:rsid w:val="00A75177"/>
    <w:rsid w:val="00A769AF"/>
    <w:rsid w:val="00A76E33"/>
    <w:rsid w:val="00A773D0"/>
    <w:rsid w:val="00A773E2"/>
    <w:rsid w:val="00A80B88"/>
    <w:rsid w:val="00A80C82"/>
    <w:rsid w:val="00A82890"/>
    <w:rsid w:val="00A8339D"/>
    <w:rsid w:val="00A84D3E"/>
    <w:rsid w:val="00A853B3"/>
    <w:rsid w:val="00A85850"/>
    <w:rsid w:val="00A85F2A"/>
    <w:rsid w:val="00A862E9"/>
    <w:rsid w:val="00A87F81"/>
    <w:rsid w:val="00A90BC8"/>
    <w:rsid w:val="00A9134D"/>
    <w:rsid w:val="00A92D05"/>
    <w:rsid w:val="00A92F95"/>
    <w:rsid w:val="00A9325B"/>
    <w:rsid w:val="00A94D6C"/>
    <w:rsid w:val="00A94E9B"/>
    <w:rsid w:val="00A9504C"/>
    <w:rsid w:val="00A95541"/>
    <w:rsid w:val="00A9563F"/>
    <w:rsid w:val="00A96755"/>
    <w:rsid w:val="00AA048A"/>
    <w:rsid w:val="00AA0D3A"/>
    <w:rsid w:val="00AA0D3B"/>
    <w:rsid w:val="00AA16CB"/>
    <w:rsid w:val="00AA18F4"/>
    <w:rsid w:val="00AA234C"/>
    <w:rsid w:val="00AA3A98"/>
    <w:rsid w:val="00AA4EC0"/>
    <w:rsid w:val="00AA52A7"/>
    <w:rsid w:val="00AA5BE1"/>
    <w:rsid w:val="00AA5CEE"/>
    <w:rsid w:val="00AA5E42"/>
    <w:rsid w:val="00AA6F21"/>
    <w:rsid w:val="00AB0209"/>
    <w:rsid w:val="00AB033D"/>
    <w:rsid w:val="00AB0C8C"/>
    <w:rsid w:val="00AB3354"/>
    <w:rsid w:val="00AB3564"/>
    <w:rsid w:val="00AB3F45"/>
    <w:rsid w:val="00AB47C8"/>
    <w:rsid w:val="00AB4C6B"/>
    <w:rsid w:val="00AB5039"/>
    <w:rsid w:val="00AB50CC"/>
    <w:rsid w:val="00AB5628"/>
    <w:rsid w:val="00AB657C"/>
    <w:rsid w:val="00AB6A81"/>
    <w:rsid w:val="00AB6C82"/>
    <w:rsid w:val="00AB761A"/>
    <w:rsid w:val="00AB7EE2"/>
    <w:rsid w:val="00AC21BF"/>
    <w:rsid w:val="00AC22F4"/>
    <w:rsid w:val="00AC26E0"/>
    <w:rsid w:val="00AC2CA4"/>
    <w:rsid w:val="00AC3128"/>
    <w:rsid w:val="00AC4332"/>
    <w:rsid w:val="00AC45F3"/>
    <w:rsid w:val="00AC5004"/>
    <w:rsid w:val="00AC514C"/>
    <w:rsid w:val="00AC53A1"/>
    <w:rsid w:val="00AC5E48"/>
    <w:rsid w:val="00AC667D"/>
    <w:rsid w:val="00AC6A0F"/>
    <w:rsid w:val="00AC6CAE"/>
    <w:rsid w:val="00AC71E6"/>
    <w:rsid w:val="00AC78A2"/>
    <w:rsid w:val="00AC7AF8"/>
    <w:rsid w:val="00AC7D2D"/>
    <w:rsid w:val="00AD060A"/>
    <w:rsid w:val="00AD1006"/>
    <w:rsid w:val="00AD147D"/>
    <w:rsid w:val="00AD1E9E"/>
    <w:rsid w:val="00AD207B"/>
    <w:rsid w:val="00AD2737"/>
    <w:rsid w:val="00AD3FF6"/>
    <w:rsid w:val="00AD52A8"/>
    <w:rsid w:val="00AD715C"/>
    <w:rsid w:val="00AD73FC"/>
    <w:rsid w:val="00AD787C"/>
    <w:rsid w:val="00AD7959"/>
    <w:rsid w:val="00AD7963"/>
    <w:rsid w:val="00AE06E1"/>
    <w:rsid w:val="00AE0723"/>
    <w:rsid w:val="00AE0CE7"/>
    <w:rsid w:val="00AE1EA7"/>
    <w:rsid w:val="00AE24A4"/>
    <w:rsid w:val="00AE285C"/>
    <w:rsid w:val="00AE2967"/>
    <w:rsid w:val="00AE3945"/>
    <w:rsid w:val="00AE3D8F"/>
    <w:rsid w:val="00AE45A5"/>
    <w:rsid w:val="00AE475F"/>
    <w:rsid w:val="00AE4998"/>
    <w:rsid w:val="00AE610A"/>
    <w:rsid w:val="00AE65CA"/>
    <w:rsid w:val="00AE6C90"/>
    <w:rsid w:val="00AE6D3B"/>
    <w:rsid w:val="00AE6EE0"/>
    <w:rsid w:val="00AE6F4C"/>
    <w:rsid w:val="00AE757A"/>
    <w:rsid w:val="00AE7C7E"/>
    <w:rsid w:val="00AF0546"/>
    <w:rsid w:val="00AF0E18"/>
    <w:rsid w:val="00AF1962"/>
    <w:rsid w:val="00AF27CA"/>
    <w:rsid w:val="00AF2B6F"/>
    <w:rsid w:val="00AF2FD9"/>
    <w:rsid w:val="00B007E0"/>
    <w:rsid w:val="00B018B4"/>
    <w:rsid w:val="00B0230D"/>
    <w:rsid w:val="00B02702"/>
    <w:rsid w:val="00B037DD"/>
    <w:rsid w:val="00B04484"/>
    <w:rsid w:val="00B04716"/>
    <w:rsid w:val="00B0486D"/>
    <w:rsid w:val="00B04AE2"/>
    <w:rsid w:val="00B051E6"/>
    <w:rsid w:val="00B052EC"/>
    <w:rsid w:val="00B06035"/>
    <w:rsid w:val="00B06101"/>
    <w:rsid w:val="00B06D05"/>
    <w:rsid w:val="00B06D36"/>
    <w:rsid w:val="00B07EAB"/>
    <w:rsid w:val="00B10402"/>
    <w:rsid w:val="00B10B03"/>
    <w:rsid w:val="00B10D6A"/>
    <w:rsid w:val="00B110F2"/>
    <w:rsid w:val="00B13135"/>
    <w:rsid w:val="00B138B1"/>
    <w:rsid w:val="00B154FA"/>
    <w:rsid w:val="00B158A7"/>
    <w:rsid w:val="00B15D4A"/>
    <w:rsid w:val="00B1605A"/>
    <w:rsid w:val="00B1770A"/>
    <w:rsid w:val="00B17811"/>
    <w:rsid w:val="00B17B25"/>
    <w:rsid w:val="00B20509"/>
    <w:rsid w:val="00B21837"/>
    <w:rsid w:val="00B2314F"/>
    <w:rsid w:val="00B23A8E"/>
    <w:rsid w:val="00B24F49"/>
    <w:rsid w:val="00B25252"/>
    <w:rsid w:val="00B25C18"/>
    <w:rsid w:val="00B25EDB"/>
    <w:rsid w:val="00B26194"/>
    <w:rsid w:val="00B267CD"/>
    <w:rsid w:val="00B26A4D"/>
    <w:rsid w:val="00B27CAB"/>
    <w:rsid w:val="00B302AE"/>
    <w:rsid w:val="00B31B5B"/>
    <w:rsid w:val="00B324D0"/>
    <w:rsid w:val="00B3469A"/>
    <w:rsid w:val="00B35E74"/>
    <w:rsid w:val="00B364CF"/>
    <w:rsid w:val="00B36A2E"/>
    <w:rsid w:val="00B36AC4"/>
    <w:rsid w:val="00B37476"/>
    <w:rsid w:val="00B407DB"/>
    <w:rsid w:val="00B40AA5"/>
    <w:rsid w:val="00B41A12"/>
    <w:rsid w:val="00B43C96"/>
    <w:rsid w:val="00B460AF"/>
    <w:rsid w:val="00B463A2"/>
    <w:rsid w:val="00B46510"/>
    <w:rsid w:val="00B468CD"/>
    <w:rsid w:val="00B46AFB"/>
    <w:rsid w:val="00B47C91"/>
    <w:rsid w:val="00B47ED9"/>
    <w:rsid w:val="00B503A4"/>
    <w:rsid w:val="00B50C33"/>
    <w:rsid w:val="00B524D0"/>
    <w:rsid w:val="00B52A79"/>
    <w:rsid w:val="00B52FF6"/>
    <w:rsid w:val="00B530FC"/>
    <w:rsid w:val="00B5370A"/>
    <w:rsid w:val="00B53D64"/>
    <w:rsid w:val="00B53F52"/>
    <w:rsid w:val="00B54474"/>
    <w:rsid w:val="00B54B4B"/>
    <w:rsid w:val="00B54D53"/>
    <w:rsid w:val="00B550CB"/>
    <w:rsid w:val="00B55270"/>
    <w:rsid w:val="00B5538D"/>
    <w:rsid w:val="00B55992"/>
    <w:rsid w:val="00B565F6"/>
    <w:rsid w:val="00B566B5"/>
    <w:rsid w:val="00B57A58"/>
    <w:rsid w:val="00B57AFC"/>
    <w:rsid w:val="00B60618"/>
    <w:rsid w:val="00B6115B"/>
    <w:rsid w:val="00B61749"/>
    <w:rsid w:val="00B6184E"/>
    <w:rsid w:val="00B61F18"/>
    <w:rsid w:val="00B630BF"/>
    <w:rsid w:val="00B63B3D"/>
    <w:rsid w:val="00B63B54"/>
    <w:rsid w:val="00B6414E"/>
    <w:rsid w:val="00B64435"/>
    <w:rsid w:val="00B653B2"/>
    <w:rsid w:val="00B671D1"/>
    <w:rsid w:val="00B67ACB"/>
    <w:rsid w:val="00B7014B"/>
    <w:rsid w:val="00B71C21"/>
    <w:rsid w:val="00B7219E"/>
    <w:rsid w:val="00B7294C"/>
    <w:rsid w:val="00B72CE6"/>
    <w:rsid w:val="00B72D4D"/>
    <w:rsid w:val="00B72D7C"/>
    <w:rsid w:val="00B72E17"/>
    <w:rsid w:val="00B73242"/>
    <w:rsid w:val="00B739D6"/>
    <w:rsid w:val="00B742F5"/>
    <w:rsid w:val="00B743AD"/>
    <w:rsid w:val="00B74A58"/>
    <w:rsid w:val="00B74C42"/>
    <w:rsid w:val="00B754B1"/>
    <w:rsid w:val="00B762C7"/>
    <w:rsid w:val="00B76C42"/>
    <w:rsid w:val="00B773F4"/>
    <w:rsid w:val="00B77596"/>
    <w:rsid w:val="00B80829"/>
    <w:rsid w:val="00B80AF1"/>
    <w:rsid w:val="00B80EA1"/>
    <w:rsid w:val="00B81002"/>
    <w:rsid w:val="00B81E0D"/>
    <w:rsid w:val="00B834C2"/>
    <w:rsid w:val="00B84DC8"/>
    <w:rsid w:val="00B85840"/>
    <w:rsid w:val="00B858A6"/>
    <w:rsid w:val="00B85FC4"/>
    <w:rsid w:val="00B86253"/>
    <w:rsid w:val="00B8646D"/>
    <w:rsid w:val="00B868BA"/>
    <w:rsid w:val="00B87699"/>
    <w:rsid w:val="00B87A9B"/>
    <w:rsid w:val="00B9021E"/>
    <w:rsid w:val="00B905CB"/>
    <w:rsid w:val="00B90E23"/>
    <w:rsid w:val="00B91AC9"/>
    <w:rsid w:val="00B91D60"/>
    <w:rsid w:val="00B9236D"/>
    <w:rsid w:val="00B92CD8"/>
    <w:rsid w:val="00B92E25"/>
    <w:rsid w:val="00B93537"/>
    <w:rsid w:val="00B9496A"/>
    <w:rsid w:val="00B94A56"/>
    <w:rsid w:val="00B96659"/>
    <w:rsid w:val="00B966D2"/>
    <w:rsid w:val="00B973B5"/>
    <w:rsid w:val="00BA03C9"/>
    <w:rsid w:val="00BA08F5"/>
    <w:rsid w:val="00BA1F16"/>
    <w:rsid w:val="00BA3825"/>
    <w:rsid w:val="00BA40DA"/>
    <w:rsid w:val="00BA502E"/>
    <w:rsid w:val="00BA5AB1"/>
    <w:rsid w:val="00BA6C37"/>
    <w:rsid w:val="00BA6E82"/>
    <w:rsid w:val="00BB0411"/>
    <w:rsid w:val="00BB091D"/>
    <w:rsid w:val="00BB0971"/>
    <w:rsid w:val="00BB1332"/>
    <w:rsid w:val="00BB23C5"/>
    <w:rsid w:val="00BB2A83"/>
    <w:rsid w:val="00BB2B6D"/>
    <w:rsid w:val="00BB3690"/>
    <w:rsid w:val="00BB4BE5"/>
    <w:rsid w:val="00BB5AF9"/>
    <w:rsid w:val="00BB6106"/>
    <w:rsid w:val="00BB739B"/>
    <w:rsid w:val="00BB77A9"/>
    <w:rsid w:val="00BB7973"/>
    <w:rsid w:val="00BC0DD6"/>
    <w:rsid w:val="00BC1006"/>
    <w:rsid w:val="00BC13DA"/>
    <w:rsid w:val="00BC268E"/>
    <w:rsid w:val="00BC2FB9"/>
    <w:rsid w:val="00BC33BE"/>
    <w:rsid w:val="00BC3CCA"/>
    <w:rsid w:val="00BC47B1"/>
    <w:rsid w:val="00BC5428"/>
    <w:rsid w:val="00BC56C5"/>
    <w:rsid w:val="00BD0C9E"/>
    <w:rsid w:val="00BD0D91"/>
    <w:rsid w:val="00BD0EED"/>
    <w:rsid w:val="00BD100C"/>
    <w:rsid w:val="00BD13F4"/>
    <w:rsid w:val="00BD15DA"/>
    <w:rsid w:val="00BD16EF"/>
    <w:rsid w:val="00BD1A45"/>
    <w:rsid w:val="00BD275E"/>
    <w:rsid w:val="00BD2BD0"/>
    <w:rsid w:val="00BD32AB"/>
    <w:rsid w:val="00BD3821"/>
    <w:rsid w:val="00BD3B8B"/>
    <w:rsid w:val="00BD3CBC"/>
    <w:rsid w:val="00BD4352"/>
    <w:rsid w:val="00BD4580"/>
    <w:rsid w:val="00BD5379"/>
    <w:rsid w:val="00BD5562"/>
    <w:rsid w:val="00BD6699"/>
    <w:rsid w:val="00BD73DF"/>
    <w:rsid w:val="00BD799B"/>
    <w:rsid w:val="00BD7B04"/>
    <w:rsid w:val="00BE1F49"/>
    <w:rsid w:val="00BE2E7E"/>
    <w:rsid w:val="00BE40F3"/>
    <w:rsid w:val="00BE4276"/>
    <w:rsid w:val="00BE46D6"/>
    <w:rsid w:val="00BE4C9F"/>
    <w:rsid w:val="00BE5441"/>
    <w:rsid w:val="00BE5501"/>
    <w:rsid w:val="00BE581F"/>
    <w:rsid w:val="00BE5DB7"/>
    <w:rsid w:val="00BE5F1B"/>
    <w:rsid w:val="00BE765D"/>
    <w:rsid w:val="00BE770B"/>
    <w:rsid w:val="00BF09C1"/>
    <w:rsid w:val="00BF0C52"/>
    <w:rsid w:val="00BF2E40"/>
    <w:rsid w:val="00BF2F66"/>
    <w:rsid w:val="00BF349E"/>
    <w:rsid w:val="00BF3D4A"/>
    <w:rsid w:val="00BF4413"/>
    <w:rsid w:val="00BF5BDF"/>
    <w:rsid w:val="00BF751D"/>
    <w:rsid w:val="00C002E7"/>
    <w:rsid w:val="00C0336F"/>
    <w:rsid w:val="00C040A2"/>
    <w:rsid w:val="00C04AA0"/>
    <w:rsid w:val="00C05AA2"/>
    <w:rsid w:val="00C05EE1"/>
    <w:rsid w:val="00C05F0A"/>
    <w:rsid w:val="00C05F38"/>
    <w:rsid w:val="00C067F7"/>
    <w:rsid w:val="00C06A2E"/>
    <w:rsid w:val="00C077E0"/>
    <w:rsid w:val="00C07F88"/>
    <w:rsid w:val="00C1056F"/>
    <w:rsid w:val="00C10854"/>
    <w:rsid w:val="00C110D7"/>
    <w:rsid w:val="00C110E5"/>
    <w:rsid w:val="00C11A1E"/>
    <w:rsid w:val="00C1328B"/>
    <w:rsid w:val="00C13458"/>
    <w:rsid w:val="00C15B9F"/>
    <w:rsid w:val="00C168FD"/>
    <w:rsid w:val="00C17D61"/>
    <w:rsid w:val="00C20BEA"/>
    <w:rsid w:val="00C20DEE"/>
    <w:rsid w:val="00C2355A"/>
    <w:rsid w:val="00C237E2"/>
    <w:rsid w:val="00C23C50"/>
    <w:rsid w:val="00C24554"/>
    <w:rsid w:val="00C2536F"/>
    <w:rsid w:val="00C25D01"/>
    <w:rsid w:val="00C27A09"/>
    <w:rsid w:val="00C27C21"/>
    <w:rsid w:val="00C27E53"/>
    <w:rsid w:val="00C27F91"/>
    <w:rsid w:val="00C30394"/>
    <w:rsid w:val="00C30CB0"/>
    <w:rsid w:val="00C3175B"/>
    <w:rsid w:val="00C32974"/>
    <w:rsid w:val="00C33885"/>
    <w:rsid w:val="00C33BF4"/>
    <w:rsid w:val="00C33E40"/>
    <w:rsid w:val="00C35167"/>
    <w:rsid w:val="00C3580E"/>
    <w:rsid w:val="00C3606B"/>
    <w:rsid w:val="00C365D2"/>
    <w:rsid w:val="00C37A00"/>
    <w:rsid w:val="00C37B5C"/>
    <w:rsid w:val="00C407A8"/>
    <w:rsid w:val="00C41330"/>
    <w:rsid w:val="00C41419"/>
    <w:rsid w:val="00C41F85"/>
    <w:rsid w:val="00C41FCC"/>
    <w:rsid w:val="00C420A4"/>
    <w:rsid w:val="00C431AA"/>
    <w:rsid w:val="00C43935"/>
    <w:rsid w:val="00C44748"/>
    <w:rsid w:val="00C44EEF"/>
    <w:rsid w:val="00C467C2"/>
    <w:rsid w:val="00C469A6"/>
    <w:rsid w:val="00C46A75"/>
    <w:rsid w:val="00C472EA"/>
    <w:rsid w:val="00C5044C"/>
    <w:rsid w:val="00C50AED"/>
    <w:rsid w:val="00C51427"/>
    <w:rsid w:val="00C514B0"/>
    <w:rsid w:val="00C5178D"/>
    <w:rsid w:val="00C52015"/>
    <w:rsid w:val="00C52085"/>
    <w:rsid w:val="00C52E3C"/>
    <w:rsid w:val="00C541DA"/>
    <w:rsid w:val="00C556BE"/>
    <w:rsid w:val="00C56D72"/>
    <w:rsid w:val="00C57E3A"/>
    <w:rsid w:val="00C6358B"/>
    <w:rsid w:val="00C64231"/>
    <w:rsid w:val="00C64922"/>
    <w:rsid w:val="00C657E3"/>
    <w:rsid w:val="00C65990"/>
    <w:rsid w:val="00C659E0"/>
    <w:rsid w:val="00C66A68"/>
    <w:rsid w:val="00C679A1"/>
    <w:rsid w:val="00C71BD9"/>
    <w:rsid w:val="00C721AC"/>
    <w:rsid w:val="00C723CC"/>
    <w:rsid w:val="00C73AA5"/>
    <w:rsid w:val="00C7492C"/>
    <w:rsid w:val="00C75603"/>
    <w:rsid w:val="00C756BE"/>
    <w:rsid w:val="00C75823"/>
    <w:rsid w:val="00C75B53"/>
    <w:rsid w:val="00C7685F"/>
    <w:rsid w:val="00C76E96"/>
    <w:rsid w:val="00C77F52"/>
    <w:rsid w:val="00C77FD6"/>
    <w:rsid w:val="00C80A3F"/>
    <w:rsid w:val="00C820D5"/>
    <w:rsid w:val="00C8320A"/>
    <w:rsid w:val="00C835F0"/>
    <w:rsid w:val="00C84E5C"/>
    <w:rsid w:val="00C8511E"/>
    <w:rsid w:val="00C851D6"/>
    <w:rsid w:val="00C87A8E"/>
    <w:rsid w:val="00C90088"/>
    <w:rsid w:val="00C906A5"/>
    <w:rsid w:val="00C9158A"/>
    <w:rsid w:val="00C916B8"/>
    <w:rsid w:val="00C91E2B"/>
    <w:rsid w:val="00C92F4D"/>
    <w:rsid w:val="00C93C42"/>
    <w:rsid w:val="00C94FFF"/>
    <w:rsid w:val="00C95314"/>
    <w:rsid w:val="00C954A1"/>
    <w:rsid w:val="00C95533"/>
    <w:rsid w:val="00C95DAC"/>
    <w:rsid w:val="00C975EF"/>
    <w:rsid w:val="00CA0E8B"/>
    <w:rsid w:val="00CA1234"/>
    <w:rsid w:val="00CA146D"/>
    <w:rsid w:val="00CA15E1"/>
    <w:rsid w:val="00CA16B8"/>
    <w:rsid w:val="00CA18E2"/>
    <w:rsid w:val="00CA2CD2"/>
    <w:rsid w:val="00CA380B"/>
    <w:rsid w:val="00CA3A1E"/>
    <w:rsid w:val="00CA5580"/>
    <w:rsid w:val="00CA5733"/>
    <w:rsid w:val="00CA5F0E"/>
    <w:rsid w:val="00CA68FB"/>
    <w:rsid w:val="00CA6B64"/>
    <w:rsid w:val="00CA6DF9"/>
    <w:rsid w:val="00CA7123"/>
    <w:rsid w:val="00CA7A82"/>
    <w:rsid w:val="00CA7BD0"/>
    <w:rsid w:val="00CB0D80"/>
    <w:rsid w:val="00CB12A5"/>
    <w:rsid w:val="00CB2515"/>
    <w:rsid w:val="00CB25F7"/>
    <w:rsid w:val="00CB2A1A"/>
    <w:rsid w:val="00CB3076"/>
    <w:rsid w:val="00CB3500"/>
    <w:rsid w:val="00CB3963"/>
    <w:rsid w:val="00CB3F63"/>
    <w:rsid w:val="00CB432A"/>
    <w:rsid w:val="00CB478C"/>
    <w:rsid w:val="00CB48AB"/>
    <w:rsid w:val="00CB4BA7"/>
    <w:rsid w:val="00CB5B26"/>
    <w:rsid w:val="00CB620E"/>
    <w:rsid w:val="00CB6252"/>
    <w:rsid w:val="00CB665A"/>
    <w:rsid w:val="00CB706C"/>
    <w:rsid w:val="00CB7834"/>
    <w:rsid w:val="00CC0587"/>
    <w:rsid w:val="00CC0B23"/>
    <w:rsid w:val="00CC0D60"/>
    <w:rsid w:val="00CC0DF2"/>
    <w:rsid w:val="00CC0FF9"/>
    <w:rsid w:val="00CC1222"/>
    <w:rsid w:val="00CC1493"/>
    <w:rsid w:val="00CC1627"/>
    <w:rsid w:val="00CC1AD3"/>
    <w:rsid w:val="00CC22AD"/>
    <w:rsid w:val="00CC3062"/>
    <w:rsid w:val="00CC3972"/>
    <w:rsid w:val="00CC3AA5"/>
    <w:rsid w:val="00CC3B6C"/>
    <w:rsid w:val="00CC40D9"/>
    <w:rsid w:val="00CC4177"/>
    <w:rsid w:val="00CC4A5E"/>
    <w:rsid w:val="00CC4C8E"/>
    <w:rsid w:val="00CC5151"/>
    <w:rsid w:val="00CC531C"/>
    <w:rsid w:val="00CC7175"/>
    <w:rsid w:val="00CC77D1"/>
    <w:rsid w:val="00CD01E9"/>
    <w:rsid w:val="00CD12D0"/>
    <w:rsid w:val="00CD2BAE"/>
    <w:rsid w:val="00CD32A0"/>
    <w:rsid w:val="00CD410F"/>
    <w:rsid w:val="00CD4FDF"/>
    <w:rsid w:val="00CD5980"/>
    <w:rsid w:val="00CD6D96"/>
    <w:rsid w:val="00CD7B1A"/>
    <w:rsid w:val="00CE082F"/>
    <w:rsid w:val="00CE0F5F"/>
    <w:rsid w:val="00CE1B92"/>
    <w:rsid w:val="00CE1BF5"/>
    <w:rsid w:val="00CE24A9"/>
    <w:rsid w:val="00CE2A71"/>
    <w:rsid w:val="00CE2C18"/>
    <w:rsid w:val="00CE355A"/>
    <w:rsid w:val="00CE35E9"/>
    <w:rsid w:val="00CE4068"/>
    <w:rsid w:val="00CE4971"/>
    <w:rsid w:val="00CE5257"/>
    <w:rsid w:val="00CE6288"/>
    <w:rsid w:val="00CE64CB"/>
    <w:rsid w:val="00CE6C05"/>
    <w:rsid w:val="00CF01ED"/>
    <w:rsid w:val="00CF08D8"/>
    <w:rsid w:val="00CF13A5"/>
    <w:rsid w:val="00CF188A"/>
    <w:rsid w:val="00CF244E"/>
    <w:rsid w:val="00CF41A5"/>
    <w:rsid w:val="00CF45FD"/>
    <w:rsid w:val="00CF5989"/>
    <w:rsid w:val="00CF5D0B"/>
    <w:rsid w:val="00CF5D68"/>
    <w:rsid w:val="00CF7AAF"/>
    <w:rsid w:val="00D00391"/>
    <w:rsid w:val="00D006F9"/>
    <w:rsid w:val="00D00BB9"/>
    <w:rsid w:val="00D00C9B"/>
    <w:rsid w:val="00D01797"/>
    <w:rsid w:val="00D01FD5"/>
    <w:rsid w:val="00D02B72"/>
    <w:rsid w:val="00D04293"/>
    <w:rsid w:val="00D044FB"/>
    <w:rsid w:val="00D055C0"/>
    <w:rsid w:val="00D05CF8"/>
    <w:rsid w:val="00D07CBB"/>
    <w:rsid w:val="00D07D5E"/>
    <w:rsid w:val="00D103C5"/>
    <w:rsid w:val="00D10D14"/>
    <w:rsid w:val="00D10E1F"/>
    <w:rsid w:val="00D11241"/>
    <w:rsid w:val="00D121D9"/>
    <w:rsid w:val="00D12CA6"/>
    <w:rsid w:val="00D12E0E"/>
    <w:rsid w:val="00D133C8"/>
    <w:rsid w:val="00D13A18"/>
    <w:rsid w:val="00D13E1C"/>
    <w:rsid w:val="00D146E8"/>
    <w:rsid w:val="00D15ECE"/>
    <w:rsid w:val="00D16284"/>
    <w:rsid w:val="00D162A0"/>
    <w:rsid w:val="00D16F34"/>
    <w:rsid w:val="00D17AF3"/>
    <w:rsid w:val="00D17BE4"/>
    <w:rsid w:val="00D22DFC"/>
    <w:rsid w:val="00D25178"/>
    <w:rsid w:val="00D25D64"/>
    <w:rsid w:val="00D2614F"/>
    <w:rsid w:val="00D3045E"/>
    <w:rsid w:val="00D309FE"/>
    <w:rsid w:val="00D30F97"/>
    <w:rsid w:val="00D32854"/>
    <w:rsid w:val="00D34380"/>
    <w:rsid w:val="00D36406"/>
    <w:rsid w:val="00D367E2"/>
    <w:rsid w:val="00D36C94"/>
    <w:rsid w:val="00D37480"/>
    <w:rsid w:val="00D40B7E"/>
    <w:rsid w:val="00D414A2"/>
    <w:rsid w:val="00D41A6B"/>
    <w:rsid w:val="00D4241F"/>
    <w:rsid w:val="00D42D22"/>
    <w:rsid w:val="00D4319B"/>
    <w:rsid w:val="00D43286"/>
    <w:rsid w:val="00D4549D"/>
    <w:rsid w:val="00D45A6D"/>
    <w:rsid w:val="00D45B24"/>
    <w:rsid w:val="00D45B3F"/>
    <w:rsid w:val="00D46C47"/>
    <w:rsid w:val="00D46E85"/>
    <w:rsid w:val="00D47B7B"/>
    <w:rsid w:val="00D50C2E"/>
    <w:rsid w:val="00D50C67"/>
    <w:rsid w:val="00D5181A"/>
    <w:rsid w:val="00D529AD"/>
    <w:rsid w:val="00D52AE0"/>
    <w:rsid w:val="00D53572"/>
    <w:rsid w:val="00D535CE"/>
    <w:rsid w:val="00D53F4B"/>
    <w:rsid w:val="00D55FCE"/>
    <w:rsid w:val="00D5603B"/>
    <w:rsid w:val="00D56C30"/>
    <w:rsid w:val="00D578D3"/>
    <w:rsid w:val="00D6075B"/>
    <w:rsid w:val="00D60C88"/>
    <w:rsid w:val="00D618BB"/>
    <w:rsid w:val="00D618F7"/>
    <w:rsid w:val="00D61F0F"/>
    <w:rsid w:val="00D621CB"/>
    <w:rsid w:val="00D6294D"/>
    <w:rsid w:val="00D6343F"/>
    <w:rsid w:val="00D64412"/>
    <w:rsid w:val="00D64DB9"/>
    <w:rsid w:val="00D64F4D"/>
    <w:rsid w:val="00D659C4"/>
    <w:rsid w:val="00D65E87"/>
    <w:rsid w:val="00D66959"/>
    <w:rsid w:val="00D672CD"/>
    <w:rsid w:val="00D67691"/>
    <w:rsid w:val="00D700D1"/>
    <w:rsid w:val="00D70171"/>
    <w:rsid w:val="00D7097C"/>
    <w:rsid w:val="00D710F1"/>
    <w:rsid w:val="00D71A0D"/>
    <w:rsid w:val="00D71E10"/>
    <w:rsid w:val="00D71E45"/>
    <w:rsid w:val="00D720A9"/>
    <w:rsid w:val="00D72800"/>
    <w:rsid w:val="00D74E20"/>
    <w:rsid w:val="00D75C77"/>
    <w:rsid w:val="00D763EC"/>
    <w:rsid w:val="00D76484"/>
    <w:rsid w:val="00D76BE7"/>
    <w:rsid w:val="00D77369"/>
    <w:rsid w:val="00D77648"/>
    <w:rsid w:val="00D77EF6"/>
    <w:rsid w:val="00D805A4"/>
    <w:rsid w:val="00D818CB"/>
    <w:rsid w:val="00D839D2"/>
    <w:rsid w:val="00D83DD6"/>
    <w:rsid w:val="00D84680"/>
    <w:rsid w:val="00D84FA1"/>
    <w:rsid w:val="00D850F9"/>
    <w:rsid w:val="00D852FF"/>
    <w:rsid w:val="00D85FA7"/>
    <w:rsid w:val="00D860DB"/>
    <w:rsid w:val="00D90DF6"/>
    <w:rsid w:val="00D9101F"/>
    <w:rsid w:val="00D92C9F"/>
    <w:rsid w:val="00D9397E"/>
    <w:rsid w:val="00D93DDE"/>
    <w:rsid w:val="00D94047"/>
    <w:rsid w:val="00D963C7"/>
    <w:rsid w:val="00D975DC"/>
    <w:rsid w:val="00DA04FA"/>
    <w:rsid w:val="00DA0E06"/>
    <w:rsid w:val="00DA17F5"/>
    <w:rsid w:val="00DA3318"/>
    <w:rsid w:val="00DA4111"/>
    <w:rsid w:val="00DA44C2"/>
    <w:rsid w:val="00DA52EA"/>
    <w:rsid w:val="00DA531E"/>
    <w:rsid w:val="00DA585F"/>
    <w:rsid w:val="00DA59AA"/>
    <w:rsid w:val="00DA60CA"/>
    <w:rsid w:val="00DA6A04"/>
    <w:rsid w:val="00DA6C92"/>
    <w:rsid w:val="00DA707C"/>
    <w:rsid w:val="00DA761E"/>
    <w:rsid w:val="00DA7CA9"/>
    <w:rsid w:val="00DB0EB6"/>
    <w:rsid w:val="00DB1B38"/>
    <w:rsid w:val="00DB2626"/>
    <w:rsid w:val="00DB2730"/>
    <w:rsid w:val="00DB29D7"/>
    <w:rsid w:val="00DB2AE1"/>
    <w:rsid w:val="00DB2E11"/>
    <w:rsid w:val="00DB2FA7"/>
    <w:rsid w:val="00DB2FC9"/>
    <w:rsid w:val="00DB306F"/>
    <w:rsid w:val="00DB3557"/>
    <w:rsid w:val="00DB3B1D"/>
    <w:rsid w:val="00DB3E79"/>
    <w:rsid w:val="00DB497E"/>
    <w:rsid w:val="00DB5531"/>
    <w:rsid w:val="00DC05E5"/>
    <w:rsid w:val="00DC1171"/>
    <w:rsid w:val="00DC1C9D"/>
    <w:rsid w:val="00DC341C"/>
    <w:rsid w:val="00DC50E9"/>
    <w:rsid w:val="00DC6067"/>
    <w:rsid w:val="00DC6D54"/>
    <w:rsid w:val="00DC78D3"/>
    <w:rsid w:val="00DC7C86"/>
    <w:rsid w:val="00DC7F9A"/>
    <w:rsid w:val="00DD03DE"/>
    <w:rsid w:val="00DD17E4"/>
    <w:rsid w:val="00DD2A25"/>
    <w:rsid w:val="00DD321A"/>
    <w:rsid w:val="00DD3F4E"/>
    <w:rsid w:val="00DD4032"/>
    <w:rsid w:val="00DD4201"/>
    <w:rsid w:val="00DD438C"/>
    <w:rsid w:val="00DD4698"/>
    <w:rsid w:val="00DD582C"/>
    <w:rsid w:val="00DD67BC"/>
    <w:rsid w:val="00DD7365"/>
    <w:rsid w:val="00DD7B49"/>
    <w:rsid w:val="00DD7E0C"/>
    <w:rsid w:val="00DD7E66"/>
    <w:rsid w:val="00DE1659"/>
    <w:rsid w:val="00DE19DA"/>
    <w:rsid w:val="00DE1ACB"/>
    <w:rsid w:val="00DE202B"/>
    <w:rsid w:val="00DE24CD"/>
    <w:rsid w:val="00DE272A"/>
    <w:rsid w:val="00DE2829"/>
    <w:rsid w:val="00DE2A83"/>
    <w:rsid w:val="00DE2EE5"/>
    <w:rsid w:val="00DE4B9B"/>
    <w:rsid w:val="00DE5320"/>
    <w:rsid w:val="00DE56D6"/>
    <w:rsid w:val="00DE5928"/>
    <w:rsid w:val="00DE5B30"/>
    <w:rsid w:val="00DE5E94"/>
    <w:rsid w:val="00DE6212"/>
    <w:rsid w:val="00DE6DE0"/>
    <w:rsid w:val="00DF07D0"/>
    <w:rsid w:val="00DF0DC5"/>
    <w:rsid w:val="00DF20DC"/>
    <w:rsid w:val="00DF235E"/>
    <w:rsid w:val="00DF2CB7"/>
    <w:rsid w:val="00DF3069"/>
    <w:rsid w:val="00DF31E7"/>
    <w:rsid w:val="00DF350B"/>
    <w:rsid w:val="00DF35B2"/>
    <w:rsid w:val="00DF3A80"/>
    <w:rsid w:val="00DF3DF2"/>
    <w:rsid w:val="00DF4396"/>
    <w:rsid w:val="00DF454E"/>
    <w:rsid w:val="00DF5E6E"/>
    <w:rsid w:val="00E0026E"/>
    <w:rsid w:val="00E008F8"/>
    <w:rsid w:val="00E00DED"/>
    <w:rsid w:val="00E033FB"/>
    <w:rsid w:val="00E034BD"/>
    <w:rsid w:val="00E03692"/>
    <w:rsid w:val="00E03F2B"/>
    <w:rsid w:val="00E0454F"/>
    <w:rsid w:val="00E04797"/>
    <w:rsid w:val="00E04A24"/>
    <w:rsid w:val="00E055B6"/>
    <w:rsid w:val="00E05ECF"/>
    <w:rsid w:val="00E06E04"/>
    <w:rsid w:val="00E10322"/>
    <w:rsid w:val="00E10A85"/>
    <w:rsid w:val="00E10FC4"/>
    <w:rsid w:val="00E11718"/>
    <w:rsid w:val="00E12FB2"/>
    <w:rsid w:val="00E13A19"/>
    <w:rsid w:val="00E13DF5"/>
    <w:rsid w:val="00E148EA"/>
    <w:rsid w:val="00E150CF"/>
    <w:rsid w:val="00E153BD"/>
    <w:rsid w:val="00E15985"/>
    <w:rsid w:val="00E15CBD"/>
    <w:rsid w:val="00E15FED"/>
    <w:rsid w:val="00E1638A"/>
    <w:rsid w:val="00E16CF5"/>
    <w:rsid w:val="00E16F8C"/>
    <w:rsid w:val="00E20381"/>
    <w:rsid w:val="00E20DFC"/>
    <w:rsid w:val="00E21A88"/>
    <w:rsid w:val="00E2237B"/>
    <w:rsid w:val="00E22412"/>
    <w:rsid w:val="00E23252"/>
    <w:rsid w:val="00E2383A"/>
    <w:rsid w:val="00E23A0E"/>
    <w:rsid w:val="00E244D9"/>
    <w:rsid w:val="00E249A3"/>
    <w:rsid w:val="00E24EF9"/>
    <w:rsid w:val="00E2515D"/>
    <w:rsid w:val="00E260A3"/>
    <w:rsid w:val="00E260E3"/>
    <w:rsid w:val="00E26A20"/>
    <w:rsid w:val="00E30A5C"/>
    <w:rsid w:val="00E30CA4"/>
    <w:rsid w:val="00E31512"/>
    <w:rsid w:val="00E31762"/>
    <w:rsid w:val="00E3209C"/>
    <w:rsid w:val="00E328E6"/>
    <w:rsid w:val="00E335CA"/>
    <w:rsid w:val="00E338B2"/>
    <w:rsid w:val="00E3426F"/>
    <w:rsid w:val="00E350C6"/>
    <w:rsid w:val="00E356D5"/>
    <w:rsid w:val="00E36070"/>
    <w:rsid w:val="00E36A44"/>
    <w:rsid w:val="00E36F18"/>
    <w:rsid w:val="00E37060"/>
    <w:rsid w:val="00E37440"/>
    <w:rsid w:val="00E377A0"/>
    <w:rsid w:val="00E400ED"/>
    <w:rsid w:val="00E40868"/>
    <w:rsid w:val="00E40DD5"/>
    <w:rsid w:val="00E40E4A"/>
    <w:rsid w:val="00E435BD"/>
    <w:rsid w:val="00E43A62"/>
    <w:rsid w:val="00E43DE3"/>
    <w:rsid w:val="00E44483"/>
    <w:rsid w:val="00E4481D"/>
    <w:rsid w:val="00E45187"/>
    <w:rsid w:val="00E453F1"/>
    <w:rsid w:val="00E459B6"/>
    <w:rsid w:val="00E4621B"/>
    <w:rsid w:val="00E46287"/>
    <w:rsid w:val="00E46817"/>
    <w:rsid w:val="00E474C5"/>
    <w:rsid w:val="00E47955"/>
    <w:rsid w:val="00E50006"/>
    <w:rsid w:val="00E50673"/>
    <w:rsid w:val="00E5082A"/>
    <w:rsid w:val="00E537C7"/>
    <w:rsid w:val="00E53B34"/>
    <w:rsid w:val="00E554AB"/>
    <w:rsid w:val="00E555AA"/>
    <w:rsid w:val="00E55784"/>
    <w:rsid w:val="00E55F4B"/>
    <w:rsid w:val="00E56A15"/>
    <w:rsid w:val="00E57210"/>
    <w:rsid w:val="00E57425"/>
    <w:rsid w:val="00E6013E"/>
    <w:rsid w:val="00E60F95"/>
    <w:rsid w:val="00E61340"/>
    <w:rsid w:val="00E62F0D"/>
    <w:rsid w:val="00E62FC7"/>
    <w:rsid w:val="00E6334F"/>
    <w:rsid w:val="00E634E6"/>
    <w:rsid w:val="00E6364A"/>
    <w:rsid w:val="00E6384B"/>
    <w:rsid w:val="00E63AA0"/>
    <w:rsid w:val="00E63C51"/>
    <w:rsid w:val="00E6430B"/>
    <w:rsid w:val="00E6461E"/>
    <w:rsid w:val="00E64652"/>
    <w:rsid w:val="00E65200"/>
    <w:rsid w:val="00E66A56"/>
    <w:rsid w:val="00E66B20"/>
    <w:rsid w:val="00E66B54"/>
    <w:rsid w:val="00E66CFD"/>
    <w:rsid w:val="00E67193"/>
    <w:rsid w:val="00E70182"/>
    <w:rsid w:val="00E706F0"/>
    <w:rsid w:val="00E708B4"/>
    <w:rsid w:val="00E71248"/>
    <w:rsid w:val="00E714F6"/>
    <w:rsid w:val="00E71624"/>
    <w:rsid w:val="00E72F56"/>
    <w:rsid w:val="00E75B3B"/>
    <w:rsid w:val="00E76581"/>
    <w:rsid w:val="00E769AC"/>
    <w:rsid w:val="00E77885"/>
    <w:rsid w:val="00E801FA"/>
    <w:rsid w:val="00E8125A"/>
    <w:rsid w:val="00E823EC"/>
    <w:rsid w:val="00E82430"/>
    <w:rsid w:val="00E8327F"/>
    <w:rsid w:val="00E837D9"/>
    <w:rsid w:val="00E83901"/>
    <w:rsid w:val="00E84A16"/>
    <w:rsid w:val="00E84B50"/>
    <w:rsid w:val="00E85310"/>
    <w:rsid w:val="00E858E7"/>
    <w:rsid w:val="00E85F70"/>
    <w:rsid w:val="00E862D3"/>
    <w:rsid w:val="00E8692B"/>
    <w:rsid w:val="00E9022D"/>
    <w:rsid w:val="00E90B8B"/>
    <w:rsid w:val="00E90BAE"/>
    <w:rsid w:val="00E91909"/>
    <w:rsid w:val="00E92DB8"/>
    <w:rsid w:val="00E93067"/>
    <w:rsid w:val="00E947E6"/>
    <w:rsid w:val="00E94F40"/>
    <w:rsid w:val="00E955F8"/>
    <w:rsid w:val="00E97EA8"/>
    <w:rsid w:val="00EA0808"/>
    <w:rsid w:val="00EA0834"/>
    <w:rsid w:val="00EA10A1"/>
    <w:rsid w:val="00EA2705"/>
    <w:rsid w:val="00EA29E7"/>
    <w:rsid w:val="00EA5735"/>
    <w:rsid w:val="00EA607A"/>
    <w:rsid w:val="00EA674E"/>
    <w:rsid w:val="00EA6A5B"/>
    <w:rsid w:val="00EA6F30"/>
    <w:rsid w:val="00EA72D7"/>
    <w:rsid w:val="00EA7509"/>
    <w:rsid w:val="00EB06B7"/>
    <w:rsid w:val="00EB0941"/>
    <w:rsid w:val="00EB10E8"/>
    <w:rsid w:val="00EB216D"/>
    <w:rsid w:val="00EB300E"/>
    <w:rsid w:val="00EB36DD"/>
    <w:rsid w:val="00EB4477"/>
    <w:rsid w:val="00EB4A22"/>
    <w:rsid w:val="00EB4B93"/>
    <w:rsid w:val="00EB4E28"/>
    <w:rsid w:val="00EB57A3"/>
    <w:rsid w:val="00EB5EAE"/>
    <w:rsid w:val="00EB645A"/>
    <w:rsid w:val="00EB6C39"/>
    <w:rsid w:val="00EB7A11"/>
    <w:rsid w:val="00EC05DE"/>
    <w:rsid w:val="00EC162F"/>
    <w:rsid w:val="00EC1B45"/>
    <w:rsid w:val="00EC2ADD"/>
    <w:rsid w:val="00EC3201"/>
    <w:rsid w:val="00EC343B"/>
    <w:rsid w:val="00EC3942"/>
    <w:rsid w:val="00EC3BDD"/>
    <w:rsid w:val="00EC4787"/>
    <w:rsid w:val="00EC6493"/>
    <w:rsid w:val="00EC6C22"/>
    <w:rsid w:val="00EC73BB"/>
    <w:rsid w:val="00ED081B"/>
    <w:rsid w:val="00ED132F"/>
    <w:rsid w:val="00ED1598"/>
    <w:rsid w:val="00ED1D4A"/>
    <w:rsid w:val="00ED21C5"/>
    <w:rsid w:val="00ED2300"/>
    <w:rsid w:val="00ED2A58"/>
    <w:rsid w:val="00ED2E8E"/>
    <w:rsid w:val="00ED31DC"/>
    <w:rsid w:val="00ED3482"/>
    <w:rsid w:val="00ED463C"/>
    <w:rsid w:val="00ED59F9"/>
    <w:rsid w:val="00ED5E6C"/>
    <w:rsid w:val="00ED65C1"/>
    <w:rsid w:val="00ED6954"/>
    <w:rsid w:val="00ED6E42"/>
    <w:rsid w:val="00ED7709"/>
    <w:rsid w:val="00ED7B5A"/>
    <w:rsid w:val="00ED7ED7"/>
    <w:rsid w:val="00EE0D0D"/>
    <w:rsid w:val="00EE152E"/>
    <w:rsid w:val="00EE16F2"/>
    <w:rsid w:val="00EE25D9"/>
    <w:rsid w:val="00EE2AF6"/>
    <w:rsid w:val="00EE3F8A"/>
    <w:rsid w:val="00EE446D"/>
    <w:rsid w:val="00EE4FF6"/>
    <w:rsid w:val="00EE5184"/>
    <w:rsid w:val="00EE77F2"/>
    <w:rsid w:val="00EF015C"/>
    <w:rsid w:val="00EF07E1"/>
    <w:rsid w:val="00EF0A3D"/>
    <w:rsid w:val="00EF0BA5"/>
    <w:rsid w:val="00EF1333"/>
    <w:rsid w:val="00EF19AF"/>
    <w:rsid w:val="00EF19E5"/>
    <w:rsid w:val="00EF45F4"/>
    <w:rsid w:val="00EF467E"/>
    <w:rsid w:val="00EF4F18"/>
    <w:rsid w:val="00EF60E1"/>
    <w:rsid w:val="00EF6725"/>
    <w:rsid w:val="00EF6F93"/>
    <w:rsid w:val="00EF7777"/>
    <w:rsid w:val="00EF77FE"/>
    <w:rsid w:val="00EF7F3F"/>
    <w:rsid w:val="00F00456"/>
    <w:rsid w:val="00F03DF6"/>
    <w:rsid w:val="00F04838"/>
    <w:rsid w:val="00F04D1C"/>
    <w:rsid w:val="00F04DA3"/>
    <w:rsid w:val="00F04EC9"/>
    <w:rsid w:val="00F051B4"/>
    <w:rsid w:val="00F064DF"/>
    <w:rsid w:val="00F064EB"/>
    <w:rsid w:val="00F06A9F"/>
    <w:rsid w:val="00F06F99"/>
    <w:rsid w:val="00F070CF"/>
    <w:rsid w:val="00F072C2"/>
    <w:rsid w:val="00F076B7"/>
    <w:rsid w:val="00F07B2F"/>
    <w:rsid w:val="00F07BA3"/>
    <w:rsid w:val="00F10764"/>
    <w:rsid w:val="00F11586"/>
    <w:rsid w:val="00F120B7"/>
    <w:rsid w:val="00F12124"/>
    <w:rsid w:val="00F12E6E"/>
    <w:rsid w:val="00F13FB5"/>
    <w:rsid w:val="00F143BC"/>
    <w:rsid w:val="00F14A3D"/>
    <w:rsid w:val="00F154CA"/>
    <w:rsid w:val="00F15823"/>
    <w:rsid w:val="00F15981"/>
    <w:rsid w:val="00F161A6"/>
    <w:rsid w:val="00F167BC"/>
    <w:rsid w:val="00F171CE"/>
    <w:rsid w:val="00F17324"/>
    <w:rsid w:val="00F1753F"/>
    <w:rsid w:val="00F20AA0"/>
    <w:rsid w:val="00F20BE6"/>
    <w:rsid w:val="00F20C30"/>
    <w:rsid w:val="00F20F2C"/>
    <w:rsid w:val="00F22270"/>
    <w:rsid w:val="00F22805"/>
    <w:rsid w:val="00F2304D"/>
    <w:rsid w:val="00F23649"/>
    <w:rsid w:val="00F236FA"/>
    <w:rsid w:val="00F2442E"/>
    <w:rsid w:val="00F24BB3"/>
    <w:rsid w:val="00F254D6"/>
    <w:rsid w:val="00F25DF9"/>
    <w:rsid w:val="00F25EFC"/>
    <w:rsid w:val="00F265F0"/>
    <w:rsid w:val="00F27068"/>
    <w:rsid w:val="00F276F8"/>
    <w:rsid w:val="00F30157"/>
    <w:rsid w:val="00F30A19"/>
    <w:rsid w:val="00F33BF0"/>
    <w:rsid w:val="00F34242"/>
    <w:rsid w:val="00F34A11"/>
    <w:rsid w:val="00F34C6E"/>
    <w:rsid w:val="00F35887"/>
    <w:rsid w:val="00F3680D"/>
    <w:rsid w:val="00F36DCD"/>
    <w:rsid w:val="00F36E9E"/>
    <w:rsid w:val="00F379E8"/>
    <w:rsid w:val="00F40F9C"/>
    <w:rsid w:val="00F41742"/>
    <w:rsid w:val="00F41747"/>
    <w:rsid w:val="00F4249C"/>
    <w:rsid w:val="00F426A4"/>
    <w:rsid w:val="00F427D6"/>
    <w:rsid w:val="00F42AFB"/>
    <w:rsid w:val="00F42C21"/>
    <w:rsid w:val="00F43D04"/>
    <w:rsid w:val="00F445BD"/>
    <w:rsid w:val="00F44DEE"/>
    <w:rsid w:val="00F44FA2"/>
    <w:rsid w:val="00F452D7"/>
    <w:rsid w:val="00F46F0C"/>
    <w:rsid w:val="00F47D07"/>
    <w:rsid w:val="00F47D78"/>
    <w:rsid w:val="00F5039C"/>
    <w:rsid w:val="00F503DF"/>
    <w:rsid w:val="00F51D7B"/>
    <w:rsid w:val="00F5287F"/>
    <w:rsid w:val="00F540BC"/>
    <w:rsid w:val="00F54540"/>
    <w:rsid w:val="00F5491D"/>
    <w:rsid w:val="00F5494C"/>
    <w:rsid w:val="00F54D1F"/>
    <w:rsid w:val="00F55F65"/>
    <w:rsid w:val="00F56228"/>
    <w:rsid w:val="00F6036F"/>
    <w:rsid w:val="00F6131F"/>
    <w:rsid w:val="00F618A0"/>
    <w:rsid w:val="00F61C70"/>
    <w:rsid w:val="00F63A40"/>
    <w:rsid w:val="00F64670"/>
    <w:rsid w:val="00F64C96"/>
    <w:rsid w:val="00F64EAF"/>
    <w:rsid w:val="00F6545C"/>
    <w:rsid w:val="00F655D8"/>
    <w:rsid w:val="00F661D4"/>
    <w:rsid w:val="00F6622C"/>
    <w:rsid w:val="00F707A8"/>
    <w:rsid w:val="00F71C50"/>
    <w:rsid w:val="00F71D43"/>
    <w:rsid w:val="00F74233"/>
    <w:rsid w:val="00F752C7"/>
    <w:rsid w:val="00F76AE7"/>
    <w:rsid w:val="00F77D67"/>
    <w:rsid w:val="00F80168"/>
    <w:rsid w:val="00F80605"/>
    <w:rsid w:val="00F8111F"/>
    <w:rsid w:val="00F8207F"/>
    <w:rsid w:val="00F83143"/>
    <w:rsid w:val="00F83525"/>
    <w:rsid w:val="00F84AFA"/>
    <w:rsid w:val="00F85966"/>
    <w:rsid w:val="00F86400"/>
    <w:rsid w:val="00F86CD4"/>
    <w:rsid w:val="00F86F37"/>
    <w:rsid w:val="00F873B2"/>
    <w:rsid w:val="00F878C0"/>
    <w:rsid w:val="00F901F6"/>
    <w:rsid w:val="00F90AE9"/>
    <w:rsid w:val="00F910AA"/>
    <w:rsid w:val="00F92585"/>
    <w:rsid w:val="00F92AC9"/>
    <w:rsid w:val="00F94613"/>
    <w:rsid w:val="00F94D77"/>
    <w:rsid w:val="00F959C6"/>
    <w:rsid w:val="00F96C37"/>
    <w:rsid w:val="00F974A6"/>
    <w:rsid w:val="00FA00FC"/>
    <w:rsid w:val="00FA19D7"/>
    <w:rsid w:val="00FA2742"/>
    <w:rsid w:val="00FA2EA8"/>
    <w:rsid w:val="00FA433F"/>
    <w:rsid w:val="00FA44E1"/>
    <w:rsid w:val="00FA4C24"/>
    <w:rsid w:val="00FA4DE1"/>
    <w:rsid w:val="00FA5E36"/>
    <w:rsid w:val="00FA60EA"/>
    <w:rsid w:val="00FA6397"/>
    <w:rsid w:val="00FA6E1D"/>
    <w:rsid w:val="00FA70A4"/>
    <w:rsid w:val="00FA7C03"/>
    <w:rsid w:val="00FB0BBA"/>
    <w:rsid w:val="00FB0F91"/>
    <w:rsid w:val="00FB116B"/>
    <w:rsid w:val="00FB145F"/>
    <w:rsid w:val="00FB1A19"/>
    <w:rsid w:val="00FB215F"/>
    <w:rsid w:val="00FB2379"/>
    <w:rsid w:val="00FB23A8"/>
    <w:rsid w:val="00FB2851"/>
    <w:rsid w:val="00FB2A6C"/>
    <w:rsid w:val="00FB3571"/>
    <w:rsid w:val="00FB4366"/>
    <w:rsid w:val="00FB44A4"/>
    <w:rsid w:val="00FB49BF"/>
    <w:rsid w:val="00FB4AF6"/>
    <w:rsid w:val="00FB4DCF"/>
    <w:rsid w:val="00FB54F0"/>
    <w:rsid w:val="00FB55F9"/>
    <w:rsid w:val="00FB5B2B"/>
    <w:rsid w:val="00FB67DF"/>
    <w:rsid w:val="00FB72E7"/>
    <w:rsid w:val="00FC133F"/>
    <w:rsid w:val="00FC1403"/>
    <w:rsid w:val="00FC1D98"/>
    <w:rsid w:val="00FC2AFC"/>
    <w:rsid w:val="00FC2BF0"/>
    <w:rsid w:val="00FC2D5E"/>
    <w:rsid w:val="00FC4496"/>
    <w:rsid w:val="00FC4BB1"/>
    <w:rsid w:val="00FC4E9B"/>
    <w:rsid w:val="00FC5CD4"/>
    <w:rsid w:val="00FC7084"/>
    <w:rsid w:val="00FC7119"/>
    <w:rsid w:val="00FD02CA"/>
    <w:rsid w:val="00FD0F09"/>
    <w:rsid w:val="00FD1202"/>
    <w:rsid w:val="00FD196B"/>
    <w:rsid w:val="00FD1B4F"/>
    <w:rsid w:val="00FD44B5"/>
    <w:rsid w:val="00FD4D61"/>
    <w:rsid w:val="00FD564A"/>
    <w:rsid w:val="00FD6806"/>
    <w:rsid w:val="00FD7D4F"/>
    <w:rsid w:val="00FE0026"/>
    <w:rsid w:val="00FE1C09"/>
    <w:rsid w:val="00FE2515"/>
    <w:rsid w:val="00FE2F21"/>
    <w:rsid w:val="00FE385E"/>
    <w:rsid w:val="00FE3F8E"/>
    <w:rsid w:val="00FE48A4"/>
    <w:rsid w:val="00FE5DA5"/>
    <w:rsid w:val="00FE6B4C"/>
    <w:rsid w:val="00FE7855"/>
    <w:rsid w:val="00FF029D"/>
    <w:rsid w:val="00FF0475"/>
    <w:rsid w:val="00FF0F9E"/>
    <w:rsid w:val="00FF13DA"/>
    <w:rsid w:val="00FF177A"/>
    <w:rsid w:val="00FF24CA"/>
    <w:rsid w:val="00FF3BAC"/>
    <w:rsid w:val="00FF3E3D"/>
    <w:rsid w:val="00FF42A4"/>
    <w:rsid w:val="00FF43BD"/>
    <w:rsid w:val="00FF4A3D"/>
    <w:rsid w:val="00FF5E23"/>
    <w:rsid w:val="00FF6E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9C471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9C4717"/>
    <w:pPr>
      <w:ind w:left="2016"/>
      <w:outlineLvl w:val="1"/>
    </w:pPr>
    <w:rPr>
      <w:rFonts w:eastAsia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semiHidden/>
    <w:rsid w:val="009C4717"/>
    <w:rPr>
      <w:rFonts w:ascii="Arial" w:eastAsia="Times New Roman" w:hAnsi="Arial" w:cs="Arial"/>
      <w:sz w:val="26"/>
      <w:szCs w:val="26"/>
      <w:lang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9C4717"/>
    <w:rPr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semiHidden/>
    <w:rsid w:val="009C4717"/>
    <w:rPr>
      <w:rFonts w:ascii="Arial" w:eastAsiaTheme="minorEastAsia" w:hAnsi="Arial" w:cs="Arial"/>
      <w:sz w:val="21"/>
      <w:szCs w:val="21"/>
      <w:lang w:eastAsia="ru-RU"/>
    </w:rPr>
  </w:style>
  <w:style w:type="paragraph" w:styleId="a5">
    <w:name w:val="List Paragraph"/>
    <w:basedOn w:val="a"/>
    <w:uiPriority w:val="1"/>
    <w:qFormat/>
    <w:rsid w:val="009C4717"/>
    <w:pPr>
      <w:ind w:left="289" w:firstLine="708"/>
      <w:jc w:val="both"/>
    </w:pPr>
  </w:style>
  <w:style w:type="paragraph" w:styleId="a6">
    <w:name w:val="Balloon Text"/>
    <w:basedOn w:val="a"/>
    <w:link w:val="a7"/>
    <w:uiPriority w:val="99"/>
    <w:semiHidden/>
    <w:unhideWhenUsed/>
    <w:rsid w:val="009C471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471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66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1492</Words>
  <Characters>8508</Characters>
  <Application>Microsoft Office Word</Application>
  <DocSecurity>0</DocSecurity>
  <Lines>70</Lines>
  <Paragraphs>19</Paragraphs>
  <ScaleCrop>false</ScaleCrop>
  <Company>Hewlett-Packard Company</Company>
  <LinksUpToDate>false</LinksUpToDate>
  <CharactersWithSpaces>9981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karpova.nv</dc:creator>
  <cp:lastModifiedBy>karpova.nv</cp:lastModifiedBy>
  <cp:revision>3</cp:revision>
  <dcterms:created xsi:type="dcterms:W3CDTF">2021-05-04T07:21:00Z</dcterms:created>
  <dcterms:modified xsi:type="dcterms:W3CDTF">2021-05-05T06:26:00Z</dcterms:modified>
</cp:coreProperties>
</file>